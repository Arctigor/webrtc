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del w:id="0" w:author="Szabolcs Bene" w:date="2016-06-22T22:24:00Z">
        <w:r w:rsidDel="00685B1A">
          <w:rPr>
            <w:b/>
            <w:sz w:val="32"/>
            <w:szCs w:val="32"/>
          </w:rPr>
          <w:delText xml:space="preserve">TITLUL </w:delText>
        </w:r>
      </w:del>
      <w:ins w:id="1" w:author="Szabolcs Bene" w:date="2016-06-22T22:24:00Z">
        <w:r w:rsidR="00685B1A" w:rsidRPr="00685B1A">
          <w:rPr>
            <w:b/>
            <w:sz w:val="32"/>
            <w:szCs w:val="32"/>
            <w:rPrChange w:id="2" w:author="Szabolcs Bene" w:date="2016-06-22T22:24:00Z">
              <w:rPr>
                <w:b/>
              </w:rPr>
            </w:rPrChange>
          </w:rPr>
          <w:t>SISTEM DE COMUNICAȚIE BAZAT PE TEHNOLOGII WEBRTC</w:t>
        </w:r>
      </w:ins>
      <w:del w:id="3" w:author="Szabolcs Bene" w:date="2016-06-22T22:24:00Z">
        <w:r w:rsidDel="00685B1A">
          <w:rPr>
            <w:b/>
            <w:sz w:val="32"/>
            <w:szCs w:val="32"/>
          </w:rPr>
          <w:delText>LUCRĂRII DE LICENȚĂ</w:delText>
        </w:r>
      </w:del>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sidP="004036E0">
      <w:pPr>
        <w:ind w:firstLine="0"/>
      </w:pPr>
      <w:r>
        <w:tab/>
      </w:r>
      <w:r>
        <w:tab/>
      </w:r>
    </w:p>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E457CB">
      <w:pPr>
        <w:ind w:firstLine="0"/>
        <w:jc w:val="center"/>
      </w:pPr>
      <w:ins w:id="4" w:author="Szabolcs Bene" w:date="2016-06-22T20:01:00Z">
        <w:r w:rsidRPr="00E457CB">
          <w:rPr>
            <w:b/>
          </w:rPr>
          <w:t>SISTEM DE COMUNICA</w:t>
        </w:r>
        <w:r>
          <w:rPr>
            <w:b/>
          </w:rPr>
          <w:t>Ț</w:t>
        </w:r>
        <w:r w:rsidRPr="00E457CB">
          <w:rPr>
            <w:b/>
          </w:rPr>
          <w:t>IE BAZAT PE TEHNOLOGII WEBRTC</w:t>
        </w:r>
      </w:ins>
      <w:del w:id="5" w:author="Szabolcs Bene" w:date="2016-06-22T20:01:00Z">
        <w:r w:rsidR="00F3628D" w:rsidDel="00E457CB">
          <w:rPr>
            <w:b/>
          </w:rPr>
          <w:delText>TITLUL LUCRĂRII DE LICENŢĂ</w:delText>
        </w:r>
      </w:del>
    </w:p>
    <w:p w:rsidR="004164D7" w:rsidRDefault="004164D7">
      <w:pPr>
        <w:jc w:val="center"/>
      </w:pPr>
    </w:p>
    <w:p w:rsidR="004164D7" w:rsidRDefault="004164D7"/>
    <w:p w:rsidR="004164D7" w:rsidRDefault="00F3628D" w:rsidP="007B493E">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rsidR="004164D7" w:rsidRDefault="004164D7"/>
    <w:p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rsidR="004164D7" w:rsidRDefault="004164D7"/>
    <w:p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rsidR="004164D7" w:rsidRDefault="004164D7"/>
    <w:p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rsidR="004164D7" w:rsidRDefault="004164D7"/>
    <w:p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rsidR="004164D7" w:rsidRDefault="004164D7"/>
    <w:p w:rsidR="004164D7" w:rsidRDefault="00F3628D">
      <w:pPr>
        <w:numPr>
          <w:ilvl w:val="0"/>
          <w:numId w:val="6"/>
        </w:numPr>
        <w:ind w:hanging="360"/>
      </w:pPr>
      <w:r>
        <w:rPr>
          <w:b/>
        </w:rPr>
        <w:t>Data predării:</w:t>
      </w:r>
      <w:r>
        <w:t xml:space="preserve">  </w:t>
      </w:r>
      <w:r w:rsidR="00A513DB">
        <w:rPr>
          <w:color w:val="auto"/>
        </w:rPr>
        <w:t>28 Iunie 2016</w:t>
      </w:r>
    </w:p>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4036E0" w:rsidP="004036E0">
            <w:pPr>
              <w:ind w:firstLine="0"/>
            </w:pPr>
            <w:r>
              <w:rPr>
                <w:color w:val="auto"/>
              </w:rPr>
              <w:t>Bene Szabolcs</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t>Coordonator ştiinţific:</w:t>
            </w:r>
          </w:p>
        </w:tc>
        <w:tc>
          <w:tcPr>
            <w:tcW w:w="3651" w:type="dxa"/>
          </w:tcPr>
          <w:p w:rsidR="004164D7" w:rsidRDefault="004036E0" w:rsidP="004036E0">
            <w:pPr>
              <w:ind w:firstLine="10"/>
            </w:pPr>
            <w:r w:rsidRPr="00222711">
              <w:t>Assist. Prof. Eng. Cosmina IVAN</w:t>
            </w:r>
          </w:p>
        </w:tc>
      </w:tr>
    </w:tbl>
    <w:p w:rsidR="004164D7" w:rsidRDefault="004164D7"/>
    <w:p w:rsidR="004164D7" w:rsidRDefault="00867F94">
      <w:pPr>
        <w:ind w:left="1440"/>
        <w:jc w:val="left"/>
        <w:pPrChange w:id="6" w:author="Szabolcs Bene" w:date="2016-06-22T23:01:00Z">
          <w:pPr/>
        </w:pPrChange>
      </w:pPr>
      <w:ins w:id="7" w:author="Szabolcs Bene" w:date="2016-06-22T23:01:00Z">
        <w:r>
          <w:rPr>
            <w:b/>
          </w:rPr>
          <w:t xml:space="preserve">        </w:t>
        </w:r>
      </w:ins>
      <w:r w:rsidR="00F3628D">
        <w:rPr>
          <w:b/>
        </w:rPr>
        <w:t>Declaraţie pe proprie răspundere privind</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t xml:space="preserve"> </w:t>
      </w:r>
      <w:ins w:id="8" w:author="Szabolcs Bene" w:date="2016-06-22T20:02:00Z">
        <w:r w:rsidR="00CF0ACD" w:rsidRPr="00CF0ACD">
          <w:rPr>
            <w:bCs/>
            <w:shd w:val="clear" w:color="auto" w:fill="FFFFFF"/>
            <w:rPrChange w:id="9" w:author="Szabolcs Bene" w:date="2016-06-22T20:02:00Z">
              <w:rPr>
                <w:rFonts w:ascii="Calibri" w:hAnsi="Calibri" w:cs="Calibri"/>
                <w:b/>
                <w:bCs/>
                <w:sz w:val="20"/>
                <w:szCs w:val="20"/>
                <w:shd w:val="clear" w:color="auto" w:fill="FFFFFF"/>
              </w:rPr>
            </w:rPrChange>
          </w:rPr>
          <w:t>Sistem de comunicatie bazat pe tehnologii WebRTC</w:t>
        </w:r>
        <w:r w:rsidR="00CF0ACD">
          <w:rPr>
            <w:rFonts w:ascii="Calibri" w:hAnsi="Calibri" w:cs="Calibri"/>
            <w:b/>
            <w:bCs/>
            <w:sz w:val="20"/>
            <w:szCs w:val="20"/>
            <w:shd w:val="clear" w:color="auto" w:fill="FFFFFF"/>
          </w:rPr>
          <w:t xml:space="preserve"> </w:t>
        </w:r>
      </w:ins>
      <w:del w:id="10" w:author="Szabolcs Bene" w:date="2016-06-22T20:02:00Z">
        <w:r w:rsidDel="00CF0ACD">
          <w:delText>____________________________________________________________________________________________________________________________________________________________________________________________</w:delText>
        </w:r>
      </w:del>
      <w:r>
        <w:t xml:space="preserve">elaborată în vederea susţinerii examenului de finalizare a studiilor de licență la Facultatea de Automatică și Calculatoare, Specializarea </w:t>
      </w:r>
      <w:del w:id="11" w:author="Szabolcs Bene" w:date="2016-06-22T20:04:00Z">
        <w:r w:rsidDel="00CF0ACD">
          <w:delText xml:space="preserve">________________________________________ </w:delText>
        </w:r>
      </w:del>
      <w:ins w:id="12" w:author="Szabolcs Bene" w:date="2016-06-22T20:04:00Z">
        <w:r w:rsidR="00CF0ACD">
          <w:t xml:space="preserve">Calculatoare </w:t>
        </w:r>
      </w:ins>
      <w:r>
        <w:t xml:space="preserve">din cadrul Universităţii Tehnice din Cluj-Napoca, sesiunea </w:t>
      </w:r>
      <w:del w:id="13" w:author="Szabolcs Bene" w:date="2016-06-22T20:04:00Z">
        <w:r w:rsidDel="00CF0ACD">
          <w:delText xml:space="preserve">_________________ </w:delText>
        </w:r>
      </w:del>
      <w:ins w:id="14" w:author="Szabolcs Bene" w:date="2016-06-22T20:04:00Z">
        <w:r w:rsidR="00CF0ACD">
          <w:t xml:space="preserve">Iulie </w:t>
        </w:r>
      </w:ins>
      <w:r>
        <w:t xml:space="preserve">a anului universitar </w:t>
      </w:r>
      <w:del w:id="15" w:author="Szabolcs Bene" w:date="2016-06-22T20:04:00Z">
        <w:r w:rsidDel="00CF0ACD">
          <w:delText xml:space="preserve">__________, </w:delText>
        </w:r>
      </w:del>
      <w:ins w:id="16" w:author="Szabolcs Bene" w:date="2016-06-22T20:04:00Z">
        <w:r w:rsidR="00CF0ACD">
          <w:t xml:space="preserve">2015-2016, </w:t>
        </w:r>
      </w:ins>
      <w:r>
        <w:t>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EC0C7E" w:rsidRDefault="00EC0C7E" w:rsidP="00EC0C7E"/>
          <w:p w:rsidR="004164D7" w:rsidRDefault="00F3628D" w:rsidP="00EC0C7E">
            <w:r>
              <w:t>Data</w:t>
            </w:r>
            <w:r w:rsidR="00EC0C7E">
              <w:t xml:space="preserve">: </w:t>
            </w:r>
            <w:r w:rsidR="00EC0C7E">
              <w:rPr>
                <w:color w:val="auto"/>
              </w:rPr>
              <w:t>4 iulie 2016</w:t>
            </w:r>
          </w:p>
        </w:tc>
        <w:tc>
          <w:tcPr>
            <w:tcW w:w="1917" w:type="dxa"/>
          </w:tcPr>
          <w:p w:rsidR="004164D7" w:rsidRDefault="004164D7"/>
        </w:tc>
        <w:tc>
          <w:tcPr>
            <w:tcW w:w="3936" w:type="dxa"/>
          </w:tcPr>
          <w:p w:rsidR="00336A23" w:rsidRDefault="00336A23">
            <w:pPr>
              <w:ind w:firstLine="0"/>
              <w:rPr>
                <w:color w:val="auto"/>
              </w:rPr>
            </w:pPr>
          </w:p>
          <w:p w:rsidR="004164D7" w:rsidRDefault="00336A23">
            <w:pPr>
              <w:ind w:firstLine="0"/>
            </w:pPr>
            <w:r>
              <w:rPr>
                <w:color w:val="auto"/>
              </w:rPr>
              <w:t xml:space="preserve">            Bene Szabolcs</w:t>
            </w:r>
            <w:r>
              <w:t xml:space="preserve"> </w:t>
            </w:r>
          </w:p>
          <w:p w:rsidR="004164D7" w:rsidRDefault="004164D7" w:rsidP="00336A23">
            <w:pPr>
              <w:ind w:firstLine="0"/>
            </w:pPr>
          </w:p>
        </w:tc>
      </w:tr>
      <w:tr w:rsidR="004164D7">
        <w:tc>
          <w:tcPr>
            <w:tcW w:w="3003" w:type="dxa"/>
          </w:tcPr>
          <w:p w:rsidR="004164D7" w:rsidRDefault="004164D7"/>
        </w:tc>
        <w:tc>
          <w:tcPr>
            <w:tcW w:w="1917" w:type="dxa"/>
          </w:tcPr>
          <w:p w:rsidR="004164D7" w:rsidRDefault="004164D7"/>
        </w:tc>
        <w:tc>
          <w:tcPr>
            <w:tcW w:w="3936" w:type="dxa"/>
          </w:tcPr>
          <w:p w:rsidR="00865EC7" w:rsidRDefault="00865EC7" w:rsidP="00865EC7">
            <w:pPr>
              <w:pStyle w:val="Default"/>
              <w:jc w:val="both"/>
              <w:rPr>
                <w:sz w:val="23"/>
                <w:szCs w:val="23"/>
              </w:rPr>
            </w:pPr>
          </w:p>
          <w:p w:rsidR="00865EC7" w:rsidRPr="00336A23" w:rsidRDefault="00865EC7" w:rsidP="00865EC7">
            <w:pPr>
              <w:pStyle w:val="Default"/>
              <w:rPr>
                <w:sz w:val="23"/>
                <w:szCs w:val="23"/>
                <w:lang w:val="en-US"/>
              </w:rPr>
            </w:pPr>
            <w:r>
              <w:rPr>
                <w:sz w:val="23"/>
                <w:szCs w:val="23"/>
              </w:rPr>
              <w:t xml:space="preserve">             Semnă</w:t>
            </w:r>
            <w:r w:rsidR="00336A23">
              <w:rPr>
                <w:sz w:val="23"/>
                <w:szCs w:val="23"/>
              </w:rPr>
              <w:t>tura</w:t>
            </w:r>
          </w:p>
          <w:p w:rsidR="004164D7" w:rsidRDefault="004164D7"/>
        </w:tc>
      </w:tr>
      <w:tr w:rsidR="00865EC7">
        <w:tc>
          <w:tcPr>
            <w:tcW w:w="3003" w:type="dxa"/>
          </w:tcPr>
          <w:p w:rsidR="00865EC7" w:rsidRDefault="00865EC7">
            <w:pPr>
              <w:rPr>
                <w:ins w:id="17" w:author="Szabolcs Bene" w:date="2016-06-22T20:05:00Z"/>
              </w:rPr>
            </w:pPr>
          </w:p>
          <w:p w:rsidR="008D4731" w:rsidRDefault="008D4731">
            <w:pPr>
              <w:rPr>
                <w:ins w:id="18" w:author="Szabolcs Bene" w:date="2016-06-22T20:05:00Z"/>
              </w:rPr>
            </w:pPr>
          </w:p>
          <w:p w:rsidR="008D4731" w:rsidRDefault="008D4731"/>
        </w:tc>
        <w:tc>
          <w:tcPr>
            <w:tcW w:w="1917" w:type="dxa"/>
          </w:tcPr>
          <w:p w:rsidR="00865EC7" w:rsidRDefault="00865EC7"/>
        </w:tc>
        <w:tc>
          <w:tcPr>
            <w:tcW w:w="3936" w:type="dxa"/>
          </w:tcPr>
          <w:p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2B17A3" w:rsidRDefault="00C804D2" w:rsidP="003A1FD3">
          <w:pPr>
            <w:pStyle w:val="TOCHeading"/>
            <w:rPr>
              <w:rFonts w:ascii="Times New Roman" w:hAnsi="Times New Roman" w:cs="Times New Roman"/>
              <w:b/>
              <w:color w:val="000000" w:themeColor="text1"/>
              <w:rPrChange w:id="19" w:author="Szabolcs Bene" w:date="2016-06-22T20:06:00Z">
                <w:rPr>
                  <w:b/>
                  <w:color w:val="000000" w:themeColor="text1"/>
                </w:rPr>
              </w:rPrChange>
            </w:rPr>
          </w:pPr>
          <w:r w:rsidRPr="002B17A3">
            <w:rPr>
              <w:rFonts w:ascii="Times New Roman" w:hAnsi="Times New Roman" w:cs="Times New Roman"/>
              <w:b/>
              <w:color w:val="000000" w:themeColor="text1"/>
              <w:rPrChange w:id="20" w:author="Szabolcs Bene" w:date="2016-06-22T20:06:00Z">
                <w:rPr>
                  <w:b/>
                  <w:color w:val="000000" w:themeColor="text1"/>
                </w:rPr>
              </w:rPrChange>
            </w:rPr>
            <w:t>Cuprins</w:t>
          </w:r>
        </w:p>
        <w:p w:rsidR="00C804D2" w:rsidRPr="002B17A3" w:rsidRDefault="00C804D2" w:rsidP="003A1FD3">
          <w:pPr>
            <w:rPr>
              <w:lang w:val="en-US" w:eastAsia="en-US"/>
            </w:rPr>
          </w:pPr>
        </w:p>
        <w:p w:rsidR="00A543F0" w:rsidRDefault="00C804D2">
          <w:pPr>
            <w:pStyle w:val="TOC1"/>
            <w:rPr>
              <w:ins w:id="21" w:author="Szabolcs Bene" w:date="2016-06-22T22:55:00Z"/>
              <w:rFonts w:asciiTheme="minorHAnsi" w:eastAsiaTheme="minorEastAsia" w:hAnsiTheme="minorHAnsi" w:cstheme="minorBidi"/>
              <w:b w:val="0"/>
              <w:color w:val="auto"/>
              <w:sz w:val="22"/>
              <w:szCs w:val="22"/>
            </w:rPr>
          </w:pPr>
          <w:r w:rsidRPr="00867F94">
            <w:rPr>
              <w:noProof w:val="0"/>
            </w:rPr>
            <w:fldChar w:fldCharType="begin"/>
          </w:r>
          <w:r w:rsidRPr="002B17A3">
            <w:instrText xml:space="preserve"> TOC \o "1-3" \h \z \u </w:instrText>
          </w:r>
          <w:r w:rsidRPr="00867F94">
            <w:rPr>
              <w:noProof w:val="0"/>
              <w:rPrChange w:id="22" w:author="Szabolcs Bene" w:date="2016-06-22T20:06:00Z">
                <w:rPr>
                  <w:bCs/>
                </w:rPr>
              </w:rPrChange>
            </w:rPr>
            <w:fldChar w:fldCharType="separate"/>
          </w:r>
          <w:ins w:id="23" w:author="Szabolcs Bene" w:date="2016-06-22T22:55:00Z">
            <w:r w:rsidR="00A543F0" w:rsidRPr="00294D91">
              <w:rPr>
                <w:rStyle w:val="Hyperlink"/>
              </w:rPr>
              <w:fldChar w:fldCharType="begin"/>
            </w:r>
            <w:r w:rsidR="00A543F0" w:rsidRPr="00294D91">
              <w:rPr>
                <w:rStyle w:val="Hyperlink"/>
              </w:rPr>
              <w:instrText xml:space="preserve"> </w:instrText>
            </w:r>
            <w:r w:rsidR="00A543F0">
              <w:instrText>HYPERLINK \l "_Toc454399459"</w:instrText>
            </w:r>
            <w:r w:rsidR="00A543F0" w:rsidRPr="00294D91">
              <w:rPr>
                <w:rStyle w:val="Hyperlink"/>
              </w:rPr>
              <w:instrText xml:space="preserve"> </w:instrText>
            </w:r>
            <w:r w:rsidR="00A543F0" w:rsidRPr="00294D91">
              <w:rPr>
                <w:rStyle w:val="Hyperlink"/>
              </w:rPr>
              <w:fldChar w:fldCharType="separate"/>
            </w:r>
            <w:r w:rsidR="00A543F0" w:rsidRPr="00294D91">
              <w:rPr>
                <w:rStyle w:val="Hyperlink"/>
              </w:rPr>
              <w:t>Capitolul 1.</w:t>
            </w:r>
            <w:r w:rsidR="00A543F0">
              <w:rPr>
                <w:rFonts w:asciiTheme="minorHAnsi" w:eastAsiaTheme="minorEastAsia" w:hAnsiTheme="minorHAnsi" w:cstheme="minorBidi"/>
                <w:b w:val="0"/>
                <w:color w:val="auto"/>
                <w:sz w:val="22"/>
                <w:szCs w:val="22"/>
              </w:rPr>
              <w:tab/>
            </w:r>
            <w:r w:rsidR="00A543F0" w:rsidRPr="00294D91">
              <w:rPr>
                <w:rStyle w:val="Hyperlink"/>
              </w:rPr>
              <w:t>Introducere</w:t>
            </w:r>
            <w:r w:rsidR="00A543F0">
              <w:rPr>
                <w:webHidden/>
              </w:rPr>
              <w:tab/>
            </w:r>
            <w:r w:rsidR="00A543F0">
              <w:rPr>
                <w:webHidden/>
              </w:rPr>
              <w:fldChar w:fldCharType="begin"/>
            </w:r>
            <w:r w:rsidR="00A543F0">
              <w:rPr>
                <w:webHidden/>
              </w:rPr>
              <w:instrText xml:space="preserve"> PAGEREF _Toc454399459 \h </w:instrText>
            </w:r>
          </w:ins>
          <w:r w:rsidR="00A543F0">
            <w:rPr>
              <w:webHidden/>
            </w:rPr>
          </w:r>
          <w:r w:rsidR="00A543F0">
            <w:rPr>
              <w:webHidden/>
            </w:rPr>
            <w:fldChar w:fldCharType="separate"/>
          </w:r>
          <w:ins w:id="24" w:author="Szabolcs Bene" w:date="2016-06-22T22:55:00Z">
            <w:r w:rsidR="00A543F0">
              <w:rPr>
                <w:webHidden/>
              </w:rPr>
              <w:t>7</w:t>
            </w:r>
            <w:r w:rsidR="00A543F0">
              <w:rPr>
                <w:webHidden/>
              </w:rPr>
              <w:fldChar w:fldCharType="end"/>
            </w:r>
            <w:r w:rsidR="00A543F0" w:rsidRPr="00294D91">
              <w:rPr>
                <w:rStyle w:val="Hyperlink"/>
              </w:rPr>
              <w:fldChar w:fldCharType="end"/>
            </w:r>
          </w:ins>
        </w:p>
        <w:p w:rsidR="00A543F0" w:rsidRDefault="00A543F0">
          <w:pPr>
            <w:pStyle w:val="TOC2"/>
            <w:tabs>
              <w:tab w:val="left" w:pos="1760"/>
              <w:tab w:val="right" w:leader="dot" w:pos="9350"/>
            </w:tabs>
            <w:rPr>
              <w:ins w:id="25" w:author="Szabolcs Bene" w:date="2016-06-22T22:55:00Z"/>
              <w:rFonts w:asciiTheme="minorHAnsi" w:eastAsiaTheme="minorEastAsia" w:hAnsiTheme="minorHAnsi" w:cstheme="minorBidi"/>
              <w:noProof/>
              <w:color w:val="auto"/>
              <w:sz w:val="22"/>
              <w:szCs w:val="22"/>
            </w:rPr>
          </w:pPr>
          <w:ins w:id="2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"_Toc454399460"</w:instrText>
            </w:r>
            <w:r w:rsidRPr="00294D91">
              <w:rPr>
                <w:rStyle w:val="Hyperlink"/>
                <w:noProof/>
              </w:rPr>
              <w:instrText xml:space="preserve"> </w:instrText>
            </w:r>
            <w:r w:rsidRPr="00294D91">
              <w:rPr>
                <w:rStyle w:val="Hyperlink"/>
                <w:noProof/>
              </w:rPr>
              <w:fldChar w:fldCharType="separate"/>
            </w:r>
            <w:r w:rsidRPr="00294D91">
              <w:rPr>
                <w:rStyle w:val="Hyperlink"/>
                <w:noProof/>
              </w:rPr>
              <w:t>1.1.</w:t>
            </w:r>
            <w:r>
              <w:rPr>
                <w:rFonts w:asciiTheme="minorHAnsi" w:eastAsiaTheme="minorEastAsia" w:hAnsiTheme="minorHAnsi" w:cstheme="minorBidi"/>
                <w:noProof/>
                <w:color w:val="auto"/>
                <w:sz w:val="22"/>
                <w:szCs w:val="22"/>
              </w:rPr>
              <w:tab/>
            </w:r>
            <w:r w:rsidRPr="00294D91">
              <w:rPr>
                <w:rStyle w:val="Hyperlink"/>
                <w:noProof/>
              </w:rPr>
              <w:t>Contextul proiectului</w:t>
            </w:r>
            <w:r>
              <w:rPr>
                <w:noProof/>
                <w:webHidden/>
              </w:rPr>
              <w:tab/>
            </w:r>
            <w:r>
              <w:rPr>
                <w:noProof/>
                <w:webHidden/>
              </w:rPr>
              <w:fldChar w:fldCharType="begin"/>
            </w:r>
            <w:r>
              <w:rPr>
                <w:noProof/>
                <w:webHidden/>
              </w:rPr>
              <w:instrText xml:space="preserve"> PAGEREF _Toc454399460 \h </w:instrText>
            </w:r>
          </w:ins>
          <w:r>
            <w:rPr>
              <w:noProof/>
              <w:webHidden/>
            </w:rPr>
          </w:r>
          <w:r>
            <w:rPr>
              <w:noProof/>
              <w:webHidden/>
            </w:rPr>
            <w:fldChar w:fldCharType="separate"/>
          </w:r>
          <w:ins w:id="27" w:author="Szabolcs Bene" w:date="2016-06-22T22:55:00Z">
            <w:r>
              <w:rPr>
                <w:noProof/>
                <w:webHidden/>
              </w:rPr>
              <w:t>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28" w:author="Szabolcs Bene" w:date="2016-06-22T22:55:00Z"/>
              <w:rFonts w:asciiTheme="minorHAnsi" w:eastAsiaTheme="minorEastAsia" w:hAnsiTheme="minorHAnsi" w:cstheme="minorBidi"/>
              <w:noProof/>
              <w:color w:val="auto"/>
              <w:sz w:val="22"/>
              <w:szCs w:val="22"/>
            </w:rPr>
          </w:pPr>
          <w:ins w:id="2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"_Toc454399461"</w:instrText>
            </w:r>
            <w:r w:rsidRPr="00294D91">
              <w:rPr>
                <w:rStyle w:val="Hyperlink"/>
                <w:noProof/>
              </w:rPr>
              <w:instrText xml:space="preserve"> </w:instrText>
            </w:r>
            <w:r w:rsidRPr="00294D91">
              <w:rPr>
                <w:rStyle w:val="Hyperlink"/>
                <w:noProof/>
              </w:rPr>
              <w:fldChar w:fldCharType="separate"/>
            </w:r>
            <w:r w:rsidRPr="00294D91">
              <w:rPr>
                <w:rStyle w:val="Hyperlink"/>
                <w:noProof/>
              </w:rPr>
              <w:t>1.2.</w:t>
            </w:r>
            <w:r>
              <w:rPr>
                <w:rFonts w:asciiTheme="minorHAnsi" w:eastAsiaTheme="minorEastAsia" w:hAnsiTheme="minorHAnsi" w:cstheme="minorBidi"/>
                <w:noProof/>
                <w:color w:val="auto"/>
                <w:sz w:val="22"/>
                <w:szCs w:val="22"/>
              </w:rPr>
              <w:tab/>
            </w:r>
            <w:r w:rsidRPr="00294D91">
              <w:rPr>
                <w:rStyle w:val="Hyperlink"/>
                <w:noProof/>
              </w:rPr>
              <w:t>Motivația</w:t>
            </w:r>
            <w:r>
              <w:rPr>
                <w:noProof/>
                <w:webHidden/>
              </w:rPr>
              <w:tab/>
            </w:r>
            <w:r>
              <w:rPr>
                <w:noProof/>
                <w:webHidden/>
              </w:rPr>
              <w:fldChar w:fldCharType="begin"/>
            </w:r>
            <w:r>
              <w:rPr>
                <w:noProof/>
                <w:webHidden/>
              </w:rPr>
              <w:instrText xml:space="preserve"> PAGEREF _Toc454399461 \h </w:instrText>
            </w:r>
          </w:ins>
          <w:r>
            <w:rPr>
              <w:noProof/>
              <w:webHidden/>
            </w:rPr>
          </w:r>
          <w:r>
            <w:rPr>
              <w:noProof/>
              <w:webHidden/>
            </w:rPr>
            <w:fldChar w:fldCharType="separate"/>
          </w:r>
          <w:ins w:id="30" w:author="Szabolcs Bene" w:date="2016-06-22T22:55:00Z">
            <w:r>
              <w:rPr>
                <w:noProof/>
                <w:webHidden/>
              </w:rPr>
              <w:t>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31" w:author="Szabolcs Bene" w:date="2016-06-22T22:55:00Z"/>
              <w:rFonts w:asciiTheme="minorHAnsi" w:eastAsiaTheme="minorEastAsia" w:hAnsiTheme="minorHAnsi" w:cstheme="minorBidi"/>
              <w:noProof/>
              <w:color w:val="auto"/>
              <w:sz w:val="22"/>
              <w:szCs w:val="22"/>
            </w:rPr>
          </w:pPr>
          <w:ins w:id="3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"_Toc454399462"</w:instrText>
            </w:r>
            <w:r w:rsidRPr="00294D91">
              <w:rPr>
                <w:rStyle w:val="Hyperlink"/>
                <w:noProof/>
              </w:rPr>
              <w:instrText xml:space="preserve"> </w:instrText>
            </w:r>
            <w:r w:rsidRPr="00294D91">
              <w:rPr>
                <w:rStyle w:val="Hyperlink"/>
                <w:noProof/>
              </w:rPr>
              <w:fldChar w:fldCharType="separate"/>
            </w:r>
            <w:r w:rsidRPr="00294D91">
              <w:rPr>
                <w:rStyle w:val="Hyperlink"/>
                <w:noProof/>
              </w:rPr>
              <w:t>1.3.</w:t>
            </w:r>
            <w:r>
              <w:rPr>
                <w:rFonts w:asciiTheme="minorHAnsi" w:eastAsiaTheme="minorEastAsia" w:hAnsiTheme="minorHAnsi" w:cstheme="minorBidi"/>
                <w:noProof/>
                <w:color w:val="auto"/>
                <w:sz w:val="22"/>
                <w:szCs w:val="22"/>
              </w:rPr>
              <w:tab/>
            </w:r>
            <w:r w:rsidRPr="00294D91">
              <w:rPr>
                <w:rStyle w:val="Hyperlink"/>
                <w:noProof/>
              </w:rPr>
              <w:t>Conținutul lucrării</w:t>
            </w:r>
            <w:r>
              <w:rPr>
                <w:noProof/>
                <w:webHidden/>
              </w:rPr>
              <w:tab/>
            </w:r>
            <w:r>
              <w:rPr>
                <w:noProof/>
                <w:webHidden/>
              </w:rPr>
              <w:fldChar w:fldCharType="begin"/>
            </w:r>
            <w:r>
              <w:rPr>
                <w:noProof/>
                <w:webHidden/>
              </w:rPr>
              <w:instrText xml:space="preserve"> PAGEREF _Toc454399462 \h </w:instrText>
            </w:r>
          </w:ins>
          <w:r>
            <w:rPr>
              <w:noProof/>
              <w:webHidden/>
            </w:rPr>
          </w:r>
          <w:r>
            <w:rPr>
              <w:noProof/>
              <w:webHidden/>
            </w:rPr>
            <w:fldChar w:fldCharType="separate"/>
          </w:r>
          <w:ins w:id="33" w:author="Szabolcs Bene" w:date="2016-06-22T22:55:00Z">
            <w:r>
              <w:rPr>
                <w:noProof/>
                <w:webHidden/>
              </w:rPr>
              <w:t>8</w:t>
            </w:r>
            <w:r>
              <w:rPr>
                <w:noProof/>
                <w:webHidden/>
              </w:rPr>
              <w:fldChar w:fldCharType="end"/>
            </w:r>
            <w:r w:rsidRPr="00294D91">
              <w:rPr>
                <w:rStyle w:val="Hyperlink"/>
                <w:noProof/>
              </w:rPr>
              <w:fldChar w:fldCharType="end"/>
            </w:r>
          </w:ins>
        </w:p>
        <w:p w:rsidR="00A543F0" w:rsidRDefault="00A543F0">
          <w:pPr>
            <w:pStyle w:val="TOC1"/>
            <w:rPr>
              <w:ins w:id="34" w:author="Szabolcs Bene" w:date="2016-06-22T22:55:00Z"/>
              <w:rFonts w:asciiTheme="minorHAnsi" w:eastAsiaTheme="minorEastAsia" w:hAnsiTheme="minorHAnsi" w:cstheme="minorBidi"/>
              <w:b w:val="0"/>
              <w:color w:val="auto"/>
              <w:sz w:val="22"/>
              <w:szCs w:val="22"/>
            </w:rPr>
          </w:pPr>
          <w:ins w:id="35" w:author="Szabolcs Bene" w:date="2016-06-22T22:55:00Z">
            <w:r w:rsidRPr="00294D91">
              <w:rPr>
                <w:rStyle w:val="Hyperlink"/>
              </w:rPr>
              <w:fldChar w:fldCharType="begin"/>
            </w:r>
            <w:r w:rsidRPr="00294D91">
              <w:rPr>
                <w:rStyle w:val="Hyperlink"/>
              </w:rPr>
              <w:instrText xml:space="preserve"> </w:instrText>
            </w:r>
            <w:r>
              <w:instrText>HYPERLINK \l "_Toc454399463"</w:instrText>
            </w:r>
            <w:r w:rsidRPr="00294D91">
              <w:rPr>
                <w:rStyle w:val="Hyperlink"/>
              </w:rPr>
              <w:instrText xml:space="preserve"> </w:instrText>
            </w:r>
            <w:r w:rsidRPr="00294D91">
              <w:rPr>
                <w:rStyle w:val="Hyperlink"/>
              </w:rPr>
              <w:fldChar w:fldCharType="separate"/>
            </w:r>
            <w:r w:rsidRPr="00294D91">
              <w:rPr>
                <w:rStyle w:val="Hyperlink"/>
              </w:rPr>
              <w:t>Capitolul 2.</w:t>
            </w:r>
            <w:r>
              <w:rPr>
                <w:rFonts w:asciiTheme="minorHAnsi" w:eastAsiaTheme="minorEastAsia" w:hAnsiTheme="minorHAnsi" w:cstheme="minorBidi"/>
                <w:b w:val="0"/>
                <w:color w:val="auto"/>
                <w:sz w:val="22"/>
                <w:szCs w:val="22"/>
              </w:rPr>
              <w:tab/>
            </w:r>
            <w:r w:rsidRPr="00294D91">
              <w:rPr>
                <w:rStyle w:val="Hyperlink"/>
              </w:rPr>
              <w:t>Obiectivele Proiectului</w:t>
            </w:r>
            <w:r>
              <w:rPr>
                <w:webHidden/>
              </w:rPr>
              <w:tab/>
            </w:r>
            <w:r>
              <w:rPr>
                <w:webHidden/>
              </w:rPr>
              <w:fldChar w:fldCharType="begin"/>
            </w:r>
            <w:r>
              <w:rPr>
                <w:webHidden/>
              </w:rPr>
              <w:instrText xml:space="preserve"> PAGEREF _Toc454399463 \h </w:instrText>
            </w:r>
          </w:ins>
          <w:r>
            <w:rPr>
              <w:webHidden/>
            </w:rPr>
          </w:r>
          <w:r>
            <w:rPr>
              <w:webHidden/>
            </w:rPr>
            <w:fldChar w:fldCharType="separate"/>
          </w:r>
          <w:ins w:id="36" w:author="Szabolcs Bene" w:date="2016-06-22T22:55:00Z">
            <w:r>
              <w:rPr>
                <w:webHidden/>
              </w:rPr>
              <w:t>9</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37" w:author="Szabolcs Bene" w:date="2016-06-22T22:55:00Z"/>
              <w:rFonts w:asciiTheme="minorHAnsi" w:eastAsiaTheme="minorEastAsia" w:hAnsiTheme="minorHAnsi" w:cstheme="minorBidi"/>
              <w:noProof/>
              <w:color w:val="auto"/>
              <w:sz w:val="22"/>
              <w:szCs w:val="22"/>
            </w:rPr>
          </w:pPr>
          <w:ins w:id="3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"_Toc454399464"</w:instrText>
            </w:r>
            <w:r w:rsidRPr="00294D91">
              <w:rPr>
                <w:rStyle w:val="Hyperlink"/>
                <w:noProof/>
              </w:rPr>
              <w:instrText xml:space="preserve"> </w:instrText>
            </w:r>
            <w:r w:rsidRPr="00294D91">
              <w:rPr>
                <w:rStyle w:val="Hyperlink"/>
                <w:noProof/>
              </w:rPr>
              <w:fldChar w:fldCharType="separate"/>
            </w:r>
            <w:r w:rsidRPr="00294D91">
              <w:rPr>
                <w:rStyle w:val="Hyperlink"/>
                <w:noProof/>
              </w:rPr>
              <w:t>2.1.</w:t>
            </w:r>
            <w:r>
              <w:rPr>
                <w:rFonts w:asciiTheme="minorHAnsi" w:eastAsiaTheme="minorEastAsia" w:hAnsiTheme="minorHAnsi" w:cstheme="minorBidi"/>
                <w:noProof/>
                <w:color w:val="auto"/>
                <w:sz w:val="22"/>
                <w:szCs w:val="22"/>
              </w:rPr>
              <w:tab/>
            </w:r>
            <w:r w:rsidRPr="00294D91">
              <w:rPr>
                <w:rStyle w:val="Hyperlink"/>
                <w:noProof/>
              </w:rPr>
              <w:t>Obiectivul principal</w:t>
            </w:r>
            <w:r>
              <w:rPr>
                <w:noProof/>
                <w:webHidden/>
              </w:rPr>
              <w:tab/>
            </w:r>
            <w:r>
              <w:rPr>
                <w:noProof/>
                <w:webHidden/>
              </w:rPr>
              <w:fldChar w:fldCharType="begin"/>
            </w:r>
            <w:r>
              <w:rPr>
                <w:noProof/>
                <w:webHidden/>
              </w:rPr>
              <w:instrText xml:space="preserve"> PAGEREF _Toc454399464 \h </w:instrText>
            </w:r>
          </w:ins>
          <w:r>
            <w:rPr>
              <w:noProof/>
              <w:webHidden/>
            </w:rPr>
          </w:r>
          <w:r>
            <w:rPr>
              <w:noProof/>
              <w:webHidden/>
            </w:rPr>
            <w:fldChar w:fldCharType="separate"/>
          </w:r>
          <w:ins w:id="39" w:author="Szabolcs Bene" w:date="2016-06-22T22:55:00Z">
            <w:r>
              <w:rPr>
                <w:noProof/>
                <w:webHidden/>
              </w:rPr>
              <w:t>9</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40" w:author="Szabolcs Bene" w:date="2016-06-22T22:55:00Z"/>
              <w:rFonts w:asciiTheme="minorHAnsi" w:eastAsiaTheme="minorEastAsia" w:hAnsiTheme="minorHAnsi" w:cstheme="minorBidi"/>
              <w:noProof/>
              <w:color w:val="auto"/>
              <w:sz w:val="22"/>
              <w:szCs w:val="22"/>
            </w:rPr>
          </w:pPr>
          <w:ins w:id="4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"_Toc454399465"</w:instrText>
            </w:r>
            <w:r w:rsidRPr="00294D91">
              <w:rPr>
                <w:rStyle w:val="Hyperlink"/>
                <w:noProof/>
              </w:rPr>
              <w:instrText xml:space="preserve"> </w:instrText>
            </w:r>
            <w:r w:rsidRPr="00294D91">
              <w:rPr>
                <w:rStyle w:val="Hyperlink"/>
                <w:noProof/>
              </w:rPr>
              <w:fldChar w:fldCharType="separate"/>
            </w:r>
            <w:r w:rsidRPr="00294D91">
              <w:rPr>
                <w:rStyle w:val="Hyperlink"/>
                <w:noProof/>
              </w:rPr>
              <w:t>2.2.</w:t>
            </w:r>
            <w:r>
              <w:rPr>
                <w:rFonts w:asciiTheme="minorHAnsi" w:eastAsiaTheme="minorEastAsia" w:hAnsiTheme="minorHAnsi" w:cstheme="minorBidi"/>
                <w:noProof/>
                <w:color w:val="auto"/>
                <w:sz w:val="22"/>
                <w:szCs w:val="22"/>
              </w:rPr>
              <w:tab/>
            </w:r>
            <w:r w:rsidRPr="00294D91">
              <w:rPr>
                <w:rStyle w:val="Hyperlink"/>
                <w:noProof/>
              </w:rPr>
              <w:t>Obiective secundare</w:t>
            </w:r>
            <w:r>
              <w:rPr>
                <w:noProof/>
                <w:webHidden/>
              </w:rPr>
              <w:tab/>
            </w:r>
            <w:r>
              <w:rPr>
                <w:noProof/>
                <w:webHidden/>
              </w:rPr>
              <w:fldChar w:fldCharType="begin"/>
            </w:r>
            <w:r>
              <w:rPr>
                <w:noProof/>
                <w:webHidden/>
              </w:rPr>
              <w:instrText xml:space="preserve"> PAGEREF _Toc454399465 \h </w:instrText>
            </w:r>
          </w:ins>
          <w:r>
            <w:rPr>
              <w:noProof/>
              <w:webHidden/>
            </w:rPr>
          </w:r>
          <w:r>
            <w:rPr>
              <w:noProof/>
              <w:webHidden/>
            </w:rPr>
            <w:fldChar w:fldCharType="separate"/>
          </w:r>
          <w:ins w:id="42" w:author="Szabolcs Bene" w:date="2016-06-22T22:55:00Z">
            <w:r>
              <w:rPr>
                <w:noProof/>
                <w:webHidden/>
              </w:rPr>
              <w:t>9</w:t>
            </w:r>
            <w:r>
              <w:rPr>
                <w:noProof/>
                <w:webHidden/>
              </w:rPr>
              <w:fldChar w:fldCharType="end"/>
            </w:r>
            <w:r w:rsidRPr="00294D91">
              <w:rPr>
                <w:rStyle w:val="Hyperlink"/>
                <w:noProof/>
              </w:rPr>
              <w:fldChar w:fldCharType="end"/>
            </w:r>
          </w:ins>
        </w:p>
        <w:p w:rsidR="00A543F0" w:rsidRDefault="00A543F0">
          <w:pPr>
            <w:pStyle w:val="TOC1"/>
            <w:rPr>
              <w:ins w:id="43" w:author="Szabolcs Bene" w:date="2016-06-22T22:55:00Z"/>
              <w:rFonts w:asciiTheme="minorHAnsi" w:eastAsiaTheme="minorEastAsia" w:hAnsiTheme="minorHAnsi" w:cstheme="minorBidi"/>
              <w:b w:val="0"/>
              <w:color w:val="auto"/>
              <w:sz w:val="22"/>
              <w:szCs w:val="22"/>
            </w:rPr>
          </w:pPr>
          <w:ins w:id="44" w:author="Szabolcs Bene" w:date="2016-06-22T22:55:00Z">
            <w:r w:rsidRPr="00294D91">
              <w:rPr>
                <w:rStyle w:val="Hyperlink"/>
              </w:rPr>
              <w:fldChar w:fldCharType="begin"/>
            </w:r>
            <w:r w:rsidRPr="00294D91">
              <w:rPr>
                <w:rStyle w:val="Hyperlink"/>
              </w:rPr>
              <w:instrText xml:space="preserve"> </w:instrText>
            </w:r>
            <w:r>
              <w:instrText>HYPERLINK \l "_Toc454399466"</w:instrText>
            </w:r>
            <w:r w:rsidRPr="00294D91">
              <w:rPr>
                <w:rStyle w:val="Hyperlink"/>
              </w:rPr>
              <w:instrText xml:space="preserve"> </w:instrText>
            </w:r>
            <w:r w:rsidRPr="00294D91">
              <w:rPr>
                <w:rStyle w:val="Hyperlink"/>
              </w:rPr>
              <w:fldChar w:fldCharType="separate"/>
            </w:r>
            <w:r w:rsidRPr="00294D91">
              <w:rPr>
                <w:rStyle w:val="Hyperlink"/>
              </w:rPr>
              <w:t>Capitolul 3.</w:t>
            </w:r>
            <w:r>
              <w:rPr>
                <w:rFonts w:asciiTheme="minorHAnsi" w:eastAsiaTheme="minorEastAsia" w:hAnsiTheme="minorHAnsi" w:cstheme="minorBidi"/>
                <w:b w:val="0"/>
                <w:color w:val="auto"/>
                <w:sz w:val="22"/>
                <w:szCs w:val="22"/>
              </w:rPr>
              <w:tab/>
            </w:r>
            <w:r w:rsidRPr="00294D91">
              <w:rPr>
                <w:rStyle w:val="Hyperlink"/>
              </w:rPr>
              <w:t>Studiu Bibliografic</w:t>
            </w:r>
            <w:r>
              <w:rPr>
                <w:webHidden/>
              </w:rPr>
              <w:tab/>
            </w:r>
            <w:r>
              <w:rPr>
                <w:webHidden/>
              </w:rPr>
              <w:fldChar w:fldCharType="begin"/>
            </w:r>
            <w:r>
              <w:rPr>
                <w:webHidden/>
              </w:rPr>
              <w:instrText xml:space="preserve"> PAGEREF _Toc454399466 \h </w:instrText>
            </w:r>
          </w:ins>
          <w:r>
            <w:rPr>
              <w:webHidden/>
            </w:rPr>
          </w:r>
          <w:r>
            <w:rPr>
              <w:webHidden/>
            </w:rPr>
            <w:fldChar w:fldCharType="separate"/>
          </w:r>
          <w:ins w:id="45" w:author="Szabolcs Bene" w:date="2016-06-22T22:55:00Z">
            <w:r>
              <w:rPr>
                <w:webHidden/>
              </w:rPr>
              <w:t>11</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46" w:author="Szabolcs Bene" w:date="2016-06-22T22:55:00Z"/>
              <w:rFonts w:asciiTheme="minorHAnsi" w:eastAsiaTheme="minorEastAsia" w:hAnsiTheme="minorHAnsi" w:cstheme="minorBidi"/>
              <w:noProof/>
              <w:color w:val="auto"/>
              <w:sz w:val="22"/>
              <w:szCs w:val="22"/>
            </w:rPr>
          </w:pPr>
          <w:ins w:id="4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"_Toc454399467"</w:instrText>
            </w:r>
            <w:r w:rsidRPr="00294D91">
              <w:rPr>
                <w:rStyle w:val="Hyperlink"/>
                <w:noProof/>
              </w:rPr>
              <w:instrText xml:space="preserve"> </w:instrText>
            </w:r>
            <w:r w:rsidRPr="00294D91">
              <w:rPr>
                <w:rStyle w:val="Hyperlink"/>
                <w:noProof/>
              </w:rPr>
              <w:fldChar w:fldCharType="separate"/>
            </w:r>
            <w:r w:rsidRPr="00294D91">
              <w:rPr>
                <w:rStyle w:val="Hyperlink"/>
                <w:noProof/>
              </w:rPr>
              <w:t>3.1.</w:t>
            </w:r>
            <w:r>
              <w:rPr>
                <w:rFonts w:asciiTheme="minorHAnsi" w:eastAsiaTheme="minorEastAsia" w:hAnsiTheme="minorHAnsi" w:cstheme="minorBidi"/>
                <w:noProof/>
                <w:color w:val="auto"/>
                <w:sz w:val="22"/>
                <w:szCs w:val="22"/>
              </w:rPr>
              <w:tab/>
            </w:r>
            <w:r w:rsidRPr="00294D91">
              <w:rPr>
                <w:rStyle w:val="Hyperlink"/>
                <w:noProof/>
              </w:rPr>
              <w:t>Dezvoltarea aplicațiilor web</w:t>
            </w:r>
            <w:r>
              <w:rPr>
                <w:noProof/>
                <w:webHidden/>
              </w:rPr>
              <w:tab/>
            </w:r>
            <w:r>
              <w:rPr>
                <w:noProof/>
                <w:webHidden/>
              </w:rPr>
              <w:fldChar w:fldCharType="begin"/>
            </w:r>
            <w:r>
              <w:rPr>
                <w:noProof/>
                <w:webHidden/>
              </w:rPr>
              <w:instrText xml:space="preserve"> PAGEREF _Toc454399467 \h </w:instrText>
            </w:r>
          </w:ins>
          <w:r>
            <w:rPr>
              <w:noProof/>
              <w:webHidden/>
            </w:rPr>
          </w:r>
          <w:r>
            <w:rPr>
              <w:noProof/>
              <w:webHidden/>
            </w:rPr>
            <w:fldChar w:fldCharType="separate"/>
          </w:r>
          <w:ins w:id="48" w:author="Szabolcs Bene" w:date="2016-06-22T22:55:00Z">
            <w:r>
              <w:rPr>
                <w:noProof/>
                <w:webHidden/>
              </w:rPr>
              <w:t>11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49" w:author="Szabolcs Bene" w:date="2016-06-22T22:55:00Z"/>
              <w:rFonts w:asciiTheme="minorHAnsi" w:eastAsiaTheme="minorEastAsia" w:hAnsiTheme="minorHAnsi" w:cstheme="minorBidi"/>
              <w:noProof/>
              <w:color w:val="auto"/>
              <w:sz w:val="22"/>
              <w:szCs w:val="22"/>
            </w:rPr>
          </w:pPr>
          <w:ins w:id="5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"_Toc454399468"</w:instrText>
            </w:r>
            <w:r w:rsidRPr="00294D91">
              <w:rPr>
                <w:rStyle w:val="Hyperlink"/>
                <w:noProof/>
              </w:rPr>
              <w:instrText xml:space="preserve"> </w:instrText>
            </w:r>
            <w:r w:rsidRPr="00294D91">
              <w:rPr>
                <w:rStyle w:val="Hyperlink"/>
                <w:noProof/>
              </w:rPr>
              <w:fldChar w:fldCharType="separate"/>
            </w:r>
            <w:r w:rsidRPr="00294D91">
              <w:rPr>
                <w:rStyle w:val="Hyperlink"/>
                <w:noProof/>
              </w:rPr>
              <w:t>3.2.</w:t>
            </w:r>
            <w:r>
              <w:rPr>
                <w:rFonts w:asciiTheme="minorHAnsi" w:eastAsiaTheme="minorEastAsia" w:hAnsiTheme="minorHAnsi" w:cstheme="minorBidi"/>
                <w:noProof/>
                <w:color w:val="auto"/>
                <w:sz w:val="22"/>
                <w:szCs w:val="22"/>
              </w:rPr>
              <w:tab/>
            </w:r>
            <w:r w:rsidRPr="00294D91">
              <w:rPr>
                <w:rStyle w:val="Hyperlink"/>
                <w:noProof/>
              </w:rPr>
              <w:t>Comunicare in timp real</w:t>
            </w:r>
            <w:r>
              <w:rPr>
                <w:noProof/>
                <w:webHidden/>
              </w:rPr>
              <w:tab/>
            </w:r>
            <w:r>
              <w:rPr>
                <w:noProof/>
                <w:webHidden/>
              </w:rPr>
              <w:fldChar w:fldCharType="begin"/>
            </w:r>
            <w:r>
              <w:rPr>
                <w:noProof/>
                <w:webHidden/>
              </w:rPr>
              <w:instrText xml:space="preserve"> PAGEREF _Toc454399468 \h </w:instrText>
            </w:r>
          </w:ins>
          <w:r>
            <w:rPr>
              <w:noProof/>
              <w:webHidden/>
            </w:rPr>
          </w:r>
          <w:r>
            <w:rPr>
              <w:noProof/>
              <w:webHidden/>
            </w:rPr>
            <w:fldChar w:fldCharType="separate"/>
          </w:r>
          <w:ins w:id="51" w:author="Szabolcs Bene" w:date="2016-06-22T22:55:00Z">
            <w:r>
              <w:rPr>
                <w:noProof/>
                <w:webHidden/>
              </w:rPr>
              <w:t>11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52" w:author="Szabolcs Bene" w:date="2016-06-22T22:55:00Z"/>
              <w:rFonts w:asciiTheme="minorHAnsi" w:eastAsiaTheme="minorEastAsia" w:hAnsiTheme="minorHAnsi" w:cstheme="minorBidi"/>
              <w:noProof/>
              <w:color w:val="auto"/>
              <w:sz w:val="22"/>
              <w:szCs w:val="22"/>
            </w:rPr>
          </w:pPr>
          <w:ins w:id="5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"_Toc454399469"</w:instrText>
            </w:r>
            <w:r w:rsidRPr="00294D91">
              <w:rPr>
                <w:rStyle w:val="Hyperlink"/>
                <w:noProof/>
              </w:rPr>
              <w:instrText xml:space="preserve"> </w:instrText>
            </w:r>
            <w:r w:rsidRPr="00294D91">
              <w:rPr>
                <w:rStyle w:val="Hyperlink"/>
                <w:noProof/>
              </w:rPr>
              <w:fldChar w:fldCharType="separate"/>
            </w:r>
            <w:r w:rsidRPr="00294D91">
              <w:rPr>
                <w:rStyle w:val="Hyperlink"/>
                <w:noProof/>
              </w:rPr>
              <w:t>3.3.</w:t>
            </w:r>
            <w:r>
              <w:rPr>
                <w:rFonts w:asciiTheme="minorHAnsi" w:eastAsiaTheme="minorEastAsia" w:hAnsiTheme="minorHAnsi" w:cstheme="minorBidi"/>
                <w:noProof/>
                <w:color w:val="auto"/>
                <w:sz w:val="22"/>
                <w:szCs w:val="22"/>
              </w:rPr>
              <w:tab/>
            </w:r>
            <w:r w:rsidRPr="00294D91">
              <w:rPr>
                <w:rStyle w:val="Hyperlink"/>
                <w:noProof/>
              </w:rPr>
              <w:t>WebRTC</w:t>
            </w:r>
            <w:r>
              <w:rPr>
                <w:noProof/>
                <w:webHidden/>
              </w:rPr>
              <w:tab/>
            </w:r>
            <w:r>
              <w:rPr>
                <w:noProof/>
                <w:webHidden/>
              </w:rPr>
              <w:fldChar w:fldCharType="begin"/>
            </w:r>
            <w:r>
              <w:rPr>
                <w:noProof/>
                <w:webHidden/>
              </w:rPr>
              <w:instrText xml:space="preserve"> PAGEREF _Toc454399469 \h </w:instrText>
            </w:r>
          </w:ins>
          <w:r>
            <w:rPr>
              <w:noProof/>
              <w:webHidden/>
            </w:rPr>
          </w:r>
          <w:r>
            <w:rPr>
              <w:noProof/>
              <w:webHidden/>
            </w:rPr>
            <w:fldChar w:fldCharType="separate"/>
          </w:r>
          <w:ins w:id="54" w:author="Szabolcs Bene" w:date="2016-06-22T22:55:00Z">
            <w:r>
              <w:rPr>
                <w:noProof/>
                <w:webHidden/>
              </w:rPr>
              <w:t>12</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55" w:author="Szabolcs Bene" w:date="2016-06-22T22:55:00Z"/>
              <w:rFonts w:asciiTheme="minorHAnsi" w:eastAsiaTheme="minorEastAsia" w:hAnsiTheme="minorHAnsi" w:cstheme="minorBidi"/>
              <w:noProof/>
              <w:color w:val="auto"/>
              <w:sz w:val="22"/>
              <w:szCs w:val="22"/>
            </w:rPr>
          </w:pPr>
          <w:ins w:id="5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"_Toc454399470"</w:instrText>
            </w:r>
            <w:r w:rsidRPr="00294D91">
              <w:rPr>
                <w:rStyle w:val="Hyperlink"/>
                <w:noProof/>
              </w:rPr>
              <w:instrText xml:space="preserve"> </w:instrText>
            </w:r>
            <w:r w:rsidRPr="00294D91">
              <w:rPr>
                <w:rStyle w:val="Hyperlink"/>
                <w:noProof/>
              </w:rPr>
              <w:fldChar w:fldCharType="separate"/>
            </w:r>
            <w:r w:rsidRPr="00294D91">
              <w:rPr>
                <w:rStyle w:val="Hyperlink"/>
                <w:noProof/>
              </w:rPr>
              <w:t>3.3.1.</w:t>
            </w:r>
            <w:r>
              <w:rPr>
                <w:rFonts w:asciiTheme="minorHAnsi" w:eastAsiaTheme="minorEastAsia" w:hAnsiTheme="minorHAnsi" w:cstheme="minorBidi"/>
                <w:noProof/>
                <w:color w:val="auto"/>
                <w:sz w:val="22"/>
                <w:szCs w:val="22"/>
              </w:rPr>
              <w:tab/>
            </w:r>
            <w:r w:rsidRPr="00294D91">
              <w:rPr>
                <w:rStyle w:val="Hyperlink"/>
                <w:noProof/>
              </w:rPr>
              <w:t>Arhitectura WebRTC</w:t>
            </w:r>
            <w:r>
              <w:rPr>
                <w:noProof/>
                <w:webHidden/>
              </w:rPr>
              <w:tab/>
            </w:r>
            <w:r>
              <w:rPr>
                <w:noProof/>
                <w:webHidden/>
              </w:rPr>
              <w:fldChar w:fldCharType="begin"/>
            </w:r>
            <w:r>
              <w:rPr>
                <w:noProof/>
                <w:webHidden/>
              </w:rPr>
              <w:instrText xml:space="preserve"> PAGEREF _Toc454399470 \h </w:instrText>
            </w:r>
          </w:ins>
          <w:r>
            <w:rPr>
              <w:noProof/>
              <w:webHidden/>
            </w:rPr>
          </w:r>
          <w:r>
            <w:rPr>
              <w:noProof/>
              <w:webHidden/>
            </w:rPr>
            <w:fldChar w:fldCharType="separate"/>
          </w:r>
          <w:ins w:id="57" w:author="Szabolcs Bene" w:date="2016-06-22T22:55:00Z">
            <w:r>
              <w:rPr>
                <w:noProof/>
                <w:webHidden/>
              </w:rPr>
              <w:t>13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58" w:author="Szabolcs Bene" w:date="2016-06-22T22:55:00Z"/>
              <w:rFonts w:asciiTheme="minorHAnsi" w:eastAsiaTheme="minorEastAsia" w:hAnsiTheme="minorHAnsi" w:cstheme="minorBidi"/>
              <w:noProof/>
              <w:color w:val="auto"/>
              <w:sz w:val="22"/>
              <w:szCs w:val="22"/>
            </w:rPr>
          </w:pPr>
          <w:ins w:id="5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"_Toc454399471"</w:instrText>
            </w:r>
            <w:r w:rsidRPr="00294D91">
              <w:rPr>
                <w:rStyle w:val="Hyperlink"/>
                <w:noProof/>
              </w:rPr>
              <w:instrText xml:space="preserve"> </w:instrText>
            </w:r>
            <w:r w:rsidRPr="00294D91">
              <w:rPr>
                <w:rStyle w:val="Hyperlink"/>
                <w:noProof/>
              </w:rPr>
              <w:fldChar w:fldCharType="separate"/>
            </w:r>
            <w:r w:rsidRPr="00294D91">
              <w:rPr>
                <w:rStyle w:val="Hyperlink"/>
                <w:noProof/>
              </w:rPr>
              <w:t>3.3.2.</w:t>
            </w:r>
            <w:r>
              <w:rPr>
                <w:rFonts w:asciiTheme="minorHAnsi" w:eastAsiaTheme="minorEastAsia" w:hAnsiTheme="minorHAnsi" w:cstheme="minorBidi"/>
                <w:noProof/>
                <w:color w:val="auto"/>
                <w:sz w:val="22"/>
                <w:szCs w:val="22"/>
              </w:rPr>
              <w:tab/>
            </w:r>
            <w:r w:rsidRPr="00294D91">
              <w:rPr>
                <w:rStyle w:val="Hyperlink"/>
                <w:noProof/>
              </w:rPr>
              <w:t>Media Path</w:t>
            </w:r>
            <w:r>
              <w:rPr>
                <w:noProof/>
                <w:webHidden/>
              </w:rPr>
              <w:tab/>
            </w:r>
            <w:r>
              <w:rPr>
                <w:noProof/>
                <w:webHidden/>
              </w:rPr>
              <w:fldChar w:fldCharType="begin"/>
            </w:r>
            <w:r>
              <w:rPr>
                <w:noProof/>
                <w:webHidden/>
              </w:rPr>
              <w:instrText xml:space="preserve"> PAGEREF _Toc454399471 \h </w:instrText>
            </w:r>
          </w:ins>
          <w:r>
            <w:rPr>
              <w:noProof/>
              <w:webHidden/>
            </w:rPr>
          </w:r>
          <w:r>
            <w:rPr>
              <w:noProof/>
              <w:webHidden/>
            </w:rPr>
            <w:fldChar w:fldCharType="separate"/>
          </w:r>
          <w:ins w:id="60" w:author="Szabolcs Bene" w:date="2016-06-22T22:55:00Z">
            <w:r>
              <w:rPr>
                <w:noProof/>
                <w:webHidden/>
              </w:rPr>
              <w:t>14</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61" w:author="Szabolcs Bene" w:date="2016-06-22T22:55:00Z"/>
              <w:rFonts w:asciiTheme="minorHAnsi" w:eastAsiaTheme="minorEastAsia" w:hAnsiTheme="minorHAnsi" w:cstheme="minorBidi"/>
              <w:noProof/>
              <w:color w:val="auto"/>
              <w:sz w:val="22"/>
              <w:szCs w:val="22"/>
            </w:rPr>
          </w:pPr>
          <w:ins w:id="6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"_Toc454399472"</w:instrText>
            </w:r>
            <w:r w:rsidRPr="00294D91">
              <w:rPr>
                <w:rStyle w:val="Hyperlink"/>
                <w:noProof/>
              </w:rPr>
              <w:instrText xml:space="preserve"> </w:instrText>
            </w:r>
            <w:r w:rsidRPr="00294D91">
              <w:rPr>
                <w:rStyle w:val="Hyperlink"/>
                <w:noProof/>
              </w:rPr>
              <w:fldChar w:fldCharType="separate"/>
            </w:r>
            <w:r w:rsidRPr="00294D91">
              <w:rPr>
                <w:rStyle w:val="Hyperlink"/>
                <w:noProof/>
              </w:rPr>
              <w:t>3.4.</w:t>
            </w:r>
            <w:r>
              <w:rPr>
                <w:rFonts w:asciiTheme="minorHAnsi" w:eastAsiaTheme="minorEastAsia" w:hAnsiTheme="minorHAnsi" w:cstheme="minorBidi"/>
                <w:noProof/>
                <w:color w:val="auto"/>
                <w:sz w:val="22"/>
                <w:szCs w:val="22"/>
              </w:rPr>
              <w:tab/>
            </w:r>
            <w:r w:rsidRPr="00294D91">
              <w:rPr>
                <w:rStyle w:val="Hyperlink"/>
                <w:noProof/>
              </w:rPr>
              <w:t>WebRTC vs WebSockets</w:t>
            </w:r>
            <w:r>
              <w:rPr>
                <w:noProof/>
                <w:webHidden/>
              </w:rPr>
              <w:tab/>
            </w:r>
            <w:r>
              <w:rPr>
                <w:noProof/>
                <w:webHidden/>
              </w:rPr>
              <w:fldChar w:fldCharType="begin"/>
            </w:r>
            <w:r>
              <w:rPr>
                <w:noProof/>
                <w:webHidden/>
              </w:rPr>
              <w:instrText xml:space="preserve"> PAGEREF _Toc454399472 \h </w:instrText>
            </w:r>
          </w:ins>
          <w:r>
            <w:rPr>
              <w:noProof/>
              <w:webHidden/>
            </w:rPr>
          </w:r>
          <w:r>
            <w:rPr>
              <w:noProof/>
              <w:webHidden/>
            </w:rPr>
            <w:fldChar w:fldCharType="separate"/>
          </w:r>
          <w:ins w:id="63" w:author="Szabolcs Bene" w:date="2016-06-22T22:55:00Z">
            <w:r>
              <w:rPr>
                <w:noProof/>
                <w:webHidden/>
              </w:rPr>
              <w:t>15</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64" w:author="Szabolcs Bene" w:date="2016-06-22T22:55:00Z"/>
              <w:rFonts w:asciiTheme="minorHAnsi" w:eastAsiaTheme="minorEastAsia" w:hAnsiTheme="minorHAnsi" w:cstheme="minorBidi"/>
              <w:noProof/>
              <w:color w:val="auto"/>
              <w:sz w:val="22"/>
              <w:szCs w:val="22"/>
            </w:rPr>
          </w:pPr>
          <w:ins w:id="6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"_Toc454399473"</w:instrText>
            </w:r>
            <w:r w:rsidRPr="00294D91">
              <w:rPr>
                <w:rStyle w:val="Hyperlink"/>
                <w:noProof/>
              </w:rPr>
              <w:instrText xml:space="preserve"> </w:instrText>
            </w:r>
            <w:r w:rsidRPr="00294D91">
              <w:rPr>
                <w:rStyle w:val="Hyperlink"/>
                <w:noProof/>
              </w:rPr>
              <w:fldChar w:fldCharType="separate"/>
            </w:r>
            <w:r w:rsidRPr="00294D91">
              <w:rPr>
                <w:rStyle w:val="Hyperlink"/>
                <w:noProof/>
              </w:rPr>
              <w:t>3.5.</w:t>
            </w:r>
            <w:r>
              <w:rPr>
                <w:rFonts w:asciiTheme="minorHAnsi" w:eastAsiaTheme="minorEastAsia" w:hAnsiTheme="minorHAnsi" w:cstheme="minorBidi"/>
                <w:noProof/>
                <w:color w:val="auto"/>
                <w:sz w:val="22"/>
                <w:szCs w:val="22"/>
              </w:rPr>
              <w:tab/>
            </w:r>
            <w:r w:rsidRPr="00294D91">
              <w:rPr>
                <w:rStyle w:val="Hyperlink"/>
                <w:noProof/>
              </w:rPr>
              <w:t>WebRTC API</w:t>
            </w:r>
            <w:r>
              <w:rPr>
                <w:noProof/>
                <w:webHidden/>
              </w:rPr>
              <w:tab/>
            </w:r>
            <w:r>
              <w:rPr>
                <w:noProof/>
                <w:webHidden/>
              </w:rPr>
              <w:fldChar w:fldCharType="begin"/>
            </w:r>
            <w:r>
              <w:rPr>
                <w:noProof/>
                <w:webHidden/>
              </w:rPr>
              <w:instrText xml:space="preserve"> PAGEREF _Toc454399473 \h </w:instrText>
            </w:r>
          </w:ins>
          <w:r>
            <w:rPr>
              <w:noProof/>
              <w:webHidden/>
            </w:rPr>
          </w:r>
          <w:r>
            <w:rPr>
              <w:noProof/>
              <w:webHidden/>
            </w:rPr>
            <w:fldChar w:fldCharType="separate"/>
          </w:r>
          <w:ins w:id="66" w:author="Szabolcs Bene" w:date="2016-06-22T22:55:00Z">
            <w:r>
              <w:rPr>
                <w:noProof/>
                <w:webHidden/>
              </w:rPr>
              <w:t>16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67" w:author="Szabolcs Bene" w:date="2016-06-22T22:55:00Z"/>
              <w:rFonts w:asciiTheme="minorHAnsi" w:eastAsiaTheme="minorEastAsia" w:hAnsiTheme="minorHAnsi" w:cstheme="minorBidi"/>
              <w:noProof/>
              <w:color w:val="auto"/>
              <w:sz w:val="22"/>
              <w:szCs w:val="22"/>
            </w:rPr>
          </w:pPr>
          <w:ins w:id="6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"_Toc454399474"</w:instrText>
            </w:r>
            <w:r w:rsidRPr="00294D91">
              <w:rPr>
                <w:rStyle w:val="Hyperlink"/>
                <w:noProof/>
              </w:rPr>
              <w:instrText xml:space="preserve"> </w:instrText>
            </w:r>
            <w:r w:rsidRPr="00294D91">
              <w:rPr>
                <w:rStyle w:val="Hyperlink"/>
                <w:noProof/>
              </w:rPr>
              <w:fldChar w:fldCharType="separate"/>
            </w:r>
            <w:r w:rsidRPr="00294D91">
              <w:rPr>
                <w:rStyle w:val="Hyperlink"/>
                <w:noProof/>
              </w:rPr>
              <w:t>3.5.1.</w:t>
            </w:r>
            <w:r>
              <w:rPr>
                <w:rFonts w:asciiTheme="minorHAnsi" w:eastAsiaTheme="minorEastAsia" w:hAnsiTheme="minorHAnsi" w:cstheme="minorBidi"/>
                <w:noProof/>
                <w:color w:val="auto"/>
                <w:sz w:val="22"/>
                <w:szCs w:val="22"/>
              </w:rPr>
              <w:tab/>
            </w:r>
            <w:r w:rsidRPr="00294D91">
              <w:rPr>
                <w:rStyle w:val="Hyperlink"/>
                <w:noProof/>
              </w:rPr>
              <w:t>Negocierea informațiilor de reţea</w:t>
            </w:r>
            <w:r>
              <w:rPr>
                <w:noProof/>
                <w:webHidden/>
              </w:rPr>
              <w:tab/>
            </w:r>
            <w:r>
              <w:rPr>
                <w:noProof/>
                <w:webHidden/>
              </w:rPr>
              <w:fldChar w:fldCharType="begin"/>
            </w:r>
            <w:r>
              <w:rPr>
                <w:noProof/>
                <w:webHidden/>
              </w:rPr>
              <w:instrText xml:space="preserve"> PAGEREF _Toc454399474 \h </w:instrText>
            </w:r>
          </w:ins>
          <w:r>
            <w:rPr>
              <w:noProof/>
              <w:webHidden/>
            </w:rPr>
          </w:r>
          <w:r>
            <w:rPr>
              <w:noProof/>
              <w:webHidden/>
            </w:rPr>
            <w:fldChar w:fldCharType="separate"/>
          </w:r>
          <w:ins w:id="69" w:author="Szabolcs Bene" w:date="2016-06-22T22:55:00Z">
            <w:r>
              <w:rPr>
                <w:noProof/>
                <w:webHidden/>
              </w:rPr>
              <w:t>17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70" w:author="Szabolcs Bene" w:date="2016-06-22T22:55:00Z"/>
              <w:rFonts w:asciiTheme="minorHAnsi" w:eastAsiaTheme="minorEastAsia" w:hAnsiTheme="minorHAnsi" w:cstheme="minorBidi"/>
              <w:noProof/>
              <w:color w:val="auto"/>
              <w:sz w:val="22"/>
              <w:szCs w:val="22"/>
            </w:rPr>
          </w:pPr>
          <w:ins w:id="7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"_Toc454399475"</w:instrText>
            </w:r>
            <w:r w:rsidRPr="00294D91">
              <w:rPr>
                <w:rStyle w:val="Hyperlink"/>
                <w:noProof/>
              </w:rPr>
              <w:instrText xml:space="preserve"> </w:instrText>
            </w:r>
            <w:r w:rsidRPr="00294D91">
              <w:rPr>
                <w:rStyle w:val="Hyperlink"/>
                <w:noProof/>
              </w:rPr>
              <w:fldChar w:fldCharType="separate"/>
            </w:r>
            <w:r w:rsidRPr="00294D91">
              <w:rPr>
                <w:rStyle w:val="Hyperlink"/>
                <w:noProof/>
              </w:rPr>
              <w:t>3.5.2.</w:t>
            </w:r>
            <w:r>
              <w:rPr>
                <w:rFonts w:asciiTheme="minorHAnsi" w:eastAsiaTheme="minorEastAsia" w:hAnsiTheme="minorHAnsi" w:cstheme="minorBidi"/>
                <w:noProof/>
                <w:color w:val="auto"/>
                <w:sz w:val="22"/>
                <w:szCs w:val="22"/>
              </w:rPr>
              <w:tab/>
            </w:r>
            <w:r w:rsidRPr="00294D91">
              <w:rPr>
                <w:rStyle w:val="Hyperlink"/>
                <w:noProof/>
              </w:rPr>
              <w:t>Stream API</w:t>
            </w:r>
            <w:r>
              <w:rPr>
                <w:noProof/>
                <w:webHidden/>
              </w:rPr>
              <w:tab/>
            </w:r>
            <w:r>
              <w:rPr>
                <w:noProof/>
                <w:webHidden/>
              </w:rPr>
              <w:fldChar w:fldCharType="begin"/>
            </w:r>
            <w:r>
              <w:rPr>
                <w:noProof/>
                <w:webHidden/>
              </w:rPr>
              <w:instrText xml:space="preserve"> PAGEREF _Toc454399475 \h </w:instrText>
            </w:r>
          </w:ins>
          <w:r>
            <w:rPr>
              <w:noProof/>
              <w:webHidden/>
            </w:rPr>
          </w:r>
          <w:r>
            <w:rPr>
              <w:noProof/>
              <w:webHidden/>
            </w:rPr>
            <w:fldChar w:fldCharType="separate"/>
          </w:r>
          <w:ins w:id="72" w:author="Szabolcs Bene" w:date="2016-06-22T22:55:00Z">
            <w:r>
              <w:rPr>
                <w:noProof/>
                <w:webHidden/>
              </w:rPr>
              <w:t>21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73" w:author="Szabolcs Bene" w:date="2016-06-22T22:55:00Z"/>
              <w:rFonts w:asciiTheme="minorHAnsi" w:eastAsiaTheme="minorEastAsia" w:hAnsiTheme="minorHAnsi" w:cstheme="minorBidi"/>
              <w:noProof/>
              <w:color w:val="auto"/>
              <w:sz w:val="22"/>
              <w:szCs w:val="22"/>
            </w:rPr>
          </w:pPr>
          <w:ins w:id="7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"_Toc454399476"</w:instrText>
            </w:r>
            <w:r w:rsidRPr="00294D91">
              <w:rPr>
                <w:rStyle w:val="Hyperlink"/>
                <w:noProof/>
              </w:rPr>
              <w:instrText xml:space="preserve"> </w:instrText>
            </w:r>
            <w:r w:rsidRPr="00294D91">
              <w:rPr>
                <w:rStyle w:val="Hyperlink"/>
                <w:noProof/>
              </w:rPr>
              <w:fldChar w:fldCharType="separate"/>
            </w:r>
            <w:r w:rsidRPr="00294D91">
              <w:rPr>
                <w:rStyle w:val="Hyperlink"/>
                <w:noProof/>
              </w:rPr>
              <w:t>3.5.3.</w:t>
            </w:r>
            <w:r>
              <w:rPr>
                <w:rFonts w:asciiTheme="minorHAnsi" w:eastAsiaTheme="minorEastAsia" w:hAnsiTheme="minorHAnsi" w:cstheme="minorBidi"/>
                <w:noProof/>
                <w:color w:val="auto"/>
                <w:sz w:val="22"/>
                <w:szCs w:val="22"/>
              </w:rPr>
              <w:tab/>
            </w:r>
            <w:r w:rsidRPr="00294D91">
              <w:rPr>
                <w:rStyle w:val="Hyperlink"/>
                <w:noProof/>
              </w:rPr>
              <w:t>PeerConnection API</w:t>
            </w:r>
            <w:r>
              <w:rPr>
                <w:noProof/>
                <w:webHidden/>
              </w:rPr>
              <w:tab/>
            </w:r>
            <w:r>
              <w:rPr>
                <w:noProof/>
                <w:webHidden/>
              </w:rPr>
              <w:fldChar w:fldCharType="begin"/>
            </w:r>
            <w:r>
              <w:rPr>
                <w:noProof/>
                <w:webHidden/>
              </w:rPr>
              <w:instrText xml:space="preserve"> PAGEREF _Toc454399476 \h </w:instrText>
            </w:r>
          </w:ins>
          <w:r>
            <w:rPr>
              <w:noProof/>
              <w:webHidden/>
            </w:rPr>
          </w:r>
          <w:r>
            <w:rPr>
              <w:noProof/>
              <w:webHidden/>
            </w:rPr>
            <w:fldChar w:fldCharType="separate"/>
          </w:r>
          <w:ins w:id="75" w:author="Szabolcs Bene" w:date="2016-06-22T22:55:00Z">
            <w:r>
              <w:rPr>
                <w:noProof/>
                <w:webHidden/>
              </w:rPr>
              <w:t>21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76" w:author="Szabolcs Bene" w:date="2016-06-22T22:55:00Z"/>
              <w:rFonts w:asciiTheme="minorHAnsi" w:eastAsiaTheme="minorEastAsia" w:hAnsiTheme="minorHAnsi" w:cstheme="minorBidi"/>
              <w:noProof/>
              <w:color w:val="auto"/>
              <w:sz w:val="22"/>
              <w:szCs w:val="22"/>
            </w:rPr>
          </w:pPr>
          <w:ins w:id="7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"_Toc454399477"</w:instrText>
            </w:r>
            <w:r w:rsidRPr="00294D91">
              <w:rPr>
                <w:rStyle w:val="Hyperlink"/>
                <w:noProof/>
              </w:rPr>
              <w:instrText xml:space="preserve"> </w:instrText>
            </w:r>
            <w:r w:rsidRPr="00294D91">
              <w:rPr>
                <w:rStyle w:val="Hyperlink"/>
                <w:noProof/>
              </w:rPr>
              <w:fldChar w:fldCharType="separate"/>
            </w:r>
            <w:r w:rsidRPr="00294D91">
              <w:rPr>
                <w:rStyle w:val="Hyperlink"/>
                <w:noProof/>
              </w:rPr>
              <w:t>3.5.4.</w:t>
            </w:r>
            <w:r>
              <w:rPr>
                <w:rFonts w:asciiTheme="minorHAnsi" w:eastAsiaTheme="minorEastAsia" w:hAnsiTheme="minorHAnsi" w:cstheme="minorBidi"/>
                <w:noProof/>
                <w:color w:val="auto"/>
                <w:sz w:val="22"/>
                <w:szCs w:val="22"/>
              </w:rPr>
              <w:tab/>
            </w:r>
            <w:r w:rsidRPr="00294D91">
              <w:rPr>
                <w:rStyle w:val="Hyperlink"/>
                <w:noProof/>
              </w:rPr>
              <w:t>Data Channel API</w:t>
            </w:r>
            <w:r>
              <w:rPr>
                <w:noProof/>
                <w:webHidden/>
              </w:rPr>
              <w:tab/>
            </w:r>
            <w:r>
              <w:rPr>
                <w:noProof/>
                <w:webHidden/>
              </w:rPr>
              <w:fldChar w:fldCharType="begin"/>
            </w:r>
            <w:r>
              <w:rPr>
                <w:noProof/>
                <w:webHidden/>
              </w:rPr>
              <w:instrText xml:space="preserve"> PAGEREF _Toc454399477 \h </w:instrText>
            </w:r>
          </w:ins>
          <w:r>
            <w:rPr>
              <w:noProof/>
              <w:webHidden/>
            </w:rPr>
          </w:r>
          <w:r>
            <w:rPr>
              <w:noProof/>
              <w:webHidden/>
            </w:rPr>
            <w:fldChar w:fldCharType="separate"/>
          </w:r>
          <w:ins w:id="78" w:author="Szabolcs Bene" w:date="2016-06-22T22:55:00Z">
            <w:r>
              <w:rPr>
                <w:noProof/>
                <w:webHidden/>
              </w:rPr>
              <w:t>21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79" w:author="Szabolcs Bene" w:date="2016-06-22T22:55:00Z"/>
              <w:rFonts w:asciiTheme="minorHAnsi" w:eastAsiaTheme="minorEastAsia" w:hAnsiTheme="minorHAnsi" w:cstheme="minorBidi"/>
              <w:noProof/>
              <w:color w:val="auto"/>
              <w:sz w:val="22"/>
              <w:szCs w:val="22"/>
            </w:rPr>
          </w:pPr>
          <w:ins w:id="8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"_Toc454399478"</w:instrText>
            </w:r>
            <w:r w:rsidRPr="00294D91">
              <w:rPr>
                <w:rStyle w:val="Hyperlink"/>
                <w:noProof/>
              </w:rPr>
              <w:instrText xml:space="preserve"> </w:instrText>
            </w:r>
            <w:r w:rsidRPr="00294D91">
              <w:rPr>
                <w:rStyle w:val="Hyperlink"/>
                <w:noProof/>
              </w:rPr>
              <w:fldChar w:fldCharType="separate"/>
            </w:r>
            <w:r w:rsidRPr="00294D91">
              <w:rPr>
                <w:rStyle w:val="Hyperlink"/>
                <w:noProof/>
              </w:rPr>
              <w:t>3.6.</w:t>
            </w:r>
            <w:r>
              <w:rPr>
                <w:rFonts w:asciiTheme="minorHAnsi" w:eastAsiaTheme="minorEastAsia" w:hAnsiTheme="minorHAnsi" w:cstheme="minorBidi"/>
                <w:noProof/>
                <w:color w:val="auto"/>
                <w:sz w:val="22"/>
                <w:szCs w:val="22"/>
              </w:rPr>
              <w:tab/>
            </w:r>
            <w:r w:rsidRPr="00294D91">
              <w:rPr>
                <w:rStyle w:val="Hyperlink"/>
                <w:noProof/>
              </w:rPr>
              <w:t>Sisteme similare</w:t>
            </w:r>
            <w:r>
              <w:rPr>
                <w:noProof/>
                <w:webHidden/>
              </w:rPr>
              <w:tab/>
            </w:r>
            <w:r>
              <w:rPr>
                <w:noProof/>
                <w:webHidden/>
              </w:rPr>
              <w:fldChar w:fldCharType="begin"/>
            </w:r>
            <w:r>
              <w:rPr>
                <w:noProof/>
                <w:webHidden/>
              </w:rPr>
              <w:instrText xml:space="preserve"> PAGEREF _Toc454399478 \h </w:instrText>
            </w:r>
          </w:ins>
          <w:r>
            <w:rPr>
              <w:noProof/>
              <w:webHidden/>
            </w:rPr>
          </w:r>
          <w:r>
            <w:rPr>
              <w:noProof/>
              <w:webHidden/>
            </w:rPr>
            <w:fldChar w:fldCharType="separate"/>
          </w:r>
          <w:ins w:id="81" w:author="Szabolcs Bene" w:date="2016-06-22T22:55:00Z">
            <w:r>
              <w:rPr>
                <w:noProof/>
                <w:webHidden/>
              </w:rPr>
              <w:t>22</w:t>
            </w:r>
            <w:r>
              <w:rPr>
                <w:noProof/>
                <w:webHidden/>
              </w:rPr>
              <w:fldChar w:fldCharType="end"/>
            </w:r>
            <w:r w:rsidRPr="00294D91">
              <w:rPr>
                <w:rStyle w:val="Hyperlink"/>
                <w:noProof/>
              </w:rPr>
              <w:fldChar w:fldCharType="end"/>
            </w:r>
          </w:ins>
        </w:p>
        <w:p w:rsidR="00A543F0" w:rsidRDefault="00A543F0">
          <w:pPr>
            <w:pStyle w:val="TOC1"/>
            <w:rPr>
              <w:ins w:id="82" w:author="Szabolcs Bene" w:date="2016-06-22T22:55:00Z"/>
              <w:rFonts w:asciiTheme="minorHAnsi" w:eastAsiaTheme="minorEastAsia" w:hAnsiTheme="minorHAnsi" w:cstheme="minorBidi"/>
              <w:b w:val="0"/>
              <w:color w:val="auto"/>
              <w:sz w:val="22"/>
              <w:szCs w:val="22"/>
            </w:rPr>
          </w:pPr>
          <w:ins w:id="83" w:author="Szabolcs Bene" w:date="2016-06-22T22:55:00Z">
            <w:r w:rsidRPr="00294D91">
              <w:rPr>
                <w:rStyle w:val="Hyperlink"/>
              </w:rPr>
              <w:fldChar w:fldCharType="begin"/>
            </w:r>
            <w:r w:rsidRPr="00294D91">
              <w:rPr>
                <w:rStyle w:val="Hyperlink"/>
              </w:rPr>
              <w:instrText xml:space="preserve"> </w:instrText>
            </w:r>
            <w:r>
              <w:instrText>HYPERLINK \l "_Toc454399479"</w:instrText>
            </w:r>
            <w:r w:rsidRPr="00294D91">
              <w:rPr>
                <w:rStyle w:val="Hyperlink"/>
              </w:rPr>
              <w:instrText xml:space="preserve"> </w:instrText>
            </w:r>
            <w:r w:rsidRPr="00294D91">
              <w:rPr>
                <w:rStyle w:val="Hyperlink"/>
              </w:rPr>
              <w:fldChar w:fldCharType="separate"/>
            </w:r>
            <w:r w:rsidRPr="00294D91">
              <w:rPr>
                <w:rStyle w:val="Hyperlink"/>
              </w:rPr>
              <w:t>Capitolul 4.</w:t>
            </w:r>
            <w:r>
              <w:rPr>
                <w:rFonts w:asciiTheme="minorHAnsi" w:eastAsiaTheme="minorEastAsia" w:hAnsiTheme="minorHAnsi" w:cstheme="minorBidi"/>
                <w:b w:val="0"/>
                <w:color w:val="auto"/>
                <w:sz w:val="22"/>
                <w:szCs w:val="22"/>
              </w:rPr>
              <w:tab/>
            </w:r>
            <w:r w:rsidRPr="00294D91">
              <w:rPr>
                <w:rStyle w:val="Hyperlink"/>
              </w:rPr>
              <w:t>Analiză și Fundamentare Teoretică</w:t>
            </w:r>
            <w:r>
              <w:rPr>
                <w:webHidden/>
              </w:rPr>
              <w:tab/>
            </w:r>
            <w:r>
              <w:rPr>
                <w:webHidden/>
              </w:rPr>
              <w:fldChar w:fldCharType="begin"/>
            </w:r>
            <w:r>
              <w:rPr>
                <w:webHidden/>
              </w:rPr>
              <w:instrText xml:space="preserve"> PAGEREF _Toc454399479 \h </w:instrText>
            </w:r>
          </w:ins>
          <w:r>
            <w:rPr>
              <w:webHidden/>
            </w:rPr>
          </w:r>
          <w:r>
            <w:rPr>
              <w:webHidden/>
            </w:rPr>
            <w:fldChar w:fldCharType="separate"/>
          </w:r>
          <w:ins w:id="84" w:author="Szabolcs Bene" w:date="2016-06-22T22:55:00Z">
            <w:r>
              <w:rPr>
                <w:webHidden/>
              </w:rPr>
              <w:t>25</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85" w:author="Szabolcs Bene" w:date="2016-06-22T22:55:00Z"/>
              <w:rFonts w:asciiTheme="minorHAnsi" w:eastAsiaTheme="minorEastAsia" w:hAnsiTheme="minorHAnsi" w:cstheme="minorBidi"/>
              <w:noProof/>
              <w:color w:val="auto"/>
              <w:sz w:val="22"/>
              <w:szCs w:val="22"/>
            </w:rPr>
          </w:pPr>
          <w:ins w:id="8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"_Toc454399480"</w:instrText>
            </w:r>
            <w:r w:rsidRPr="00294D91">
              <w:rPr>
                <w:rStyle w:val="Hyperlink"/>
                <w:noProof/>
              </w:rPr>
              <w:instrText xml:space="preserve"> </w:instrText>
            </w:r>
            <w:r w:rsidRPr="00294D91">
              <w:rPr>
                <w:rStyle w:val="Hyperlink"/>
                <w:noProof/>
              </w:rPr>
              <w:fldChar w:fldCharType="separate"/>
            </w:r>
            <w:r w:rsidRPr="00294D91">
              <w:rPr>
                <w:rStyle w:val="Hyperlink"/>
                <w:noProof/>
              </w:rPr>
              <w:t>4.1.</w:t>
            </w:r>
            <w:r>
              <w:rPr>
                <w:rFonts w:asciiTheme="minorHAnsi" w:eastAsiaTheme="minorEastAsia" w:hAnsiTheme="minorHAnsi" w:cstheme="minorBidi"/>
                <w:noProof/>
                <w:color w:val="auto"/>
                <w:sz w:val="22"/>
                <w:szCs w:val="22"/>
              </w:rPr>
              <w:tab/>
            </w:r>
            <w:r w:rsidRPr="00294D91">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_Toc454399480 \h </w:instrText>
            </w:r>
          </w:ins>
          <w:r>
            <w:rPr>
              <w:noProof/>
              <w:webHidden/>
            </w:rPr>
          </w:r>
          <w:r>
            <w:rPr>
              <w:noProof/>
              <w:webHidden/>
            </w:rPr>
            <w:fldChar w:fldCharType="separate"/>
          </w:r>
          <w:ins w:id="87" w:author="Szabolcs Bene" w:date="2016-06-22T22:55:00Z">
            <w:r>
              <w:rPr>
                <w:noProof/>
                <w:webHidden/>
              </w:rPr>
              <w:t>25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88" w:author="Szabolcs Bene" w:date="2016-06-22T22:55:00Z"/>
              <w:rFonts w:asciiTheme="minorHAnsi" w:eastAsiaTheme="minorEastAsia" w:hAnsiTheme="minorHAnsi" w:cstheme="minorBidi"/>
              <w:noProof/>
              <w:color w:val="auto"/>
              <w:sz w:val="22"/>
              <w:szCs w:val="22"/>
            </w:rPr>
          </w:pPr>
          <w:ins w:id="8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"_Toc454399481"</w:instrText>
            </w:r>
            <w:r w:rsidRPr="00294D91">
              <w:rPr>
                <w:rStyle w:val="Hyperlink"/>
                <w:noProof/>
              </w:rPr>
              <w:instrText xml:space="preserve"> </w:instrText>
            </w:r>
            <w:r w:rsidRPr="00294D91">
              <w:rPr>
                <w:rStyle w:val="Hyperlink"/>
                <w:noProof/>
              </w:rPr>
              <w:fldChar w:fldCharType="separate"/>
            </w:r>
            <w:r w:rsidRPr="00294D91">
              <w:rPr>
                <w:rStyle w:val="Hyperlink"/>
                <w:noProof/>
              </w:rPr>
              <w:t>4.1.1.</w:t>
            </w:r>
            <w:r>
              <w:rPr>
                <w:rFonts w:asciiTheme="minorHAnsi" w:eastAsiaTheme="minorEastAsia" w:hAnsiTheme="minorHAnsi" w:cstheme="minorBidi"/>
                <w:noProof/>
                <w:color w:val="auto"/>
                <w:sz w:val="22"/>
                <w:szCs w:val="22"/>
              </w:rPr>
              <w:tab/>
            </w:r>
            <w:r w:rsidRPr="00294D91">
              <w:rPr>
                <w:rStyle w:val="Hyperlink"/>
                <w:noProof/>
              </w:rPr>
              <w:t>PHP</w:t>
            </w:r>
            <w:r>
              <w:rPr>
                <w:noProof/>
                <w:webHidden/>
              </w:rPr>
              <w:tab/>
            </w:r>
            <w:r>
              <w:rPr>
                <w:noProof/>
                <w:webHidden/>
              </w:rPr>
              <w:fldChar w:fldCharType="begin"/>
            </w:r>
            <w:r>
              <w:rPr>
                <w:noProof/>
                <w:webHidden/>
              </w:rPr>
              <w:instrText xml:space="preserve"> PAGEREF _Toc454399481 \h </w:instrText>
            </w:r>
          </w:ins>
          <w:r>
            <w:rPr>
              <w:noProof/>
              <w:webHidden/>
            </w:rPr>
          </w:r>
          <w:r>
            <w:rPr>
              <w:noProof/>
              <w:webHidden/>
            </w:rPr>
            <w:fldChar w:fldCharType="separate"/>
          </w:r>
          <w:ins w:id="90" w:author="Szabolcs Bene" w:date="2016-06-22T22:55:00Z">
            <w:r>
              <w:rPr>
                <w:noProof/>
                <w:webHidden/>
              </w:rPr>
              <w:t>25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91" w:author="Szabolcs Bene" w:date="2016-06-22T22:55:00Z"/>
              <w:rFonts w:asciiTheme="minorHAnsi" w:eastAsiaTheme="minorEastAsia" w:hAnsiTheme="minorHAnsi" w:cstheme="minorBidi"/>
              <w:noProof/>
              <w:color w:val="auto"/>
              <w:sz w:val="22"/>
              <w:szCs w:val="22"/>
            </w:rPr>
          </w:pPr>
          <w:ins w:id="9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"_Toc454399482"</w:instrText>
            </w:r>
            <w:r w:rsidRPr="00294D91">
              <w:rPr>
                <w:rStyle w:val="Hyperlink"/>
                <w:noProof/>
              </w:rPr>
              <w:instrText xml:space="preserve"> </w:instrText>
            </w:r>
            <w:r w:rsidRPr="00294D91">
              <w:rPr>
                <w:rStyle w:val="Hyperlink"/>
                <w:noProof/>
              </w:rPr>
              <w:fldChar w:fldCharType="separate"/>
            </w:r>
            <w:r w:rsidRPr="00294D91">
              <w:rPr>
                <w:rStyle w:val="Hyperlink"/>
                <w:noProof/>
              </w:rPr>
              <w:t>4.1.2.</w:t>
            </w:r>
            <w:r>
              <w:rPr>
                <w:rFonts w:asciiTheme="minorHAnsi" w:eastAsiaTheme="minorEastAsia" w:hAnsiTheme="minorHAnsi" w:cstheme="minorBidi"/>
                <w:noProof/>
                <w:color w:val="auto"/>
                <w:sz w:val="22"/>
                <w:szCs w:val="22"/>
              </w:rPr>
              <w:tab/>
            </w:r>
            <w:r w:rsidRPr="00294D91">
              <w:rPr>
                <w:rStyle w:val="Hyperlink"/>
                <w:noProof/>
              </w:rPr>
              <w:t>JavaScript</w:t>
            </w:r>
            <w:r>
              <w:rPr>
                <w:noProof/>
                <w:webHidden/>
              </w:rPr>
              <w:tab/>
            </w:r>
            <w:r>
              <w:rPr>
                <w:noProof/>
                <w:webHidden/>
              </w:rPr>
              <w:fldChar w:fldCharType="begin"/>
            </w:r>
            <w:r>
              <w:rPr>
                <w:noProof/>
                <w:webHidden/>
              </w:rPr>
              <w:instrText xml:space="preserve"> PAGEREF _Toc454399482 \h </w:instrText>
            </w:r>
          </w:ins>
          <w:r>
            <w:rPr>
              <w:noProof/>
              <w:webHidden/>
            </w:rPr>
          </w:r>
          <w:r>
            <w:rPr>
              <w:noProof/>
              <w:webHidden/>
            </w:rPr>
            <w:fldChar w:fldCharType="separate"/>
          </w:r>
          <w:ins w:id="93" w:author="Szabolcs Bene" w:date="2016-06-22T22:55:00Z">
            <w:r>
              <w:rPr>
                <w:noProof/>
                <w:webHidden/>
              </w:rPr>
              <w:t>26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94" w:author="Szabolcs Bene" w:date="2016-06-22T22:55:00Z"/>
              <w:rFonts w:asciiTheme="minorHAnsi" w:eastAsiaTheme="minorEastAsia" w:hAnsiTheme="minorHAnsi" w:cstheme="minorBidi"/>
              <w:noProof/>
              <w:color w:val="auto"/>
              <w:sz w:val="22"/>
              <w:szCs w:val="22"/>
            </w:rPr>
          </w:pPr>
          <w:ins w:id="9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"_Toc454399483"</w:instrText>
            </w:r>
            <w:r w:rsidRPr="00294D91">
              <w:rPr>
                <w:rStyle w:val="Hyperlink"/>
                <w:noProof/>
              </w:rPr>
              <w:instrText xml:space="preserve"> </w:instrText>
            </w:r>
            <w:r w:rsidRPr="00294D91">
              <w:rPr>
                <w:rStyle w:val="Hyperlink"/>
                <w:noProof/>
              </w:rPr>
              <w:fldChar w:fldCharType="separate"/>
            </w:r>
            <w:r w:rsidRPr="00294D91">
              <w:rPr>
                <w:rStyle w:val="Hyperlink"/>
                <w:noProof/>
              </w:rPr>
              <w:t>4.1.3.</w:t>
            </w:r>
            <w:r>
              <w:rPr>
                <w:rFonts w:asciiTheme="minorHAnsi" w:eastAsiaTheme="minorEastAsia" w:hAnsiTheme="minorHAnsi" w:cstheme="minorBidi"/>
                <w:noProof/>
                <w:color w:val="auto"/>
                <w:sz w:val="22"/>
                <w:szCs w:val="22"/>
              </w:rPr>
              <w:tab/>
            </w:r>
            <w:r w:rsidRPr="00294D91">
              <w:rPr>
                <w:rStyle w:val="Hyperlink"/>
                <w:noProof/>
              </w:rPr>
              <w:t>HTML</w:t>
            </w:r>
            <w:r>
              <w:rPr>
                <w:noProof/>
                <w:webHidden/>
              </w:rPr>
              <w:tab/>
            </w:r>
            <w:r>
              <w:rPr>
                <w:noProof/>
                <w:webHidden/>
              </w:rPr>
              <w:fldChar w:fldCharType="begin"/>
            </w:r>
            <w:r>
              <w:rPr>
                <w:noProof/>
                <w:webHidden/>
              </w:rPr>
              <w:instrText xml:space="preserve"> PAGEREF _Toc454399483 \h </w:instrText>
            </w:r>
          </w:ins>
          <w:r>
            <w:rPr>
              <w:noProof/>
              <w:webHidden/>
            </w:rPr>
          </w:r>
          <w:r>
            <w:rPr>
              <w:noProof/>
              <w:webHidden/>
            </w:rPr>
            <w:fldChar w:fldCharType="separate"/>
          </w:r>
          <w:ins w:id="96" w:author="Szabolcs Bene" w:date="2016-06-22T22:55:00Z">
            <w:r>
              <w:rPr>
                <w:noProof/>
                <w:webHidden/>
              </w:rPr>
              <w:t>26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97" w:author="Szabolcs Bene" w:date="2016-06-22T22:55:00Z"/>
              <w:rFonts w:asciiTheme="minorHAnsi" w:eastAsiaTheme="minorEastAsia" w:hAnsiTheme="minorHAnsi" w:cstheme="minorBidi"/>
              <w:noProof/>
              <w:color w:val="auto"/>
              <w:sz w:val="22"/>
              <w:szCs w:val="22"/>
            </w:rPr>
          </w:pPr>
          <w:ins w:id="9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"_Toc454399484"</w:instrText>
            </w:r>
            <w:r w:rsidRPr="00294D91">
              <w:rPr>
                <w:rStyle w:val="Hyperlink"/>
                <w:noProof/>
              </w:rPr>
              <w:instrText xml:space="preserve"> </w:instrText>
            </w:r>
            <w:r w:rsidRPr="00294D91">
              <w:rPr>
                <w:rStyle w:val="Hyperlink"/>
                <w:noProof/>
              </w:rPr>
              <w:fldChar w:fldCharType="separate"/>
            </w:r>
            <w:r w:rsidRPr="00294D91">
              <w:rPr>
                <w:rStyle w:val="Hyperlink"/>
                <w:noProof/>
              </w:rPr>
              <w:t>4.1.4.</w:t>
            </w:r>
            <w:r>
              <w:rPr>
                <w:rFonts w:asciiTheme="minorHAnsi" w:eastAsiaTheme="minorEastAsia" w:hAnsiTheme="minorHAnsi" w:cstheme="minorBidi"/>
                <w:noProof/>
                <w:color w:val="auto"/>
                <w:sz w:val="22"/>
                <w:szCs w:val="22"/>
              </w:rPr>
              <w:tab/>
            </w:r>
            <w:r w:rsidRPr="00294D91">
              <w:rPr>
                <w:rStyle w:val="Hyperlink"/>
                <w:noProof/>
              </w:rPr>
              <w:t>CSS</w:t>
            </w:r>
            <w:r>
              <w:rPr>
                <w:noProof/>
                <w:webHidden/>
              </w:rPr>
              <w:tab/>
            </w:r>
            <w:r>
              <w:rPr>
                <w:noProof/>
                <w:webHidden/>
              </w:rPr>
              <w:fldChar w:fldCharType="begin"/>
            </w:r>
            <w:r>
              <w:rPr>
                <w:noProof/>
                <w:webHidden/>
              </w:rPr>
              <w:instrText xml:space="preserve"> PAGEREF _Toc454399484 \h </w:instrText>
            </w:r>
          </w:ins>
          <w:r>
            <w:rPr>
              <w:noProof/>
              <w:webHidden/>
            </w:rPr>
          </w:r>
          <w:r>
            <w:rPr>
              <w:noProof/>
              <w:webHidden/>
            </w:rPr>
            <w:fldChar w:fldCharType="separate"/>
          </w:r>
          <w:ins w:id="99" w:author="Szabolcs Bene" w:date="2016-06-22T22:55:00Z">
            <w:r>
              <w:rPr>
                <w:noProof/>
                <w:webHidden/>
              </w:rPr>
              <w:t>27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00" w:author="Szabolcs Bene" w:date="2016-06-22T22:55:00Z"/>
              <w:rFonts w:asciiTheme="minorHAnsi" w:eastAsiaTheme="minorEastAsia" w:hAnsiTheme="minorHAnsi" w:cstheme="minorBidi"/>
              <w:noProof/>
              <w:color w:val="auto"/>
              <w:sz w:val="22"/>
              <w:szCs w:val="22"/>
            </w:rPr>
          </w:pPr>
          <w:ins w:id="10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"_Toc454399485"</w:instrText>
            </w:r>
            <w:r w:rsidRPr="00294D91">
              <w:rPr>
                <w:rStyle w:val="Hyperlink"/>
                <w:noProof/>
              </w:rPr>
              <w:instrText xml:space="preserve"> </w:instrText>
            </w:r>
            <w:r w:rsidRPr="00294D91">
              <w:rPr>
                <w:rStyle w:val="Hyperlink"/>
                <w:noProof/>
              </w:rPr>
              <w:fldChar w:fldCharType="separate"/>
            </w:r>
            <w:r w:rsidRPr="00294D91">
              <w:rPr>
                <w:rStyle w:val="Hyperlink"/>
                <w:noProof/>
              </w:rPr>
              <w:t>4.1.5.</w:t>
            </w:r>
            <w:r>
              <w:rPr>
                <w:rFonts w:asciiTheme="minorHAnsi" w:eastAsiaTheme="minorEastAsia" w:hAnsiTheme="minorHAnsi" w:cstheme="minorBidi"/>
                <w:noProof/>
                <w:color w:val="auto"/>
                <w:sz w:val="22"/>
                <w:szCs w:val="22"/>
              </w:rPr>
              <w:tab/>
            </w:r>
            <w:r w:rsidRPr="00294D91">
              <w:rPr>
                <w:rStyle w:val="Hyperlink"/>
                <w:noProof/>
              </w:rPr>
              <w:t>GitHub</w:t>
            </w:r>
            <w:r>
              <w:rPr>
                <w:noProof/>
                <w:webHidden/>
              </w:rPr>
              <w:tab/>
            </w:r>
            <w:r>
              <w:rPr>
                <w:noProof/>
                <w:webHidden/>
              </w:rPr>
              <w:fldChar w:fldCharType="begin"/>
            </w:r>
            <w:r>
              <w:rPr>
                <w:noProof/>
                <w:webHidden/>
              </w:rPr>
              <w:instrText xml:space="preserve"> PAGEREF _Toc454399485 \h </w:instrText>
            </w:r>
          </w:ins>
          <w:r>
            <w:rPr>
              <w:noProof/>
              <w:webHidden/>
            </w:rPr>
          </w:r>
          <w:r>
            <w:rPr>
              <w:noProof/>
              <w:webHidden/>
            </w:rPr>
            <w:fldChar w:fldCharType="separate"/>
          </w:r>
          <w:ins w:id="102" w:author="Szabolcs Bene" w:date="2016-06-22T22:55:00Z">
            <w:r>
              <w:rPr>
                <w:noProof/>
                <w:webHidden/>
              </w:rPr>
              <w:t>28</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03" w:author="Szabolcs Bene" w:date="2016-06-22T22:55:00Z"/>
              <w:rFonts w:asciiTheme="minorHAnsi" w:eastAsiaTheme="minorEastAsia" w:hAnsiTheme="minorHAnsi" w:cstheme="minorBidi"/>
              <w:noProof/>
              <w:color w:val="auto"/>
              <w:sz w:val="22"/>
              <w:szCs w:val="22"/>
            </w:rPr>
          </w:pPr>
          <w:ins w:id="104" w:author="Szabolcs Bene" w:date="2016-06-22T22:55:00Z">
            <w:r w:rsidRPr="00294D91">
              <w:rPr>
                <w:rStyle w:val="Hyperlink"/>
                <w:noProof/>
              </w:rPr>
              <w:lastRenderedPageBreak/>
              <w:fldChar w:fldCharType="begin"/>
            </w:r>
            <w:r w:rsidRPr="00294D91">
              <w:rPr>
                <w:rStyle w:val="Hyperlink"/>
                <w:noProof/>
              </w:rPr>
              <w:instrText xml:space="preserve"> </w:instrText>
            </w:r>
            <w:r>
              <w:rPr>
                <w:noProof/>
              </w:rPr>
              <w:instrText>HYPERLINK \l "_Toc454399486"</w:instrText>
            </w:r>
            <w:r w:rsidRPr="00294D91">
              <w:rPr>
                <w:rStyle w:val="Hyperlink"/>
                <w:noProof/>
              </w:rPr>
              <w:instrText xml:space="preserve"> </w:instrText>
            </w:r>
            <w:r w:rsidRPr="00294D91">
              <w:rPr>
                <w:rStyle w:val="Hyperlink"/>
                <w:noProof/>
              </w:rPr>
              <w:fldChar w:fldCharType="separate"/>
            </w:r>
            <w:r w:rsidRPr="00294D91">
              <w:rPr>
                <w:rStyle w:val="Hyperlink"/>
                <w:noProof/>
              </w:rPr>
              <w:t>4.1.6.</w:t>
            </w:r>
            <w:r>
              <w:rPr>
                <w:rFonts w:asciiTheme="minorHAnsi" w:eastAsiaTheme="minorEastAsia" w:hAnsiTheme="minorHAnsi" w:cstheme="minorBidi"/>
                <w:noProof/>
                <w:color w:val="auto"/>
                <w:sz w:val="22"/>
                <w:szCs w:val="22"/>
              </w:rPr>
              <w:tab/>
            </w:r>
            <w:r w:rsidRPr="00294D91">
              <w:rPr>
                <w:rStyle w:val="Hyperlink"/>
                <w:noProof/>
              </w:rPr>
              <w:t>Apache Server</w:t>
            </w:r>
            <w:r>
              <w:rPr>
                <w:noProof/>
                <w:webHidden/>
              </w:rPr>
              <w:tab/>
            </w:r>
            <w:r>
              <w:rPr>
                <w:noProof/>
                <w:webHidden/>
              </w:rPr>
              <w:fldChar w:fldCharType="begin"/>
            </w:r>
            <w:r>
              <w:rPr>
                <w:noProof/>
                <w:webHidden/>
              </w:rPr>
              <w:instrText xml:space="preserve"> PAGEREF _Toc454399486 \h </w:instrText>
            </w:r>
          </w:ins>
          <w:r>
            <w:rPr>
              <w:noProof/>
              <w:webHidden/>
            </w:rPr>
          </w:r>
          <w:r>
            <w:rPr>
              <w:noProof/>
              <w:webHidden/>
            </w:rPr>
            <w:fldChar w:fldCharType="separate"/>
          </w:r>
          <w:ins w:id="105" w:author="Szabolcs Bene" w:date="2016-06-22T22:55:00Z">
            <w:r>
              <w:rPr>
                <w:noProof/>
                <w:webHidden/>
              </w:rPr>
              <w:t>28</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06" w:author="Szabolcs Bene" w:date="2016-06-22T22:55:00Z"/>
              <w:rFonts w:asciiTheme="minorHAnsi" w:eastAsiaTheme="minorEastAsia" w:hAnsiTheme="minorHAnsi" w:cstheme="minorBidi"/>
              <w:noProof/>
              <w:color w:val="auto"/>
              <w:sz w:val="22"/>
              <w:szCs w:val="22"/>
            </w:rPr>
          </w:pPr>
          <w:ins w:id="10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"_Toc454399487"</w:instrText>
            </w:r>
            <w:r w:rsidRPr="00294D91">
              <w:rPr>
                <w:rStyle w:val="Hyperlink"/>
                <w:noProof/>
              </w:rPr>
              <w:instrText xml:space="preserve"> </w:instrText>
            </w:r>
            <w:r w:rsidRPr="00294D91">
              <w:rPr>
                <w:rStyle w:val="Hyperlink"/>
                <w:noProof/>
              </w:rPr>
              <w:fldChar w:fldCharType="separate"/>
            </w:r>
            <w:r w:rsidRPr="00294D91">
              <w:rPr>
                <w:rStyle w:val="Hyperlink"/>
                <w:noProof/>
              </w:rPr>
              <w:t>4.1.7.</w:t>
            </w:r>
            <w:r>
              <w:rPr>
                <w:rFonts w:asciiTheme="minorHAnsi" w:eastAsiaTheme="minorEastAsia" w:hAnsiTheme="minorHAnsi" w:cstheme="minorBidi"/>
                <w:noProof/>
                <w:color w:val="auto"/>
                <w:sz w:val="22"/>
                <w:szCs w:val="22"/>
              </w:rPr>
              <w:tab/>
            </w:r>
            <w:r w:rsidRPr="00294D91">
              <w:rPr>
                <w:rStyle w:val="Hyperlink"/>
                <w:noProof/>
              </w:rPr>
              <w:t>XAMPP</w:t>
            </w:r>
            <w:r>
              <w:rPr>
                <w:noProof/>
                <w:webHidden/>
              </w:rPr>
              <w:tab/>
            </w:r>
            <w:r>
              <w:rPr>
                <w:noProof/>
                <w:webHidden/>
              </w:rPr>
              <w:fldChar w:fldCharType="begin"/>
            </w:r>
            <w:r>
              <w:rPr>
                <w:noProof/>
                <w:webHidden/>
              </w:rPr>
              <w:instrText xml:space="preserve"> PAGEREF _Toc454399487 \h </w:instrText>
            </w:r>
          </w:ins>
          <w:r>
            <w:rPr>
              <w:noProof/>
              <w:webHidden/>
            </w:rPr>
          </w:r>
          <w:r>
            <w:rPr>
              <w:noProof/>
              <w:webHidden/>
            </w:rPr>
            <w:fldChar w:fldCharType="separate"/>
          </w:r>
          <w:ins w:id="108" w:author="Szabolcs Bene" w:date="2016-06-22T22:55:00Z">
            <w:r>
              <w:rPr>
                <w:noProof/>
                <w:webHidden/>
              </w:rPr>
              <w:t>29</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09" w:author="Szabolcs Bene" w:date="2016-06-22T22:55:00Z"/>
              <w:rFonts w:asciiTheme="minorHAnsi" w:eastAsiaTheme="minorEastAsia" w:hAnsiTheme="minorHAnsi" w:cstheme="minorBidi"/>
              <w:noProof/>
              <w:color w:val="auto"/>
              <w:sz w:val="22"/>
              <w:szCs w:val="22"/>
            </w:rPr>
          </w:pPr>
          <w:ins w:id="11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"_Toc454399488"</w:instrText>
            </w:r>
            <w:r w:rsidRPr="00294D91">
              <w:rPr>
                <w:rStyle w:val="Hyperlink"/>
                <w:noProof/>
              </w:rPr>
              <w:instrText xml:space="preserve"> </w:instrText>
            </w:r>
            <w:r w:rsidRPr="00294D91">
              <w:rPr>
                <w:rStyle w:val="Hyperlink"/>
                <w:noProof/>
              </w:rPr>
              <w:fldChar w:fldCharType="separate"/>
            </w:r>
            <w:r w:rsidRPr="00294D91">
              <w:rPr>
                <w:rStyle w:val="Hyperlink"/>
                <w:noProof/>
              </w:rPr>
              <w:t>4.2.</w:t>
            </w:r>
            <w:r>
              <w:rPr>
                <w:rFonts w:asciiTheme="minorHAnsi" w:eastAsiaTheme="minorEastAsia" w:hAnsiTheme="minorHAnsi" w:cstheme="minorBidi"/>
                <w:noProof/>
                <w:color w:val="auto"/>
                <w:sz w:val="22"/>
                <w:szCs w:val="22"/>
              </w:rPr>
              <w:tab/>
            </w:r>
            <w:r w:rsidRPr="00294D91">
              <w:rPr>
                <w:rStyle w:val="Hyperlink"/>
                <w:noProof/>
              </w:rPr>
              <w:t>Cerințele sistemului</w:t>
            </w:r>
            <w:r>
              <w:rPr>
                <w:noProof/>
                <w:webHidden/>
              </w:rPr>
              <w:tab/>
            </w:r>
            <w:r>
              <w:rPr>
                <w:noProof/>
                <w:webHidden/>
              </w:rPr>
              <w:fldChar w:fldCharType="begin"/>
            </w:r>
            <w:r>
              <w:rPr>
                <w:noProof/>
                <w:webHidden/>
              </w:rPr>
              <w:instrText xml:space="preserve"> PAGEREF _Toc454399488 \h </w:instrText>
            </w:r>
          </w:ins>
          <w:r>
            <w:rPr>
              <w:noProof/>
              <w:webHidden/>
            </w:rPr>
          </w:r>
          <w:r>
            <w:rPr>
              <w:noProof/>
              <w:webHidden/>
            </w:rPr>
            <w:fldChar w:fldCharType="separate"/>
          </w:r>
          <w:ins w:id="111" w:author="Szabolcs Bene" w:date="2016-06-22T22:55:00Z">
            <w:r>
              <w:rPr>
                <w:noProof/>
                <w:webHidden/>
              </w:rPr>
              <w:t>29</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12" w:author="Szabolcs Bene" w:date="2016-06-22T22:55:00Z"/>
              <w:rFonts w:asciiTheme="minorHAnsi" w:eastAsiaTheme="minorEastAsia" w:hAnsiTheme="minorHAnsi" w:cstheme="minorBidi"/>
              <w:noProof/>
              <w:color w:val="auto"/>
              <w:sz w:val="22"/>
              <w:szCs w:val="22"/>
            </w:rPr>
          </w:pPr>
          <w:ins w:id="11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"_Toc454399489"</w:instrText>
            </w:r>
            <w:r w:rsidRPr="00294D91">
              <w:rPr>
                <w:rStyle w:val="Hyperlink"/>
                <w:noProof/>
              </w:rPr>
              <w:instrText xml:space="preserve"> </w:instrText>
            </w:r>
            <w:r w:rsidRPr="00294D91">
              <w:rPr>
                <w:rStyle w:val="Hyperlink"/>
                <w:noProof/>
              </w:rPr>
              <w:fldChar w:fldCharType="separate"/>
            </w:r>
            <w:r w:rsidRPr="00294D91">
              <w:rPr>
                <w:rStyle w:val="Hyperlink"/>
                <w:noProof/>
              </w:rPr>
              <w:t>4.2.1.</w:t>
            </w:r>
            <w:r>
              <w:rPr>
                <w:rFonts w:asciiTheme="minorHAnsi" w:eastAsiaTheme="minorEastAsia" w:hAnsiTheme="minorHAnsi" w:cstheme="minorBidi"/>
                <w:noProof/>
                <w:color w:val="auto"/>
                <w:sz w:val="22"/>
                <w:szCs w:val="22"/>
              </w:rPr>
              <w:tab/>
            </w:r>
            <w:r w:rsidRPr="00294D91">
              <w:rPr>
                <w:rStyle w:val="Hyperlink"/>
                <w:noProof/>
              </w:rPr>
              <w:t>Cerinte funcționale</w:t>
            </w:r>
            <w:r>
              <w:rPr>
                <w:noProof/>
                <w:webHidden/>
              </w:rPr>
              <w:tab/>
            </w:r>
            <w:r>
              <w:rPr>
                <w:noProof/>
                <w:webHidden/>
              </w:rPr>
              <w:fldChar w:fldCharType="begin"/>
            </w:r>
            <w:r>
              <w:rPr>
                <w:noProof/>
                <w:webHidden/>
              </w:rPr>
              <w:instrText xml:space="preserve"> PAGEREF _Toc454399489 \h </w:instrText>
            </w:r>
          </w:ins>
          <w:r>
            <w:rPr>
              <w:noProof/>
              <w:webHidden/>
            </w:rPr>
          </w:r>
          <w:r>
            <w:rPr>
              <w:noProof/>
              <w:webHidden/>
            </w:rPr>
            <w:fldChar w:fldCharType="separate"/>
          </w:r>
          <w:ins w:id="114" w:author="Szabolcs Bene" w:date="2016-06-22T22:55:00Z">
            <w:r>
              <w:rPr>
                <w:noProof/>
                <w:webHidden/>
              </w:rPr>
              <w:t>30</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15" w:author="Szabolcs Bene" w:date="2016-06-22T22:55:00Z"/>
              <w:rFonts w:asciiTheme="minorHAnsi" w:eastAsiaTheme="minorEastAsia" w:hAnsiTheme="minorHAnsi" w:cstheme="minorBidi"/>
              <w:noProof/>
              <w:color w:val="auto"/>
              <w:sz w:val="22"/>
              <w:szCs w:val="22"/>
            </w:rPr>
          </w:pPr>
          <w:ins w:id="11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"_Toc454399490"</w:instrText>
            </w:r>
            <w:r w:rsidRPr="00294D91">
              <w:rPr>
                <w:rStyle w:val="Hyperlink"/>
                <w:noProof/>
              </w:rPr>
              <w:instrText xml:space="preserve"> </w:instrText>
            </w:r>
            <w:r w:rsidRPr="00294D91">
              <w:rPr>
                <w:rStyle w:val="Hyperlink"/>
                <w:noProof/>
              </w:rPr>
              <w:fldChar w:fldCharType="separate"/>
            </w:r>
            <w:r w:rsidRPr="00294D91">
              <w:rPr>
                <w:rStyle w:val="Hyperlink"/>
                <w:noProof/>
              </w:rPr>
              <w:t>4.2.2.</w:t>
            </w:r>
            <w:r>
              <w:rPr>
                <w:rFonts w:asciiTheme="minorHAnsi" w:eastAsiaTheme="minorEastAsia" w:hAnsiTheme="minorHAnsi" w:cstheme="minorBidi"/>
                <w:noProof/>
                <w:color w:val="auto"/>
                <w:sz w:val="22"/>
                <w:szCs w:val="22"/>
              </w:rPr>
              <w:tab/>
            </w:r>
            <w:r w:rsidRPr="00294D91">
              <w:rPr>
                <w:rStyle w:val="Hyperlink"/>
                <w:noProof/>
              </w:rPr>
              <w:t>Cerinte non-funcționale</w:t>
            </w:r>
            <w:r>
              <w:rPr>
                <w:noProof/>
                <w:webHidden/>
              </w:rPr>
              <w:tab/>
            </w:r>
            <w:r>
              <w:rPr>
                <w:noProof/>
                <w:webHidden/>
              </w:rPr>
              <w:fldChar w:fldCharType="begin"/>
            </w:r>
            <w:r>
              <w:rPr>
                <w:noProof/>
                <w:webHidden/>
              </w:rPr>
              <w:instrText xml:space="preserve"> PAGEREF _Toc454399490 \h </w:instrText>
            </w:r>
          </w:ins>
          <w:r>
            <w:rPr>
              <w:noProof/>
              <w:webHidden/>
            </w:rPr>
          </w:r>
          <w:r>
            <w:rPr>
              <w:noProof/>
              <w:webHidden/>
            </w:rPr>
            <w:fldChar w:fldCharType="separate"/>
          </w:r>
          <w:ins w:id="117" w:author="Szabolcs Bene" w:date="2016-06-22T22:55:00Z">
            <w:r>
              <w:rPr>
                <w:noProof/>
                <w:webHidden/>
              </w:rPr>
              <w:t>31</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18" w:author="Szabolcs Bene" w:date="2016-06-22T22:55:00Z"/>
              <w:rFonts w:asciiTheme="minorHAnsi" w:eastAsiaTheme="minorEastAsia" w:hAnsiTheme="minorHAnsi" w:cstheme="minorBidi"/>
              <w:noProof/>
              <w:color w:val="auto"/>
              <w:sz w:val="22"/>
              <w:szCs w:val="22"/>
            </w:rPr>
          </w:pPr>
          <w:ins w:id="11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"_Toc454399491"</w:instrText>
            </w:r>
            <w:r w:rsidRPr="00294D91">
              <w:rPr>
                <w:rStyle w:val="Hyperlink"/>
                <w:noProof/>
              </w:rPr>
              <w:instrText xml:space="preserve"> </w:instrText>
            </w:r>
            <w:r w:rsidRPr="00294D91">
              <w:rPr>
                <w:rStyle w:val="Hyperlink"/>
                <w:noProof/>
              </w:rPr>
              <w:fldChar w:fldCharType="separate"/>
            </w:r>
            <w:r w:rsidRPr="00294D91">
              <w:rPr>
                <w:rStyle w:val="Hyperlink"/>
                <w:noProof/>
              </w:rPr>
              <w:t>4.3.</w:t>
            </w:r>
            <w:r>
              <w:rPr>
                <w:rFonts w:asciiTheme="minorHAnsi" w:eastAsiaTheme="minorEastAsia" w:hAnsiTheme="minorHAnsi" w:cstheme="minorBidi"/>
                <w:noProof/>
                <w:color w:val="auto"/>
                <w:sz w:val="22"/>
                <w:szCs w:val="22"/>
              </w:rPr>
              <w:tab/>
            </w:r>
            <w:r w:rsidRPr="00294D91">
              <w:rPr>
                <w:rStyle w:val="Hyperlink"/>
                <w:noProof/>
              </w:rPr>
              <w:t>Cazuri de utilizare</w:t>
            </w:r>
            <w:r>
              <w:rPr>
                <w:noProof/>
                <w:webHidden/>
              </w:rPr>
              <w:tab/>
            </w:r>
            <w:r>
              <w:rPr>
                <w:noProof/>
                <w:webHidden/>
              </w:rPr>
              <w:fldChar w:fldCharType="begin"/>
            </w:r>
            <w:r>
              <w:rPr>
                <w:noProof/>
                <w:webHidden/>
              </w:rPr>
              <w:instrText xml:space="preserve"> PAGEREF _Toc454399491 \h </w:instrText>
            </w:r>
          </w:ins>
          <w:r>
            <w:rPr>
              <w:noProof/>
              <w:webHidden/>
            </w:rPr>
          </w:r>
          <w:r>
            <w:rPr>
              <w:noProof/>
              <w:webHidden/>
            </w:rPr>
            <w:fldChar w:fldCharType="separate"/>
          </w:r>
          <w:ins w:id="120" w:author="Szabolcs Bene" w:date="2016-06-22T22:55:00Z">
            <w:r>
              <w:rPr>
                <w:noProof/>
                <w:webHidden/>
              </w:rPr>
              <w:t>32</w:t>
            </w:r>
            <w:r>
              <w:rPr>
                <w:noProof/>
                <w:webHidden/>
              </w:rPr>
              <w:fldChar w:fldCharType="end"/>
            </w:r>
            <w:r w:rsidRPr="00294D91">
              <w:rPr>
                <w:rStyle w:val="Hyperlink"/>
                <w:noProof/>
              </w:rPr>
              <w:fldChar w:fldCharType="end"/>
            </w:r>
          </w:ins>
        </w:p>
        <w:p w:rsidR="00A543F0" w:rsidRDefault="00A543F0">
          <w:pPr>
            <w:pStyle w:val="TOC1"/>
            <w:rPr>
              <w:ins w:id="121" w:author="Szabolcs Bene" w:date="2016-06-22T22:55:00Z"/>
              <w:rFonts w:asciiTheme="minorHAnsi" w:eastAsiaTheme="minorEastAsia" w:hAnsiTheme="minorHAnsi" w:cstheme="minorBidi"/>
              <w:b w:val="0"/>
              <w:color w:val="auto"/>
              <w:sz w:val="22"/>
              <w:szCs w:val="22"/>
            </w:rPr>
          </w:pPr>
          <w:ins w:id="122" w:author="Szabolcs Bene" w:date="2016-06-22T22:55:00Z">
            <w:r w:rsidRPr="00294D91">
              <w:rPr>
                <w:rStyle w:val="Hyperlink"/>
              </w:rPr>
              <w:fldChar w:fldCharType="begin"/>
            </w:r>
            <w:r w:rsidRPr="00294D91">
              <w:rPr>
                <w:rStyle w:val="Hyperlink"/>
              </w:rPr>
              <w:instrText xml:space="preserve"> </w:instrText>
            </w:r>
            <w:r>
              <w:instrText>HYPERLINK \l "_Toc454399492"</w:instrText>
            </w:r>
            <w:r w:rsidRPr="00294D91">
              <w:rPr>
                <w:rStyle w:val="Hyperlink"/>
              </w:rPr>
              <w:instrText xml:space="preserve"> </w:instrText>
            </w:r>
            <w:r w:rsidRPr="00294D91">
              <w:rPr>
                <w:rStyle w:val="Hyperlink"/>
              </w:rPr>
              <w:fldChar w:fldCharType="separate"/>
            </w:r>
            <w:r w:rsidRPr="00294D91">
              <w:rPr>
                <w:rStyle w:val="Hyperlink"/>
              </w:rPr>
              <w:t>Capitolul 5.</w:t>
            </w:r>
            <w:r>
              <w:rPr>
                <w:rFonts w:asciiTheme="minorHAnsi" w:eastAsiaTheme="minorEastAsia" w:hAnsiTheme="minorHAnsi" w:cstheme="minorBidi"/>
                <w:b w:val="0"/>
                <w:color w:val="auto"/>
                <w:sz w:val="22"/>
                <w:szCs w:val="22"/>
              </w:rPr>
              <w:tab/>
            </w:r>
            <w:r w:rsidRPr="00294D91">
              <w:rPr>
                <w:rStyle w:val="Hyperlink"/>
              </w:rPr>
              <w:t>Proiectare de Detaliu și Implementare</w:t>
            </w:r>
            <w:r>
              <w:rPr>
                <w:webHidden/>
              </w:rPr>
              <w:tab/>
            </w:r>
            <w:r>
              <w:rPr>
                <w:webHidden/>
              </w:rPr>
              <w:fldChar w:fldCharType="begin"/>
            </w:r>
            <w:r>
              <w:rPr>
                <w:webHidden/>
              </w:rPr>
              <w:instrText xml:space="preserve"> PAGEREF _Toc454399492 \h </w:instrText>
            </w:r>
          </w:ins>
          <w:r>
            <w:rPr>
              <w:webHidden/>
            </w:rPr>
          </w:r>
          <w:r>
            <w:rPr>
              <w:webHidden/>
            </w:rPr>
            <w:fldChar w:fldCharType="separate"/>
          </w:r>
          <w:ins w:id="123" w:author="Szabolcs Bene" w:date="2016-06-22T22:55:00Z">
            <w:r>
              <w:rPr>
                <w:webHidden/>
              </w:rPr>
              <w:t>36</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124" w:author="Szabolcs Bene" w:date="2016-06-22T22:55:00Z"/>
              <w:rFonts w:asciiTheme="minorHAnsi" w:eastAsiaTheme="minorEastAsia" w:hAnsiTheme="minorHAnsi" w:cstheme="minorBidi"/>
              <w:noProof/>
              <w:color w:val="auto"/>
              <w:sz w:val="22"/>
              <w:szCs w:val="22"/>
            </w:rPr>
          </w:pPr>
          <w:ins w:id="12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"_Toc454399493"</w:instrText>
            </w:r>
            <w:r w:rsidRPr="00294D91">
              <w:rPr>
                <w:rStyle w:val="Hyperlink"/>
                <w:noProof/>
              </w:rPr>
              <w:instrText xml:space="preserve"> </w:instrText>
            </w:r>
            <w:r w:rsidRPr="00294D91">
              <w:rPr>
                <w:rStyle w:val="Hyperlink"/>
                <w:noProof/>
              </w:rPr>
              <w:fldChar w:fldCharType="separate"/>
            </w:r>
            <w:r w:rsidRPr="00294D91">
              <w:rPr>
                <w:rStyle w:val="Hyperlink"/>
                <w:noProof/>
              </w:rPr>
              <w:t>5.1.</w:t>
            </w:r>
            <w:r>
              <w:rPr>
                <w:rFonts w:asciiTheme="minorHAnsi" w:eastAsiaTheme="minorEastAsia" w:hAnsiTheme="minorHAnsi" w:cstheme="minorBidi"/>
                <w:noProof/>
                <w:color w:val="auto"/>
                <w:sz w:val="22"/>
                <w:szCs w:val="22"/>
              </w:rPr>
              <w:tab/>
            </w:r>
            <w:r w:rsidRPr="00294D91">
              <w:rPr>
                <w:rStyle w:val="Hyperlink"/>
                <w:noProof/>
              </w:rPr>
              <w:t>Arhitectura de layer a sistemului</w:t>
            </w:r>
            <w:r>
              <w:rPr>
                <w:noProof/>
                <w:webHidden/>
              </w:rPr>
              <w:tab/>
            </w:r>
            <w:r>
              <w:rPr>
                <w:noProof/>
                <w:webHidden/>
              </w:rPr>
              <w:fldChar w:fldCharType="begin"/>
            </w:r>
            <w:r>
              <w:rPr>
                <w:noProof/>
                <w:webHidden/>
              </w:rPr>
              <w:instrText xml:space="preserve"> PAGEREF _Toc454399493 \h </w:instrText>
            </w:r>
          </w:ins>
          <w:r>
            <w:rPr>
              <w:noProof/>
              <w:webHidden/>
            </w:rPr>
          </w:r>
          <w:r>
            <w:rPr>
              <w:noProof/>
              <w:webHidden/>
            </w:rPr>
            <w:fldChar w:fldCharType="separate"/>
          </w:r>
          <w:ins w:id="126" w:author="Szabolcs Bene" w:date="2016-06-22T22:55:00Z">
            <w:r>
              <w:rPr>
                <w:noProof/>
                <w:webHidden/>
              </w:rPr>
              <w:t>36</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27" w:author="Szabolcs Bene" w:date="2016-06-22T22:55:00Z"/>
              <w:rFonts w:asciiTheme="minorHAnsi" w:eastAsiaTheme="minorEastAsia" w:hAnsiTheme="minorHAnsi" w:cstheme="minorBidi"/>
              <w:noProof/>
              <w:color w:val="auto"/>
              <w:sz w:val="22"/>
              <w:szCs w:val="22"/>
            </w:rPr>
          </w:pPr>
          <w:ins w:id="12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"_Toc454399494"</w:instrText>
            </w:r>
            <w:r w:rsidRPr="00294D91">
              <w:rPr>
                <w:rStyle w:val="Hyperlink"/>
                <w:noProof/>
              </w:rPr>
              <w:instrText xml:space="preserve"> </w:instrText>
            </w:r>
            <w:r w:rsidRPr="00294D91">
              <w:rPr>
                <w:rStyle w:val="Hyperlink"/>
                <w:noProof/>
              </w:rPr>
              <w:fldChar w:fldCharType="separate"/>
            </w:r>
            <w:r w:rsidRPr="00294D91">
              <w:rPr>
                <w:rStyle w:val="Hyperlink"/>
                <w:noProof/>
              </w:rPr>
              <w:t>5.1.1.</w:t>
            </w:r>
            <w:r>
              <w:rPr>
                <w:rFonts w:asciiTheme="minorHAnsi" w:eastAsiaTheme="minorEastAsia" w:hAnsiTheme="minorHAnsi" w:cstheme="minorBidi"/>
                <w:noProof/>
                <w:color w:val="auto"/>
                <w:sz w:val="22"/>
                <w:szCs w:val="22"/>
              </w:rPr>
              <w:tab/>
            </w:r>
            <w:r w:rsidRPr="00294D91">
              <w:rPr>
                <w:rStyle w:val="Hyperlink"/>
                <w:noProof/>
              </w:rPr>
              <w:t>Nivelul interfața utilizator</w:t>
            </w:r>
            <w:r>
              <w:rPr>
                <w:noProof/>
                <w:webHidden/>
              </w:rPr>
              <w:tab/>
            </w:r>
            <w:r>
              <w:rPr>
                <w:noProof/>
                <w:webHidden/>
              </w:rPr>
              <w:fldChar w:fldCharType="begin"/>
            </w:r>
            <w:r>
              <w:rPr>
                <w:noProof/>
                <w:webHidden/>
              </w:rPr>
              <w:instrText xml:space="preserve"> PAGEREF _Toc454399494 \h </w:instrText>
            </w:r>
          </w:ins>
          <w:r>
            <w:rPr>
              <w:noProof/>
              <w:webHidden/>
            </w:rPr>
          </w:r>
          <w:r>
            <w:rPr>
              <w:noProof/>
              <w:webHidden/>
            </w:rPr>
            <w:fldChar w:fldCharType="separate"/>
          </w:r>
          <w:ins w:id="129"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30" w:author="Szabolcs Bene" w:date="2016-06-22T22:55:00Z"/>
              <w:rFonts w:asciiTheme="minorHAnsi" w:eastAsiaTheme="minorEastAsia" w:hAnsiTheme="minorHAnsi" w:cstheme="minorBidi"/>
              <w:noProof/>
              <w:color w:val="auto"/>
              <w:sz w:val="22"/>
              <w:szCs w:val="22"/>
            </w:rPr>
          </w:pPr>
          <w:ins w:id="13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"_Toc454399495"</w:instrText>
            </w:r>
            <w:r w:rsidRPr="00294D91">
              <w:rPr>
                <w:rStyle w:val="Hyperlink"/>
                <w:noProof/>
              </w:rPr>
              <w:instrText xml:space="preserve"> </w:instrText>
            </w:r>
            <w:r w:rsidRPr="00294D91">
              <w:rPr>
                <w:rStyle w:val="Hyperlink"/>
                <w:noProof/>
              </w:rPr>
              <w:fldChar w:fldCharType="separate"/>
            </w:r>
            <w:r w:rsidRPr="00294D91">
              <w:rPr>
                <w:rStyle w:val="Hyperlink"/>
                <w:noProof/>
              </w:rPr>
              <w:t>5.1.2.</w:t>
            </w:r>
            <w:r>
              <w:rPr>
                <w:rFonts w:asciiTheme="minorHAnsi" w:eastAsiaTheme="minorEastAsia" w:hAnsiTheme="minorHAnsi" w:cstheme="minorBidi"/>
                <w:noProof/>
                <w:color w:val="auto"/>
                <w:sz w:val="22"/>
                <w:szCs w:val="22"/>
              </w:rPr>
              <w:tab/>
            </w:r>
            <w:r w:rsidRPr="00294D91">
              <w:rPr>
                <w:rStyle w:val="Hyperlink"/>
                <w:noProof/>
              </w:rPr>
              <w:t>Nivelul de aplicație</w:t>
            </w:r>
            <w:r>
              <w:rPr>
                <w:noProof/>
                <w:webHidden/>
              </w:rPr>
              <w:tab/>
            </w:r>
            <w:r>
              <w:rPr>
                <w:noProof/>
                <w:webHidden/>
              </w:rPr>
              <w:fldChar w:fldCharType="begin"/>
            </w:r>
            <w:r>
              <w:rPr>
                <w:noProof/>
                <w:webHidden/>
              </w:rPr>
              <w:instrText xml:space="preserve"> PAGEREF _Toc454399495 \h </w:instrText>
            </w:r>
          </w:ins>
          <w:r>
            <w:rPr>
              <w:noProof/>
              <w:webHidden/>
            </w:rPr>
          </w:r>
          <w:r>
            <w:rPr>
              <w:noProof/>
              <w:webHidden/>
            </w:rPr>
            <w:fldChar w:fldCharType="separate"/>
          </w:r>
          <w:ins w:id="132"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33" w:author="Szabolcs Bene" w:date="2016-06-22T22:55:00Z"/>
              <w:rFonts w:asciiTheme="minorHAnsi" w:eastAsiaTheme="minorEastAsia" w:hAnsiTheme="minorHAnsi" w:cstheme="minorBidi"/>
              <w:noProof/>
              <w:color w:val="auto"/>
              <w:sz w:val="22"/>
              <w:szCs w:val="22"/>
            </w:rPr>
          </w:pPr>
          <w:ins w:id="13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"_Toc454399496"</w:instrText>
            </w:r>
            <w:r w:rsidRPr="00294D91">
              <w:rPr>
                <w:rStyle w:val="Hyperlink"/>
                <w:noProof/>
              </w:rPr>
              <w:instrText xml:space="preserve"> </w:instrText>
            </w:r>
            <w:r w:rsidRPr="00294D91">
              <w:rPr>
                <w:rStyle w:val="Hyperlink"/>
                <w:noProof/>
              </w:rPr>
              <w:fldChar w:fldCharType="separate"/>
            </w:r>
            <w:r w:rsidRPr="00294D91">
              <w:rPr>
                <w:rStyle w:val="Hyperlink"/>
                <w:noProof/>
              </w:rPr>
              <w:t>5.1.3.</w:t>
            </w:r>
            <w:r>
              <w:rPr>
                <w:rFonts w:asciiTheme="minorHAnsi" w:eastAsiaTheme="minorEastAsia" w:hAnsiTheme="minorHAnsi" w:cstheme="minorBidi"/>
                <w:noProof/>
                <w:color w:val="auto"/>
                <w:sz w:val="22"/>
                <w:szCs w:val="22"/>
              </w:rPr>
              <w:tab/>
            </w:r>
            <w:r w:rsidRPr="00294D91">
              <w:rPr>
                <w:rStyle w:val="Hyperlink"/>
                <w:noProof/>
              </w:rPr>
              <w:t>Nivelul de business logic</w:t>
            </w:r>
            <w:r>
              <w:rPr>
                <w:noProof/>
                <w:webHidden/>
              </w:rPr>
              <w:tab/>
            </w:r>
            <w:r>
              <w:rPr>
                <w:noProof/>
                <w:webHidden/>
              </w:rPr>
              <w:fldChar w:fldCharType="begin"/>
            </w:r>
            <w:r>
              <w:rPr>
                <w:noProof/>
                <w:webHidden/>
              </w:rPr>
              <w:instrText xml:space="preserve"> PAGEREF _Toc454399496 \h </w:instrText>
            </w:r>
          </w:ins>
          <w:r>
            <w:rPr>
              <w:noProof/>
              <w:webHidden/>
            </w:rPr>
          </w:r>
          <w:r>
            <w:rPr>
              <w:noProof/>
              <w:webHidden/>
            </w:rPr>
            <w:fldChar w:fldCharType="separate"/>
          </w:r>
          <w:ins w:id="135"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36" w:author="Szabolcs Bene" w:date="2016-06-22T22:55:00Z"/>
              <w:rFonts w:asciiTheme="minorHAnsi" w:eastAsiaTheme="minorEastAsia" w:hAnsiTheme="minorHAnsi" w:cstheme="minorBidi"/>
              <w:noProof/>
              <w:color w:val="auto"/>
              <w:sz w:val="22"/>
              <w:szCs w:val="22"/>
            </w:rPr>
          </w:pPr>
          <w:ins w:id="13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"_Toc454399497"</w:instrText>
            </w:r>
            <w:r w:rsidRPr="00294D91">
              <w:rPr>
                <w:rStyle w:val="Hyperlink"/>
                <w:noProof/>
              </w:rPr>
              <w:instrText xml:space="preserve"> </w:instrText>
            </w:r>
            <w:r w:rsidRPr="00294D91">
              <w:rPr>
                <w:rStyle w:val="Hyperlink"/>
                <w:noProof/>
              </w:rPr>
              <w:fldChar w:fldCharType="separate"/>
            </w:r>
            <w:r w:rsidRPr="00294D91">
              <w:rPr>
                <w:rStyle w:val="Hyperlink"/>
                <w:noProof/>
              </w:rPr>
              <w:t>5.1.4.</w:t>
            </w:r>
            <w:r>
              <w:rPr>
                <w:rFonts w:asciiTheme="minorHAnsi" w:eastAsiaTheme="minorEastAsia" w:hAnsiTheme="minorHAnsi" w:cstheme="minorBidi"/>
                <w:noProof/>
                <w:color w:val="auto"/>
                <w:sz w:val="22"/>
                <w:szCs w:val="22"/>
              </w:rPr>
              <w:tab/>
            </w:r>
            <w:r w:rsidRPr="00294D91">
              <w:rPr>
                <w:rStyle w:val="Hyperlink"/>
                <w:noProof/>
              </w:rPr>
              <w:t>Nivelul de acces de date</w:t>
            </w:r>
            <w:r>
              <w:rPr>
                <w:noProof/>
                <w:webHidden/>
              </w:rPr>
              <w:tab/>
            </w:r>
            <w:r>
              <w:rPr>
                <w:noProof/>
                <w:webHidden/>
              </w:rPr>
              <w:fldChar w:fldCharType="begin"/>
            </w:r>
            <w:r>
              <w:rPr>
                <w:noProof/>
                <w:webHidden/>
              </w:rPr>
              <w:instrText xml:space="preserve"> PAGEREF _Toc454399497 \h </w:instrText>
            </w:r>
          </w:ins>
          <w:r>
            <w:rPr>
              <w:noProof/>
              <w:webHidden/>
            </w:rPr>
          </w:r>
          <w:r>
            <w:rPr>
              <w:noProof/>
              <w:webHidden/>
            </w:rPr>
            <w:fldChar w:fldCharType="separate"/>
          </w:r>
          <w:ins w:id="138" w:author="Szabolcs Bene" w:date="2016-06-22T22:55:00Z">
            <w:r>
              <w:rPr>
                <w:noProof/>
                <w:webHidden/>
              </w:rPr>
              <w:t>37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39" w:author="Szabolcs Bene" w:date="2016-06-22T22:55:00Z"/>
              <w:rFonts w:asciiTheme="minorHAnsi" w:eastAsiaTheme="minorEastAsia" w:hAnsiTheme="minorHAnsi" w:cstheme="minorBidi"/>
              <w:noProof/>
              <w:color w:val="auto"/>
              <w:sz w:val="22"/>
              <w:szCs w:val="22"/>
            </w:rPr>
          </w:pPr>
          <w:ins w:id="14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"_Toc454399498"</w:instrText>
            </w:r>
            <w:r w:rsidRPr="00294D91">
              <w:rPr>
                <w:rStyle w:val="Hyperlink"/>
                <w:noProof/>
              </w:rPr>
              <w:instrText xml:space="preserve"> </w:instrText>
            </w:r>
            <w:r w:rsidRPr="00294D91">
              <w:rPr>
                <w:rStyle w:val="Hyperlink"/>
                <w:noProof/>
              </w:rPr>
              <w:fldChar w:fldCharType="separate"/>
            </w:r>
            <w:r w:rsidRPr="00294D91">
              <w:rPr>
                <w:rStyle w:val="Hyperlink"/>
                <w:noProof/>
              </w:rPr>
              <w:t>5.1.5.</w:t>
            </w:r>
            <w:r>
              <w:rPr>
                <w:rFonts w:asciiTheme="minorHAnsi" w:eastAsiaTheme="minorEastAsia" w:hAnsiTheme="minorHAnsi" w:cstheme="minorBidi"/>
                <w:noProof/>
                <w:color w:val="auto"/>
                <w:sz w:val="22"/>
                <w:szCs w:val="22"/>
              </w:rPr>
              <w:tab/>
            </w:r>
            <w:r w:rsidRPr="00294D91">
              <w:rPr>
                <w:rStyle w:val="Hyperlink"/>
                <w:noProof/>
              </w:rPr>
              <w:t>Nivelul de bază de date</w:t>
            </w:r>
            <w:r>
              <w:rPr>
                <w:noProof/>
                <w:webHidden/>
              </w:rPr>
              <w:tab/>
            </w:r>
            <w:r>
              <w:rPr>
                <w:noProof/>
                <w:webHidden/>
              </w:rPr>
              <w:fldChar w:fldCharType="begin"/>
            </w:r>
            <w:r>
              <w:rPr>
                <w:noProof/>
                <w:webHidden/>
              </w:rPr>
              <w:instrText xml:space="preserve"> PAGEREF _Toc454399498 \h </w:instrText>
            </w:r>
          </w:ins>
          <w:r>
            <w:rPr>
              <w:noProof/>
              <w:webHidden/>
            </w:rPr>
          </w:r>
          <w:r>
            <w:rPr>
              <w:noProof/>
              <w:webHidden/>
            </w:rPr>
            <w:fldChar w:fldCharType="separate"/>
          </w:r>
          <w:ins w:id="141" w:author="Szabolcs Bene" w:date="2016-06-22T22:55:00Z">
            <w:r>
              <w:rPr>
                <w:noProof/>
                <w:webHidden/>
              </w:rPr>
              <w:t>38</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42" w:author="Szabolcs Bene" w:date="2016-06-22T22:55:00Z"/>
              <w:rFonts w:asciiTheme="minorHAnsi" w:eastAsiaTheme="minorEastAsia" w:hAnsiTheme="minorHAnsi" w:cstheme="minorBidi"/>
              <w:noProof/>
              <w:color w:val="auto"/>
              <w:sz w:val="22"/>
              <w:szCs w:val="22"/>
            </w:rPr>
          </w:pPr>
          <w:ins w:id="14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"_Toc454399499"</w:instrText>
            </w:r>
            <w:r w:rsidRPr="00294D91">
              <w:rPr>
                <w:rStyle w:val="Hyperlink"/>
                <w:noProof/>
              </w:rPr>
              <w:instrText xml:space="preserve"> </w:instrText>
            </w:r>
            <w:r w:rsidRPr="00294D91">
              <w:rPr>
                <w:rStyle w:val="Hyperlink"/>
                <w:noProof/>
              </w:rPr>
              <w:fldChar w:fldCharType="separate"/>
            </w:r>
            <w:r w:rsidRPr="00294D91">
              <w:rPr>
                <w:rStyle w:val="Hyperlink"/>
                <w:noProof/>
              </w:rPr>
              <w:t>5.2.</w:t>
            </w:r>
            <w:r>
              <w:rPr>
                <w:rFonts w:asciiTheme="minorHAnsi" w:eastAsiaTheme="minorEastAsia" w:hAnsiTheme="minorHAnsi" w:cstheme="minorBidi"/>
                <w:noProof/>
                <w:color w:val="auto"/>
                <w:sz w:val="22"/>
                <w:szCs w:val="22"/>
              </w:rPr>
              <w:tab/>
            </w:r>
            <w:r w:rsidRPr="00294D91">
              <w:rPr>
                <w:rStyle w:val="Hyperlink"/>
                <w:noProof/>
              </w:rPr>
              <w:t>Arhitectura MVC</w:t>
            </w:r>
            <w:r>
              <w:rPr>
                <w:noProof/>
                <w:webHidden/>
              </w:rPr>
              <w:tab/>
            </w:r>
            <w:r>
              <w:rPr>
                <w:noProof/>
                <w:webHidden/>
              </w:rPr>
              <w:fldChar w:fldCharType="begin"/>
            </w:r>
            <w:r>
              <w:rPr>
                <w:noProof/>
                <w:webHidden/>
              </w:rPr>
              <w:instrText xml:space="preserve"> PAGEREF _Toc454399499 \h </w:instrText>
            </w:r>
          </w:ins>
          <w:r>
            <w:rPr>
              <w:noProof/>
              <w:webHidden/>
            </w:rPr>
          </w:r>
          <w:r>
            <w:rPr>
              <w:noProof/>
              <w:webHidden/>
            </w:rPr>
            <w:fldChar w:fldCharType="separate"/>
          </w:r>
          <w:ins w:id="144" w:author="Szabolcs Bene" w:date="2016-06-22T22:55:00Z">
            <w:r>
              <w:rPr>
                <w:noProof/>
                <w:webHidden/>
              </w:rPr>
              <w:t>38</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45" w:author="Szabolcs Bene" w:date="2016-06-22T22:55:00Z"/>
              <w:rFonts w:asciiTheme="minorHAnsi" w:eastAsiaTheme="minorEastAsia" w:hAnsiTheme="minorHAnsi" w:cstheme="minorBidi"/>
              <w:noProof/>
              <w:color w:val="auto"/>
              <w:sz w:val="22"/>
              <w:szCs w:val="22"/>
            </w:rPr>
          </w:pPr>
          <w:ins w:id="14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"_Toc454399500"</w:instrText>
            </w:r>
            <w:r w:rsidRPr="00294D91">
              <w:rPr>
                <w:rStyle w:val="Hyperlink"/>
                <w:noProof/>
              </w:rPr>
              <w:instrText xml:space="preserve"> </w:instrText>
            </w:r>
            <w:r w:rsidRPr="00294D91">
              <w:rPr>
                <w:rStyle w:val="Hyperlink"/>
                <w:noProof/>
              </w:rPr>
              <w:fldChar w:fldCharType="separate"/>
            </w:r>
            <w:r w:rsidRPr="00294D91">
              <w:rPr>
                <w:rStyle w:val="Hyperlink"/>
                <w:noProof/>
              </w:rPr>
              <w:t>5.3.</w:t>
            </w:r>
            <w:r>
              <w:rPr>
                <w:rFonts w:asciiTheme="minorHAnsi" w:eastAsiaTheme="minorEastAsia" w:hAnsiTheme="minorHAnsi" w:cstheme="minorBidi"/>
                <w:noProof/>
                <w:color w:val="auto"/>
                <w:sz w:val="22"/>
                <w:szCs w:val="22"/>
              </w:rPr>
              <w:tab/>
            </w:r>
            <w:r w:rsidRPr="00294D91">
              <w:rPr>
                <w:rStyle w:val="Hyperlink"/>
                <w:noProof/>
              </w:rPr>
              <w:t>Patternul Front Controller</w:t>
            </w:r>
            <w:r>
              <w:rPr>
                <w:noProof/>
                <w:webHidden/>
              </w:rPr>
              <w:tab/>
            </w:r>
            <w:r>
              <w:rPr>
                <w:noProof/>
                <w:webHidden/>
              </w:rPr>
              <w:fldChar w:fldCharType="begin"/>
            </w:r>
            <w:r>
              <w:rPr>
                <w:noProof/>
                <w:webHidden/>
              </w:rPr>
              <w:instrText xml:space="preserve"> PAGEREF _Toc454399500 \h </w:instrText>
            </w:r>
          </w:ins>
          <w:r>
            <w:rPr>
              <w:noProof/>
              <w:webHidden/>
            </w:rPr>
          </w:r>
          <w:r>
            <w:rPr>
              <w:noProof/>
              <w:webHidden/>
            </w:rPr>
            <w:fldChar w:fldCharType="separate"/>
          </w:r>
          <w:ins w:id="147" w:author="Szabolcs Bene" w:date="2016-06-22T22:55:00Z">
            <w:r>
              <w:rPr>
                <w:noProof/>
                <w:webHidden/>
              </w:rPr>
              <w:t>40</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48" w:author="Szabolcs Bene" w:date="2016-06-22T22:55:00Z"/>
              <w:rFonts w:asciiTheme="minorHAnsi" w:eastAsiaTheme="minorEastAsia" w:hAnsiTheme="minorHAnsi" w:cstheme="minorBidi"/>
              <w:noProof/>
              <w:color w:val="auto"/>
              <w:sz w:val="22"/>
              <w:szCs w:val="22"/>
            </w:rPr>
          </w:pPr>
          <w:ins w:id="14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"_Toc454399501"</w:instrText>
            </w:r>
            <w:r w:rsidRPr="00294D91">
              <w:rPr>
                <w:rStyle w:val="Hyperlink"/>
                <w:noProof/>
              </w:rPr>
              <w:instrText xml:space="preserve"> </w:instrText>
            </w:r>
            <w:r w:rsidRPr="00294D91">
              <w:rPr>
                <w:rStyle w:val="Hyperlink"/>
                <w:noProof/>
              </w:rPr>
              <w:fldChar w:fldCharType="separate"/>
            </w:r>
            <w:r w:rsidRPr="00294D91">
              <w:rPr>
                <w:rStyle w:val="Hyperlink"/>
                <w:noProof/>
              </w:rPr>
              <w:t>5.4.</w:t>
            </w:r>
            <w:r>
              <w:rPr>
                <w:rFonts w:asciiTheme="minorHAnsi" w:eastAsiaTheme="minorEastAsia" w:hAnsiTheme="minorHAnsi" w:cstheme="minorBidi"/>
                <w:noProof/>
                <w:color w:val="auto"/>
                <w:sz w:val="22"/>
                <w:szCs w:val="22"/>
              </w:rPr>
              <w:tab/>
            </w:r>
            <w:r w:rsidRPr="00294D91">
              <w:rPr>
                <w:rStyle w:val="Hyperlink"/>
                <w:noProof/>
              </w:rPr>
              <w:t>Componentele aplicației</w:t>
            </w:r>
            <w:r>
              <w:rPr>
                <w:noProof/>
                <w:webHidden/>
              </w:rPr>
              <w:tab/>
            </w:r>
            <w:r>
              <w:rPr>
                <w:noProof/>
                <w:webHidden/>
              </w:rPr>
              <w:fldChar w:fldCharType="begin"/>
            </w:r>
            <w:r>
              <w:rPr>
                <w:noProof/>
                <w:webHidden/>
              </w:rPr>
              <w:instrText xml:space="preserve"> PAGEREF _Toc454399501 \h </w:instrText>
            </w:r>
          </w:ins>
          <w:r>
            <w:rPr>
              <w:noProof/>
              <w:webHidden/>
            </w:rPr>
          </w:r>
          <w:r>
            <w:rPr>
              <w:noProof/>
              <w:webHidden/>
            </w:rPr>
            <w:fldChar w:fldCharType="separate"/>
          </w:r>
          <w:ins w:id="150" w:author="Szabolcs Bene" w:date="2016-06-22T22:55:00Z">
            <w:r>
              <w:rPr>
                <w:noProof/>
                <w:webHidden/>
              </w:rPr>
              <w:t>41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51" w:author="Szabolcs Bene" w:date="2016-06-22T22:55:00Z"/>
              <w:rFonts w:asciiTheme="minorHAnsi" w:eastAsiaTheme="minorEastAsia" w:hAnsiTheme="minorHAnsi" w:cstheme="minorBidi"/>
              <w:noProof/>
              <w:color w:val="auto"/>
              <w:sz w:val="22"/>
              <w:szCs w:val="22"/>
            </w:rPr>
          </w:pPr>
          <w:ins w:id="15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"_Toc454399502"</w:instrText>
            </w:r>
            <w:r w:rsidRPr="00294D91">
              <w:rPr>
                <w:rStyle w:val="Hyperlink"/>
                <w:noProof/>
              </w:rPr>
              <w:instrText xml:space="preserve"> </w:instrText>
            </w:r>
            <w:r w:rsidRPr="00294D91">
              <w:rPr>
                <w:rStyle w:val="Hyperlink"/>
                <w:noProof/>
              </w:rPr>
              <w:fldChar w:fldCharType="separate"/>
            </w:r>
            <w:r w:rsidRPr="00294D91">
              <w:rPr>
                <w:rStyle w:val="Hyperlink"/>
                <w:noProof/>
              </w:rPr>
              <w:t>5.4.1.</w:t>
            </w:r>
            <w:r>
              <w:rPr>
                <w:rFonts w:asciiTheme="minorHAnsi" w:eastAsiaTheme="minorEastAsia" w:hAnsiTheme="minorHAnsi" w:cstheme="minorBidi"/>
                <w:noProof/>
                <w:color w:val="auto"/>
                <w:sz w:val="22"/>
                <w:szCs w:val="22"/>
              </w:rPr>
              <w:tab/>
            </w:r>
            <w:r w:rsidRPr="00294D91">
              <w:rPr>
                <w:rStyle w:val="Hyperlink"/>
                <w:noProof/>
              </w:rPr>
              <w:t>Componenta de server</w:t>
            </w:r>
            <w:r>
              <w:rPr>
                <w:noProof/>
                <w:webHidden/>
              </w:rPr>
              <w:tab/>
            </w:r>
            <w:r>
              <w:rPr>
                <w:noProof/>
                <w:webHidden/>
              </w:rPr>
              <w:fldChar w:fldCharType="begin"/>
            </w:r>
            <w:r>
              <w:rPr>
                <w:noProof/>
                <w:webHidden/>
              </w:rPr>
              <w:instrText xml:space="preserve"> PAGEREF _Toc454399502 \h </w:instrText>
            </w:r>
          </w:ins>
          <w:r>
            <w:rPr>
              <w:noProof/>
              <w:webHidden/>
            </w:rPr>
          </w:r>
          <w:r>
            <w:rPr>
              <w:noProof/>
              <w:webHidden/>
            </w:rPr>
            <w:fldChar w:fldCharType="separate"/>
          </w:r>
          <w:ins w:id="153" w:author="Szabolcs Bene" w:date="2016-06-22T22:55:00Z">
            <w:r>
              <w:rPr>
                <w:noProof/>
                <w:webHidden/>
              </w:rPr>
              <w:t>43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54" w:author="Szabolcs Bene" w:date="2016-06-22T22:55:00Z"/>
              <w:rFonts w:asciiTheme="minorHAnsi" w:eastAsiaTheme="minorEastAsia" w:hAnsiTheme="minorHAnsi" w:cstheme="minorBidi"/>
              <w:noProof/>
              <w:color w:val="auto"/>
              <w:sz w:val="22"/>
              <w:szCs w:val="22"/>
            </w:rPr>
          </w:pPr>
          <w:ins w:id="15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"_Toc454399503"</w:instrText>
            </w:r>
            <w:r w:rsidRPr="00294D91">
              <w:rPr>
                <w:rStyle w:val="Hyperlink"/>
                <w:noProof/>
              </w:rPr>
              <w:instrText xml:space="preserve"> </w:instrText>
            </w:r>
            <w:r w:rsidRPr="00294D91">
              <w:rPr>
                <w:rStyle w:val="Hyperlink"/>
                <w:noProof/>
              </w:rPr>
              <w:fldChar w:fldCharType="separate"/>
            </w:r>
            <w:r w:rsidRPr="00294D91">
              <w:rPr>
                <w:rStyle w:val="Hyperlink"/>
                <w:noProof/>
              </w:rPr>
              <w:t>5.4.2.</w:t>
            </w:r>
            <w:r>
              <w:rPr>
                <w:rFonts w:asciiTheme="minorHAnsi" w:eastAsiaTheme="minorEastAsia" w:hAnsiTheme="minorHAnsi" w:cstheme="minorBidi"/>
                <w:noProof/>
                <w:color w:val="auto"/>
                <w:sz w:val="22"/>
                <w:szCs w:val="22"/>
              </w:rPr>
              <w:tab/>
            </w:r>
            <w:r w:rsidRPr="00294D91">
              <w:rPr>
                <w:rStyle w:val="Hyperlink"/>
                <w:noProof/>
              </w:rPr>
              <w:t>Componenta de client</w:t>
            </w:r>
            <w:r>
              <w:rPr>
                <w:noProof/>
                <w:webHidden/>
              </w:rPr>
              <w:tab/>
            </w:r>
            <w:r>
              <w:rPr>
                <w:noProof/>
                <w:webHidden/>
              </w:rPr>
              <w:fldChar w:fldCharType="begin"/>
            </w:r>
            <w:r>
              <w:rPr>
                <w:noProof/>
                <w:webHidden/>
              </w:rPr>
              <w:instrText xml:space="preserve"> PAGEREF _Toc454399503 \h </w:instrText>
            </w:r>
          </w:ins>
          <w:r>
            <w:rPr>
              <w:noProof/>
              <w:webHidden/>
            </w:rPr>
          </w:r>
          <w:r>
            <w:rPr>
              <w:noProof/>
              <w:webHidden/>
            </w:rPr>
            <w:fldChar w:fldCharType="separate"/>
          </w:r>
          <w:ins w:id="156" w:author="Szabolcs Bene" w:date="2016-06-22T22:55:00Z">
            <w:r>
              <w:rPr>
                <w:noProof/>
                <w:webHidden/>
              </w:rPr>
              <w:t>47</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57" w:author="Szabolcs Bene" w:date="2016-06-22T22:55:00Z"/>
              <w:rFonts w:asciiTheme="minorHAnsi" w:eastAsiaTheme="minorEastAsia" w:hAnsiTheme="minorHAnsi" w:cstheme="minorBidi"/>
              <w:noProof/>
              <w:color w:val="auto"/>
              <w:sz w:val="22"/>
              <w:szCs w:val="22"/>
            </w:rPr>
          </w:pPr>
          <w:ins w:id="158"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"_Toc454399504"</w:instrText>
            </w:r>
            <w:r w:rsidRPr="00294D91">
              <w:rPr>
                <w:rStyle w:val="Hyperlink"/>
                <w:noProof/>
              </w:rPr>
              <w:instrText xml:space="preserve"> </w:instrText>
            </w:r>
            <w:r w:rsidRPr="00294D91">
              <w:rPr>
                <w:rStyle w:val="Hyperlink"/>
                <w:noProof/>
              </w:rPr>
              <w:fldChar w:fldCharType="separate"/>
            </w:r>
            <w:r w:rsidRPr="00294D91">
              <w:rPr>
                <w:rStyle w:val="Hyperlink"/>
                <w:noProof/>
              </w:rPr>
              <w:t>5.4.3.</w:t>
            </w:r>
            <w:r>
              <w:rPr>
                <w:rFonts w:asciiTheme="minorHAnsi" w:eastAsiaTheme="minorEastAsia" w:hAnsiTheme="minorHAnsi" w:cstheme="minorBidi"/>
                <w:noProof/>
                <w:color w:val="auto"/>
                <w:sz w:val="22"/>
                <w:szCs w:val="22"/>
              </w:rPr>
              <w:tab/>
            </w:r>
            <w:r w:rsidRPr="00294D91">
              <w:rPr>
                <w:rStyle w:val="Hyperlink"/>
                <w:noProof/>
              </w:rPr>
              <w:t>Stabilirea conexiunii între doi utilizatori</w:t>
            </w:r>
            <w:r>
              <w:rPr>
                <w:noProof/>
                <w:webHidden/>
              </w:rPr>
              <w:tab/>
            </w:r>
            <w:r>
              <w:rPr>
                <w:noProof/>
                <w:webHidden/>
              </w:rPr>
              <w:fldChar w:fldCharType="begin"/>
            </w:r>
            <w:r>
              <w:rPr>
                <w:noProof/>
                <w:webHidden/>
              </w:rPr>
              <w:instrText xml:space="preserve"> PAGEREF _Toc454399504 \h </w:instrText>
            </w:r>
          </w:ins>
          <w:r>
            <w:rPr>
              <w:noProof/>
              <w:webHidden/>
            </w:rPr>
          </w:r>
          <w:r>
            <w:rPr>
              <w:noProof/>
              <w:webHidden/>
            </w:rPr>
            <w:fldChar w:fldCharType="separate"/>
          </w:r>
          <w:ins w:id="159" w:author="Szabolcs Bene" w:date="2016-06-22T22:55:00Z">
            <w:r>
              <w:rPr>
                <w:noProof/>
                <w:webHidden/>
              </w:rPr>
              <w:t>51</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60" w:author="Szabolcs Bene" w:date="2016-06-22T22:55:00Z"/>
              <w:rFonts w:asciiTheme="minorHAnsi" w:eastAsiaTheme="minorEastAsia" w:hAnsiTheme="minorHAnsi" w:cstheme="minorBidi"/>
              <w:noProof/>
              <w:color w:val="auto"/>
              <w:sz w:val="22"/>
              <w:szCs w:val="22"/>
            </w:rPr>
          </w:pPr>
          <w:ins w:id="161"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"_Toc454399505"</w:instrText>
            </w:r>
            <w:r w:rsidRPr="00294D91">
              <w:rPr>
                <w:rStyle w:val="Hyperlink"/>
                <w:noProof/>
              </w:rPr>
              <w:instrText xml:space="preserve"> </w:instrText>
            </w:r>
            <w:r w:rsidRPr="00294D91">
              <w:rPr>
                <w:rStyle w:val="Hyperlink"/>
                <w:noProof/>
              </w:rPr>
              <w:fldChar w:fldCharType="separate"/>
            </w:r>
            <w:r w:rsidRPr="00294D91">
              <w:rPr>
                <w:rStyle w:val="Hyperlink"/>
                <w:noProof/>
              </w:rPr>
              <w:t>5.4.4.</w:t>
            </w:r>
            <w:r>
              <w:rPr>
                <w:rFonts w:asciiTheme="minorHAnsi" w:eastAsiaTheme="minorEastAsia" w:hAnsiTheme="minorHAnsi" w:cstheme="minorBidi"/>
                <w:noProof/>
                <w:color w:val="auto"/>
                <w:sz w:val="22"/>
                <w:szCs w:val="22"/>
              </w:rPr>
              <w:tab/>
            </w:r>
            <w:r w:rsidRPr="00294D91">
              <w:rPr>
                <w:rStyle w:val="Hyperlink"/>
                <w:noProof/>
              </w:rPr>
              <w:t>Crearea ofertei</w:t>
            </w:r>
            <w:r>
              <w:rPr>
                <w:noProof/>
                <w:webHidden/>
              </w:rPr>
              <w:tab/>
            </w:r>
            <w:r>
              <w:rPr>
                <w:noProof/>
                <w:webHidden/>
              </w:rPr>
              <w:fldChar w:fldCharType="begin"/>
            </w:r>
            <w:r>
              <w:rPr>
                <w:noProof/>
                <w:webHidden/>
              </w:rPr>
              <w:instrText xml:space="preserve"> PAGEREF _Toc454399505 \h </w:instrText>
            </w:r>
          </w:ins>
          <w:r>
            <w:rPr>
              <w:noProof/>
              <w:webHidden/>
            </w:rPr>
          </w:r>
          <w:r>
            <w:rPr>
              <w:noProof/>
              <w:webHidden/>
            </w:rPr>
            <w:fldChar w:fldCharType="separate"/>
          </w:r>
          <w:ins w:id="162" w:author="Szabolcs Bene" w:date="2016-06-22T22:55:00Z">
            <w:r>
              <w:rPr>
                <w:noProof/>
                <w:webHidden/>
              </w:rPr>
              <w:t>52</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63" w:author="Szabolcs Bene" w:date="2016-06-22T22:55:00Z"/>
              <w:rFonts w:asciiTheme="minorHAnsi" w:eastAsiaTheme="minorEastAsia" w:hAnsiTheme="minorHAnsi" w:cstheme="minorBidi"/>
              <w:noProof/>
              <w:color w:val="auto"/>
              <w:sz w:val="22"/>
              <w:szCs w:val="22"/>
            </w:rPr>
          </w:pPr>
          <w:ins w:id="16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"_Toc454399506"</w:instrText>
            </w:r>
            <w:r w:rsidRPr="00294D91">
              <w:rPr>
                <w:rStyle w:val="Hyperlink"/>
                <w:noProof/>
              </w:rPr>
              <w:instrText xml:space="preserve"> </w:instrText>
            </w:r>
            <w:r w:rsidRPr="00294D91">
              <w:rPr>
                <w:rStyle w:val="Hyperlink"/>
                <w:noProof/>
              </w:rPr>
              <w:fldChar w:fldCharType="separate"/>
            </w:r>
            <w:r w:rsidRPr="00294D91">
              <w:rPr>
                <w:rStyle w:val="Hyperlink"/>
                <w:noProof/>
              </w:rPr>
              <w:t>5.4.5.</w:t>
            </w:r>
            <w:r>
              <w:rPr>
                <w:rFonts w:asciiTheme="minorHAnsi" w:eastAsiaTheme="minorEastAsia" w:hAnsiTheme="minorHAnsi" w:cstheme="minorBidi"/>
                <w:noProof/>
                <w:color w:val="auto"/>
                <w:sz w:val="22"/>
                <w:szCs w:val="22"/>
              </w:rPr>
              <w:tab/>
            </w:r>
            <w:r w:rsidRPr="00294D91">
              <w:rPr>
                <w:rStyle w:val="Hyperlink"/>
                <w:noProof/>
              </w:rPr>
              <w:t>Așteptarea ofertei</w:t>
            </w:r>
            <w:r>
              <w:rPr>
                <w:noProof/>
                <w:webHidden/>
              </w:rPr>
              <w:tab/>
            </w:r>
            <w:r>
              <w:rPr>
                <w:noProof/>
                <w:webHidden/>
              </w:rPr>
              <w:fldChar w:fldCharType="begin"/>
            </w:r>
            <w:r>
              <w:rPr>
                <w:noProof/>
                <w:webHidden/>
              </w:rPr>
              <w:instrText xml:space="preserve"> PAGEREF _Toc454399506 \h </w:instrText>
            </w:r>
          </w:ins>
          <w:r>
            <w:rPr>
              <w:noProof/>
              <w:webHidden/>
            </w:rPr>
          </w:r>
          <w:r>
            <w:rPr>
              <w:noProof/>
              <w:webHidden/>
            </w:rPr>
            <w:fldChar w:fldCharType="separate"/>
          </w:r>
          <w:ins w:id="165" w:author="Szabolcs Bene" w:date="2016-06-22T22:55:00Z">
            <w:r>
              <w:rPr>
                <w:noProof/>
                <w:webHidden/>
              </w:rPr>
              <w:t>54</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66" w:author="Szabolcs Bene" w:date="2016-06-22T22:55:00Z"/>
              <w:rFonts w:asciiTheme="minorHAnsi" w:eastAsiaTheme="minorEastAsia" w:hAnsiTheme="minorHAnsi" w:cstheme="minorBidi"/>
              <w:noProof/>
              <w:color w:val="auto"/>
              <w:sz w:val="22"/>
              <w:szCs w:val="22"/>
            </w:rPr>
          </w:pPr>
          <w:ins w:id="16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"_Toc454399507"</w:instrText>
            </w:r>
            <w:r w:rsidRPr="00294D91">
              <w:rPr>
                <w:rStyle w:val="Hyperlink"/>
                <w:noProof/>
              </w:rPr>
              <w:instrText xml:space="preserve"> </w:instrText>
            </w:r>
            <w:r w:rsidRPr="00294D91">
              <w:rPr>
                <w:rStyle w:val="Hyperlink"/>
                <w:noProof/>
              </w:rPr>
              <w:fldChar w:fldCharType="separate"/>
            </w:r>
            <w:r w:rsidRPr="00294D91">
              <w:rPr>
                <w:rStyle w:val="Hyperlink"/>
                <w:noProof/>
              </w:rPr>
              <w:t>5.4.6.</w:t>
            </w:r>
            <w:r>
              <w:rPr>
                <w:rFonts w:asciiTheme="minorHAnsi" w:eastAsiaTheme="minorEastAsia" w:hAnsiTheme="minorHAnsi" w:cstheme="minorBidi"/>
                <w:noProof/>
                <w:color w:val="auto"/>
                <w:sz w:val="22"/>
                <w:szCs w:val="22"/>
              </w:rPr>
              <w:tab/>
            </w:r>
            <w:r w:rsidRPr="00294D91">
              <w:rPr>
                <w:rStyle w:val="Hyperlink"/>
                <w:noProof/>
              </w:rPr>
              <w:t>Așteptarea răspunsului</w:t>
            </w:r>
            <w:r>
              <w:rPr>
                <w:noProof/>
                <w:webHidden/>
              </w:rPr>
              <w:tab/>
            </w:r>
            <w:r>
              <w:rPr>
                <w:noProof/>
                <w:webHidden/>
              </w:rPr>
              <w:fldChar w:fldCharType="begin"/>
            </w:r>
            <w:r>
              <w:rPr>
                <w:noProof/>
                <w:webHidden/>
              </w:rPr>
              <w:instrText xml:space="preserve"> PAGEREF _Toc454399507 \h </w:instrText>
            </w:r>
          </w:ins>
          <w:r>
            <w:rPr>
              <w:noProof/>
              <w:webHidden/>
            </w:rPr>
          </w:r>
          <w:r>
            <w:rPr>
              <w:noProof/>
              <w:webHidden/>
            </w:rPr>
            <w:fldChar w:fldCharType="separate"/>
          </w:r>
          <w:ins w:id="168" w:author="Szabolcs Bene" w:date="2016-06-22T22:55:00Z">
            <w:r>
              <w:rPr>
                <w:noProof/>
                <w:webHidden/>
              </w:rPr>
              <w:t>54</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69" w:author="Szabolcs Bene" w:date="2016-06-22T22:55:00Z"/>
              <w:rFonts w:asciiTheme="minorHAnsi" w:eastAsiaTheme="minorEastAsia" w:hAnsiTheme="minorHAnsi" w:cstheme="minorBidi"/>
              <w:noProof/>
              <w:color w:val="auto"/>
              <w:sz w:val="22"/>
              <w:szCs w:val="22"/>
            </w:rPr>
          </w:pPr>
          <w:ins w:id="17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"_Toc454399508"</w:instrText>
            </w:r>
            <w:r w:rsidRPr="00294D91">
              <w:rPr>
                <w:rStyle w:val="Hyperlink"/>
                <w:noProof/>
              </w:rPr>
              <w:instrText xml:space="preserve"> </w:instrText>
            </w:r>
            <w:r w:rsidRPr="00294D91">
              <w:rPr>
                <w:rStyle w:val="Hyperlink"/>
                <w:noProof/>
              </w:rPr>
              <w:fldChar w:fldCharType="separate"/>
            </w:r>
            <w:r w:rsidRPr="00294D91">
              <w:rPr>
                <w:rStyle w:val="Hyperlink"/>
                <w:noProof/>
              </w:rPr>
              <w:t>5.4.7.</w:t>
            </w:r>
            <w:r>
              <w:rPr>
                <w:rFonts w:asciiTheme="minorHAnsi" w:eastAsiaTheme="minorEastAsia" w:hAnsiTheme="minorHAnsi" w:cstheme="minorBidi"/>
                <w:noProof/>
                <w:color w:val="auto"/>
                <w:sz w:val="22"/>
                <w:szCs w:val="22"/>
              </w:rPr>
              <w:tab/>
            </w:r>
            <w:r w:rsidRPr="00294D91">
              <w:rPr>
                <w:rStyle w:val="Hyperlink"/>
                <w:noProof/>
              </w:rPr>
              <w:t>Așteptarea candidaților</w:t>
            </w:r>
            <w:r>
              <w:rPr>
                <w:noProof/>
                <w:webHidden/>
              </w:rPr>
              <w:tab/>
            </w:r>
            <w:r>
              <w:rPr>
                <w:noProof/>
                <w:webHidden/>
              </w:rPr>
              <w:fldChar w:fldCharType="begin"/>
            </w:r>
            <w:r>
              <w:rPr>
                <w:noProof/>
                <w:webHidden/>
              </w:rPr>
              <w:instrText xml:space="preserve"> PAGEREF _Toc454399508 \h </w:instrText>
            </w:r>
          </w:ins>
          <w:r>
            <w:rPr>
              <w:noProof/>
              <w:webHidden/>
            </w:rPr>
          </w:r>
          <w:r>
            <w:rPr>
              <w:noProof/>
              <w:webHidden/>
            </w:rPr>
            <w:fldChar w:fldCharType="separate"/>
          </w:r>
          <w:ins w:id="171" w:author="Szabolcs Bene" w:date="2016-06-22T22:55:00Z">
            <w:r>
              <w:rPr>
                <w:noProof/>
                <w:webHidden/>
              </w:rPr>
              <w:t>55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72" w:author="Szabolcs Bene" w:date="2016-06-22T22:55:00Z"/>
              <w:rFonts w:asciiTheme="minorHAnsi" w:eastAsiaTheme="minorEastAsia" w:hAnsiTheme="minorHAnsi" w:cstheme="minorBidi"/>
              <w:noProof/>
              <w:color w:val="auto"/>
              <w:sz w:val="22"/>
              <w:szCs w:val="22"/>
            </w:rPr>
          </w:pPr>
          <w:ins w:id="17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"_Toc454399509"</w:instrText>
            </w:r>
            <w:r w:rsidRPr="00294D91">
              <w:rPr>
                <w:rStyle w:val="Hyperlink"/>
                <w:noProof/>
              </w:rPr>
              <w:instrText xml:space="preserve"> </w:instrText>
            </w:r>
            <w:r w:rsidRPr="00294D91">
              <w:rPr>
                <w:rStyle w:val="Hyperlink"/>
                <w:noProof/>
              </w:rPr>
              <w:fldChar w:fldCharType="separate"/>
            </w:r>
            <w:r w:rsidRPr="00294D91">
              <w:rPr>
                <w:rStyle w:val="Hyperlink"/>
                <w:noProof/>
              </w:rPr>
              <w:t>5.4.8.</w:t>
            </w:r>
            <w:r>
              <w:rPr>
                <w:rFonts w:asciiTheme="minorHAnsi" w:eastAsiaTheme="minorEastAsia" w:hAnsiTheme="minorHAnsi" w:cstheme="minorBidi"/>
                <w:noProof/>
                <w:color w:val="auto"/>
                <w:sz w:val="22"/>
                <w:szCs w:val="22"/>
              </w:rPr>
              <w:tab/>
            </w:r>
            <w:r w:rsidRPr="00294D91">
              <w:rPr>
                <w:rStyle w:val="Hyperlink"/>
                <w:noProof/>
              </w:rPr>
              <w:t>Trimiterea datelor prin DataChannel</w:t>
            </w:r>
            <w:r>
              <w:rPr>
                <w:noProof/>
                <w:webHidden/>
              </w:rPr>
              <w:tab/>
            </w:r>
            <w:r>
              <w:rPr>
                <w:noProof/>
                <w:webHidden/>
              </w:rPr>
              <w:fldChar w:fldCharType="begin"/>
            </w:r>
            <w:r>
              <w:rPr>
                <w:noProof/>
                <w:webHidden/>
              </w:rPr>
              <w:instrText xml:space="preserve"> PAGEREF _Toc454399509 \h </w:instrText>
            </w:r>
          </w:ins>
          <w:r>
            <w:rPr>
              <w:noProof/>
              <w:webHidden/>
            </w:rPr>
          </w:r>
          <w:r>
            <w:rPr>
              <w:noProof/>
              <w:webHidden/>
            </w:rPr>
            <w:fldChar w:fldCharType="separate"/>
          </w:r>
          <w:ins w:id="174" w:author="Szabolcs Bene" w:date="2016-06-22T22:55:00Z">
            <w:r>
              <w:rPr>
                <w:noProof/>
                <w:webHidden/>
              </w:rPr>
              <w:t>55</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75" w:author="Szabolcs Bene" w:date="2016-06-22T22:55:00Z"/>
              <w:rFonts w:asciiTheme="minorHAnsi" w:eastAsiaTheme="minorEastAsia" w:hAnsiTheme="minorHAnsi" w:cstheme="minorBidi"/>
              <w:noProof/>
              <w:color w:val="auto"/>
              <w:sz w:val="22"/>
              <w:szCs w:val="22"/>
            </w:rPr>
          </w:pPr>
          <w:ins w:id="176"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"_Toc454399510"</w:instrText>
            </w:r>
            <w:r w:rsidRPr="00294D91">
              <w:rPr>
                <w:rStyle w:val="Hyperlink"/>
                <w:noProof/>
              </w:rPr>
              <w:instrText xml:space="preserve"> </w:instrText>
            </w:r>
            <w:r w:rsidRPr="00294D91">
              <w:rPr>
                <w:rStyle w:val="Hyperlink"/>
                <w:noProof/>
              </w:rPr>
              <w:fldChar w:fldCharType="separate"/>
            </w:r>
            <w:r w:rsidRPr="00294D91">
              <w:rPr>
                <w:rStyle w:val="Hyperlink"/>
                <w:noProof/>
              </w:rPr>
              <w:t>5.4.9.</w:t>
            </w:r>
            <w:r>
              <w:rPr>
                <w:rFonts w:asciiTheme="minorHAnsi" w:eastAsiaTheme="minorEastAsia" w:hAnsiTheme="minorHAnsi" w:cstheme="minorBidi"/>
                <w:noProof/>
                <w:color w:val="auto"/>
                <w:sz w:val="22"/>
                <w:szCs w:val="22"/>
              </w:rPr>
              <w:tab/>
            </w:r>
            <w:r w:rsidRPr="00294D91">
              <w:rPr>
                <w:rStyle w:val="Hyperlink"/>
                <w:noProof/>
              </w:rPr>
              <w:t>Primirea datelor de pe DataChannel</w:t>
            </w:r>
            <w:r>
              <w:rPr>
                <w:noProof/>
                <w:webHidden/>
              </w:rPr>
              <w:tab/>
            </w:r>
            <w:r>
              <w:rPr>
                <w:noProof/>
                <w:webHidden/>
              </w:rPr>
              <w:fldChar w:fldCharType="begin"/>
            </w:r>
            <w:r>
              <w:rPr>
                <w:noProof/>
                <w:webHidden/>
              </w:rPr>
              <w:instrText xml:space="preserve"> PAGEREF _Toc454399510 \h </w:instrText>
            </w:r>
          </w:ins>
          <w:r>
            <w:rPr>
              <w:noProof/>
              <w:webHidden/>
            </w:rPr>
          </w:r>
          <w:r>
            <w:rPr>
              <w:noProof/>
              <w:webHidden/>
            </w:rPr>
            <w:fldChar w:fldCharType="separate"/>
          </w:r>
          <w:ins w:id="177" w:author="Szabolcs Bene" w:date="2016-06-22T22:55:00Z">
            <w:r>
              <w:rPr>
                <w:noProof/>
                <w:webHidden/>
              </w:rPr>
              <w:t>56</w:t>
            </w:r>
            <w:r>
              <w:rPr>
                <w:noProof/>
                <w:webHidden/>
              </w:rPr>
              <w:fldChar w:fldCharType="end"/>
            </w:r>
            <w:r w:rsidRPr="00294D91">
              <w:rPr>
                <w:rStyle w:val="Hyperlink"/>
                <w:noProof/>
              </w:rPr>
              <w:fldChar w:fldCharType="end"/>
            </w:r>
          </w:ins>
        </w:p>
        <w:p w:rsidR="00A543F0" w:rsidRDefault="00A543F0">
          <w:pPr>
            <w:pStyle w:val="TOC3"/>
            <w:tabs>
              <w:tab w:val="left" w:pos="2080"/>
              <w:tab w:val="right" w:leader="dot" w:pos="9350"/>
            </w:tabs>
            <w:rPr>
              <w:ins w:id="178" w:author="Szabolcs Bene" w:date="2016-06-22T22:55:00Z"/>
              <w:rFonts w:asciiTheme="minorHAnsi" w:eastAsiaTheme="minorEastAsia" w:hAnsiTheme="minorHAnsi" w:cstheme="minorBidi"/>
              <w:noProof/>
              <w:color w:val="auto"/>
              <w:sz w:val="22"/>
              <w:szCs w:val="22"/>
            </w:rPr>
          </w:pPr>
          <w:ins w:id="17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"_Toc454399511"</w:instrText>
            </w:r>
            <w:r w:rsidRPr="00294D91">
              <w:rPr>
                <w:rStyle w:val="Hyperlink"/>
                <w:noProof/>
              </w:rPr>
              <w:instrText xml:space="preserve"> </w:instrText>
            </w:r>
            <w:r w:rsidRPr="00294D91">
              <w:rPr>
                <w:rStyle w:val="Hyperlink"/>
                <w:noProof/>
              </w:rPr>
              <w:fldChar w:fldCharType="separate"/>
            </w:r>
            <w:r w:rsidRPr="00294D91">
              <w:rPr>
                <w:rStyle w:val="Hyperlink"/>
                <w:noProof/>
              </w:rPr>
              <w:t>5.4.10.</w:t>
            </w:r>
            <w:r>
              <w:rPr>
                <w:rFonts w:asciiTheme="minorHAnsi" w:eastAsiaTheme="minorEastAsia" w:hAnsiTheme="minorHAnsi" w:cstheme="minorBidi"/>
                <w:noProof/>
                <w:color w:val="auto"/>
                <w:sz w:val="22"/>
                <w:szCs w:val="22"/>
              </w:rPr>
              <w:tab/>
            </w:r>
            <w:r w:rsidRPr="00294D91">
              <w:rPr>
                <w:rStyle w:val="Hyperlink"/>
                <w:noProof/>
              </w:rPr>
              <w:t>Vizualizarea istoricului</w:t>
            </w:r>
            <w:r>
              <w:rPr>
                <w:noProof/>
                <w:webHidden/>
              </w:rPr>
              <w:tab/>
            </w:r>
            <w:r>
              <w:rPr>
                <w:noProof/>
                <w:webHidden/>
              </w:rPr>
              <w:fldChar w:fldCharType="begin"/>
            </w:r>
            <w:r>
              <w:rPr>
                <w:noProof/>
                <w:webHidden/>
              </w:rPr>
              <w:instrText xml:space="preserve"> PAGEREF _Toc454399511 \h </w:instrText>
            </w:r>
          </w:ins>
          <w:r>
            <w:rPr>
              <w:noProof/>
              <w:webHidden/>
            </w:rPr>
          </w:r>
          <w:r>
            <w:rPr>
              <w:noProof/>
              <w:webHidden/>
            </w:rPr>
            <w:fldChar w:fldCharType="separate"/>
          </w:r>
          <w:ins w:id="180" w:author="Szabolcs Bene" w:date="2016-06-22T22:55:00Z">
            <w:r>
              <w:rPr>
                <w:noProof/>
                <w:webHidden/>
              </w:rPr>
              <w:t>57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81" w:author="Szabolcs Bene" w:date="2016-06-22T22:55:00Z"/>
              <w:rFonts w:asciiTheme="minorHAnsi" w:eastAsiaTheme="minorEastAsia" w:hAnsiTheme="minorHAnsi" w:cstheme="minorBidi"/>
              <w:noProof/>
              <w:color w:val="auto"/>
              <w:sz w:val="22"/>
              <w:szCs w:val="22"/>
            </w:rPr>
          </w:pPr>
          <w:ins w:id="18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"_Toc454399512"</w:instrText>
            </w:r>
            <w:r w:rsidRPr="00294D91">
              <w:rPr>
                <w:rStyle w:val="Hyperlink"/>
                <w:noProof/>
              </w:rPr>
              <w:instrText xml:space="preserve"> </w:instrText>
            </w:r>
            <w:r w:rsidRPr="00294D91">
              <w:rPr>
                <w:rStyle w:val="Hyperlink"/>
                <w:noProof/>
              </w:rPr>
              <w:fldChar w:fldCharType="separate"/>
            </w:r>
            <w:r w:rsidRPr="00294D91">
              <w:rPr>
                <w:rStyle w:val="Hyperlink"/>
                <w:noProof/>
              </w:rPr>
              <w:t>5.5.</w:t>
            </w:r>
            <w:r>
              <w:rPr>
                <w:rFonts w:asciiTheme="minorHAnsi" w:eastAsiaTheme="minorEastAsia" w:hAnsiTheme="minorHAnsi" w:cstheme="minorBidi"/>
                <w:noProof/>
                <w:color w:val="auto"/>
                <w:sz w:val="22"/>
                <w:szCs w:val="22"/>
              </w:rPr>
              <w:tab/>
            </w:r>
            <w:r w:rsidRPr="00294D91">
              <w:rPr>
                <w:rStyle w:val="Hyperlink"/>
                <w:noProof/>
              </w:rPr>
              <w:t>Proiectarea bazei de date</w:t>
            </w:r>
            <w:r>
              <w:rPr>
                <w:noProof/>
                <w:webHidden/>
              </w:rPr>
              <w:tab/>
            </w:r>
            <w:r>
              <w:rPr>
                <w:noProof/>
                <w:webHidden/>
              </w:rPr>
              <w:fldChar w:fldCharType="begin"/>
            </w:r>
            <w:r>
              <w:rPr>
                <w:noProof/>
                <w:webHidden/>
              </w:rPr>
              <w:instrText xml:space="preserve"> PAGEREF _Toc454399512 \h </w:instrText>
            </w:r>
          </w:ins>
          <w:r>
            <w:rPr>
              <w:noProof/>
              <w:webHidden/>
            </w:rPr>
          </w:r>
          <w:r>
            <w:rPr>
              <w:noProof/>
              <w:webHidden/>
            </w:rPr>
            <w:fldChar w:fldCharType="separate"/>
          </w:r>
          <w:ins w:id="183" w:author="Szabolcs Bene" w:date="2016-06-22T22:55:00Z">
            <w:r>
              <w:rPr>
                <w:noProof/>
                <w:webHidden/>
              </w:rPr>
              <w:t>57</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184" w:author="Szabolcs Bene" w:date="2016-06-22T22:55:00Z"/>
              <w:rFonts w:asciiTheme="minorHAnsi" w:eastAsiaTheme="minorEastAsia" w:hAnsiTheme="minorHAnsi" w:cstheme="minorBidi"/>
              <w:noProof/>
              <w:color w:val="auto"/>
              <w:sz w:val="22"/>
              <w:szCs w:val="22"/>
            </w:rPr>
          </w:pPr>
          <w:ins w:id="185"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"_Toc454399513"</w:instrText>
            </w:r>
            <w:r w:rsidRPr="00294D91">
              <w:rPr>
                <w:rStyle w:val="Hyperlink"/>
                <w:noProof/>
              </w:rPr>
              <w:instrText xml:space="preserve"> </w:instrText>
            </w:r>
            <w:r w:rsidRPr="00294D91">
              <w:rPr>
                <w:rStyle w:val="Hyperlink"/>
                <w:noProof/>
              </w:rPr>
              <w:fldChar w:fldCharType="separate"/>
            </w:r>
            <w:r w:rsidRPr="00294D91">
              <w:rPr>
                <w:rStyle w:val="Hyperlink"/>
                <w:noProof/>
              </w:rPr>
              <w:t>5.6.</w:t>
            </w:r>
            <w:r>
              <w:rPr>
                <w:rFonts w:asciiTheme="minorHAnsi" w:eastAsiaTheme="minorEastAsia" w:hAnsiTheme="minorHAnsi" w:cstheme="minorBidi"/>
                <w:noProof/>
                <w:color w:val="auto"/>
                <w:sz w:val="22"/>
                <w:szCs w:val="22"/>
              </w:rPr>
              <w:tab/>
            </w:r>
            <w:r w:rsidRPr="00294D91">
              <w:rPr>
                <w:rStyle w:val="Hyperlink"/>
                <w:noProof/>
              </w:rPr>
              <w:t>Concluzie</w:t>
            </w:r>
            <w:r>
              <w:rPr>
                <w:noProof/>
                <w:webHidden/>
              </w:rPr>
              <w:tab/>
            </w:r>
            <w:r>
              <w:rPr>
                <w:noProof/>
                <w:webHidden/>
              </w:rPr>
              <w:fldChar w:fldCharType="begin"/>
            </w:r>
            <w:r>
              <w:rPr>
                <w:noProof/>
                <w:webHidden/>
              </w:rPr>
              <w:instrText xml:space="preserve"> PAGEREF _Toc454399513 \h </w:instrText>
            </w:r>
          </w:ins>
          <w:r>
            <w:rPr>
              <w:noProof/>
              <w:webHidden/>
            </w:rPr>
          </w:r>
          <w:r>
            <w:rPr>
              <w:noProof/>
              <w:webHidden/>
            </w:rPr>
            <w:fldChar w:fldCharType="separate"/>
          </w:r>
          <w:ins w:id="186" w:author="Szabolcs Bene" w:date="2016-06-22T22:55:00Z">
            <w:r>
              <w:rPr>
                <w:noProof/>
                <w:webHidden/>
              </w:rPr>
              <w:t>58</w:t>
            </w:r>
            <w:r>
              <w:rPr>
                <w:noProof/>
                <w:webHidden/>
              </w:rPr>
              <w:fldChar w:fldCharType="end"/>
            </w:r>
            <w:r w:rsidRPr="00294D91">
              <w:rPr>
                <w:rStyle w:val="Hyperlink"/>
                <w:noProof/>
              </w:rPr>
              <w:fldChar w:fldCharType="end"/>
            </w:r>
          </w:ins>
        </w:p>
        <w:p w:rsidR="00A543F0" w:rsidRDefault="00A543F0">
          <w:pPr>
            <w:pStyle w:val="TOC1"/>
            <w:rPr>
              <w:ins w:id="187" w:author="Szabolcs Bene" w:date="2016-06-22T22:55:00Z"/>
              <w:rFonts w:asciiTheme="minorHAnsi" w:eastAsiaTheme="minorEastAsia" w:hAnsiTheme="minorHAnsi" w:cstheme="minorBidi"/>
              <w:b w:val="0"/>
              <w:color w:val="auto"/>
              <w:sz w:val="22"/>
              <w:szCs w:val="22"/>
            </w:rPr>
          </w:pPr>
          <w:ins w:id="188" w:author="Szabolcs Bene" w:date="2016-06-22T22:55:00Z">
            <w:r w:rsidRPr="00294D91">
              <w:rPr>
                <w:rStyle w:val="Hyperlink"/>
              </w:rPr>
              <w:lastRenderedPageBreak/>
              <w:fldChar w:fldCharType="begin"/>
            </w:r>
            <w:r w:rsidRPr="00294D91">
              <w:rPr>
                <w:rStyle w:val="Hyperlink"/>
              </w:rPr>
              <w:instrText xml:space="preserve"> </w:instrText>
            </w:r>
            <w:r>
              <w:instrText>HYPERLINK \l "_Toc454399514"</w:instrText>
            </w:r>
            <w:r w:rsidRPr="00294D91">
              <w:rPr>
                <w:rStyle w:val="Hyperlink"/>
              </w:rPr>
              <w:instrText xml:space="preserve"> </w:instrText>
            </w:r>
            <w:r w:rsidRPr="00294D91">
              <w:rPr>
                <w:rStyle w:val="Hyperlink"/>
              </w:rPr>
              <w:fldChar w:fldCharType="separate"/>
            </w:r>
            <w:r w:rsidRPr="00294D91">
              <w:rPr>
                <w:rStyle w:val="Hyperlink"/>
              </w:rPr>
              <w:t>Capitolul 6.</w:t>
            </w:r>
            <w:r>
              <w:rPr>
                <w:rFonts w:asciiTheme="minorHAnsi" w:eastAsiaTheme="minorEastAsia" w:hAnsiTheme="minorHAnsi" w:cstheme="minorBidi"/>
                <w:b w:val="0"/>
                <w:color w:val="auto"/>
                <w:sz w:val="22"/>
                <w:szCs w:val="22"/>
              </w:rPr>
              <w:tab/>
            </w:r>
            <w:r w:rsidRPr="00294D91">
              <w:rPr>
                <w:rStyle w:val="Hyperlink"/>
              </w:rPr>
              <w:t>Testare şi Validare</w:t>
            </w:r>
            <w:r>
              <w:rPr>
                <w:webHidden/>
              </w:rPr>
              <w:tab/>
            </w:r>
            <w:r>
              <w:rPr>
                <w:webHidden/>
              </w:rPr>
              <w:fldChar w:fldCharType="begin"/>
            </w:r>
            <w:r>
              <w:rPr>
                <w:webHidden/>
              </w:rPr>
              <w:instrText xml:space="preserve"> PAGEREF _Toc454399514 \h </w:instrText>
            </w:r>
          </w:ins>
          <w:r>
            <w:rPr>
              <w:webHidden/>
            </w:rPr>
          </w:r>
          <w:r>
            <w:rPr>
              <w:webHidden/>
            </w:rPr>
            <w:fldChar w:fldCharType="separate"/>
          </w:r>
          <w:ins w:id="189" w:author="Szabolcs Bene" w:date="2016-06-22T22:55:00Z">
            <w:r>
              <w:rPr>
                <w:webHidden/>
              </w:rPr>
              <w:t>59</w:t>
            </w:r>
            <w:r>
              <w:rPr>
                <w:webHidden/>
              </w:rPr>
              <w:fldChar w:fldCharType="end"/>
            </w:r>
            <w:r w:rsidRPr="00294D91">
              <w:rPr>
                <w:rStyle w:val="Hyperlink"/>
              </w:rPr>
              <w:fldChar w:fldCharType="end"/>
            </w:r>
          </w:ins>
        </w:p>
        <w:p w:rsidR="00A543F0" w:rsidRDefault="00A543F0">
          <w:pPr>
            <w:pStyle w:val="TOC1"/>
            <w:rPr>
              <w:ins w:id="190" w:author="Szabolcs Bene" w:date="2016-06-22T22:55:00Z"/>
              <w:rFonts w:asciiTheme="minorHAnsi" w:eastAsiaTheme="minorEastAsia" w:hAnsiTheme="minorHAnsi" w:cstheme="minorBidi"/>
              <w:b w:val="0"/>
              <w:color w:val="auto"/>
              <w:sz w:val="22"/>
              <w:szCs w:val="22"/>
            </w:rPr>
          </w:pPr>
          <w:ins w:id="191" w:author="Szabolcs Bene" w:date="2016-06-22T22:55:00Z">
            <w:r w:rsidRPr="00294D91">
              <w:rPr>
                <w:rStyle w:val="Hyperlink"/>
              </w:rPr>
              <w:fldChar w:fldCharType="begin"/>
            </w:r>
            <w:r w:rsidRPr="00294D91">
              <w:rPr>
                <w:rStyle w:val="Hyperlink"/>
              </w:rPr>
              <w:instrText xml:space="preserve"> </w:instrText>
            </w:r>
            <w:r>
              <w:instrText>HYPERLINK \l "_Toc454399515"</w:instrText>
            </w:r>
            <w:r w:rsidRPr="00294D91">
              <w:rPr>
                <w:rStyle w:val="Hyperlink"/>
              </w:rPr>
              <w:instrText xml:space="preserve"> </w:instrText>
            </w:r>
            <w:r w:rsidRPr="00294D91">
              <w:rPr>
                <w:rStyle w:val="Hyperlink"/>
              </w:rPr>
              <w:fldChar w:fldCharType="separate"/>
            </w:r>
            <w:r w:rsidRPr="00294D91">
              <w:rPr>
                <w:rStyle w:val="Hyperlink"/>
              </w:rPr>
              <w:t>Capitolul 7.</w:t>
            </w:r>
            <w:r>
              <w:rPr>
                <w:rFonts w:asciiTheme="minorHAnsi" w:eastAsiaTheme="minorEastAsia" w:hAnsiTheme="minorHAnsi" w:cstheme="minorBidi"/>
                <w:b w:val="0"/>
                <w:color w:val="auto"/>
                <w:sz w:val="22"/>
                <w:szCs w:val="22"/>
              </w:rPr>
              <w:tab/>
            </w:r>
            <w:r w:rsidRPr="00294D91">
              <w:rPr>
                <w:rStyle w:val="Hyperlink"/>
              </w:rPr>
              <w:t>Manual de Instalare și Utilizare</w:t>
            </w:r>
            <w:r>
              <w:rPr>
                <w:webHidden/>
              </w:rPr>
              <w:tab/>
            </w:r>
            <w:r>
              <w:rPr>
                <w:webHidden/>
              </w:rPr>
              <w:fldChar w:fldCharType="begin"/>
            </w:r>
            <w:r>
              <w:rPr>
                <w:webHidden/>
              </w:rPr>
              <w:instrText xml:space="preserve"> PAGEREF _Toc454399515 \h </w:instrText>
            </w:r>
          </w:ins>
          <w:r>
            <w:rPr>
              <w:webHidden/>
            </w:rPr>
          </w:r>
          <w:r>
            <w:rPr>
              <w:webHidden/>
            </w:rPr>
            <w:fldChar w:fldCharType="separate"/>
          </w:r>
          <w:ins w:id="192" w:author="Szabolcs Bene" w:date="2016-06-22T22:55:00Z">
            <w:r>
              <w:rPr>
                <w:webHidden/>
              </w:rPr>
              <w:t>63</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193" w:author="Szabolcs Bene" w:date="2016-06-22T22:55:00Z"/>
              <w:rFonts w:asciiTheme="minorHAnsi" w:eastAsiaTheme="minorEastAsia" w:hAnsiTheme="minorHAnsi" w:cstheme="minorBidi"/>
              <w:noProof/>
              <w:color w:val="auto"/>
              <w:sz w:val="22"/>
              <w:szCs w:val="22"/>
            </w:rPr>
          </w:pPr>
          <w:ins w:id="194"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"_Toc454399516"</w:instrText>
            </w:r>
            <w:r w:rsidRPr="00294D91">
              <w:rPr>
                <w:rStyle w:val="Hyperlink"/>
                <w:noProof/>
              </w:rPr>
              <w:instrText xml:space="preserve"> </w:instrText>
            </w:r>
            <w:r w:rsidRPr="00294D91">
              <w:rPr>
                <w:rStyle w:val="Hyperlink"/>
                <w:noProof/>
              </w:rPr>
              <w:fldChar w:fldCharType="separate"/>
            </w:r>
            <w:r w:rsidRPr="00294D91">
              <w:rPr>
                <w:rStyle w:val="Hyperlink"/>
                <w:noProof/>
              </w:rPr>
              <w:t>7.1.</w:t>
            </w:r>
            <w:r>
              <w:rPr>
                <w:rFonts w:asciiTheme="minorHAnsi" w:eastAsiaTheme="minorEastAsia" w:hAnsiTheme="minorHAnsi" w:cstheme="minorBidi"/>
                <w:noProof/>
                <w:color w:val="auto"/>
                <w:sz w:val="22"/>
                <w:szCs w:val="22"/>
              </w:rPr>
              <w:tab/>
            </w:r>
            <w:r w:rsidRPr="00294D91">
              <w:rPr>
                <w:rStyle w:val="Hyperlink"/>
                <w:noProof/>
              </w:rPr>
              <w:t>Instalare si rulare</w:t>
            </w:r>
            <w:r>
              <w:rPr>
                <w:noProof/>
                <w:webHidden/>
              </w:rPr>
              <w:tab/>
            </w:r>
            <w:r>
              <w:rPr>
                <w:noProof/>
                <w:webHidden/>
              </w:rPr>
              <w:fldChar w:fldCharType="begin"/>
            </w:r>
            <w:r>
              <w:rPr>
                <w:noProof/>
                <w:webHidden/>
              </w:rPr>
              <w:instrText xml:space="preserve"> PAGEREF _Toc454399516 \h </w:instrText>
            </w:r>
          </w:ins>
          <w:r>
            <w:rPr>
              <w:noProof/>
              <w:webHidden/>
            </w:rPr>
          </w:r>
          <w:r>
            <w:rPr>
              <w:noProof/>
              <w:webHidden/>
            </w:rPr>
            <w:fldChar w:fldCharType="separate"/>
          </w:r>
          <w:ins w:id="195" w:author="Szabolcs Bene" w:date="2016-06-22T22:55:00Z">
            <w:r>
              <w:rPr>
                <w:noProof/>
                <w:webHidden/>
              </w:rPr>
              <w:t>63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96" w:author="Szabolcs Bene" w:date="2016-06-22T22:55:00Z"/>
              <w:rFonts w:asciiTheme="minorHAnsi" w:eastAsiaTheme="minorEastAsia" w:hAnsiTheme="minorHAnsi" w:cstheme="minorBidi"/>
              <w:noProof/>
              <w:color w:val="auto"/>
              <w:sz w:val="22"/>
              <w:szCs w:val="22"/>
            </w:rPr>
          </w:pPr>
          <w:ins w:id="197"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"_Toc454399517"</w:instrText>
            </w:r>
            <w:r w:rsidRPr="00294D91">
              <w:rPr>
                <w:rStyle w:val="Hyperlink"/>
                <w:noProof/>
              </w:rPr>
              <w:instrText xml:space="preserve"> </w:instrText>
            </w:r>
            <w:r w:rsidRPr="00294D91">
              <w:rPr>
                <w:rStyle w:val="Hyperlink"/>
                <w:noProof/>
              </w:rPr>
              <w:fldChar w:fldCharType="separate"/>
            </w:r>
            <w:r w:rsidRPr="00294D91">
              <w:rPr>
                <w:rStyle w:val="Hyperlink"/>
                <w:noProof/>
              </w:rPr>
              <w:t>7.1.1.</w:t>
            </w:r>
            <w:r>
              <w:rPr>
                <w:rFonts w:asciiTheme="minorHAnsi" w:eastAsiaTheme="minorEastAsia" w:hAnsiTheme="minorHAnsi" w:cstheme="minorBidi"/>
                <w:noProof/>
                <w:color w:val="auto"/>
                <w:sz w:val="22"/>
                <w:szCs w:val="22"/>
              </w:rPr>
              <w:tab/>
            </w:r>
            <w:r w:rsidRPr="00294D91">
              <w:rPr>
                <w:rStyle w:val="Hyperlink"/>
                <w:noProof/>
              </w:rPr>
              <w:t>Instalare Git</w:t>
            </w:r>
            <w:r>
              <w:rPr>
                <w:noProof/>
                <w:webHidden/>
              </w:rPr>
              <w:tab/>
            </w:r>
            <w:r>
              <w:rPr>
                <w:noProof/>
                <w:webHidden/>
              </w:rPr>
              <w:fldChar w:fldCharType="begin"/>
            </w:r>
            <w:r>
              <w:rPr>
                <w:noProof/>
                <w:webHidden/>
              </w:rPr>
              <w:instrText xml:space="preserve"> PAGEREF _Toc454399517 \h </w:instrText>
            </w:r>
          </w:ins>
          <w:r>
            <w:rPr>
              <w:noProof/>
              <w:webHidden/>
            </w:rPr>
          </w:r>
          <w:r>
            <w:rPr>
              <w:noProof/>
              <w:webHidden/>
            </w:rPr>
            <w:fldChar w:fldCharType="separate"/>
          </w:r>
          <w:ins w:id="198" w:author="Szabolcs Bene" w:date="2016-06-22T22:55:00Z">
            <w:r>
              <w:rPr>
                <w:noProof/>
                <w:webHidden/>
              </w:rPr>
              <w:t>63</w:t>
            </w:r>
            <w:r>
              <w:rPr>
                <w:noProof/>
                <w:webHidden/>
              </w:rPr>
              <w:fldChar w:fldCharType="end"/>
            </w:r>
            <w:r w:rsidRPr="00294D91">
              <w:rPr>
                <w:rStyle w:val="Hyperlink"/>
                <w:noProof/>
              </w:rPr>
              <w:fldChar w:fldCharType="end"/>
            </w:r>
          </w:ins>
        </w:p>
        <w:p w:rsidR="00A543F0" w:rsidRDefault="00A543F0">
          <w:pPr>
            <w:pStyle w:val="TOC3"/>
            <w:tabs>
              <w:tab w:val="left" w:pos="1960"/>
              <w:tab w:val="right" w:leader="dot" w:pos="9350"/>
            </w:tabs>
            <w:rPr>
              <w:ins w:id="199" w:author="Szabolcs Bene" w:date="2016-06-22T22:55:00Z"/>
              <w:rFonts w:asciiTheme="minorHAnsi" w:eastAsiaTheme="minorEastAsia" w:hAnsiTheme="minorHAnsi" w:cstheme="minorBidi"/>
              <w:noProof/>
              <w:color w:val="auto"/>
              <w:sz w:val="22"/>
              <w:szCs w:val="22"/>
            </w:rPr>
          </w:pPr>
          <w:ins w:id="200"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"_Toc454399518"</w:instrText>
            </w:r>
            <w:r w:rsidRPr="00294D91">
              <w:rPr>
                <w:rStyle w:val="Hyperlink"/>
                <w:noProof/>
              </w:rPr>
              <w:instrText xml:space="preserve"> </w:instrText>
            </w:r>
            <w:r w:rsidRPr="00294D91">
              <w:rPr>
                <w:rStyle w:val="Hyperlink"/>
                <w:noProof/>
              </w:rPr>
              <w:fldChar w:fldCharType="separate"/>
            </w:r>
            <w:r w:rsidRPr="00294D91">
              <w:rPr>
                <w:rStyle w:val="Hyperlink"/>
                <w:noProof/>
              </w:rPr>
              <w:t>7.1.2.</w:t>
            </w:r>
            <w:r>
              <w:rPr>
                <w:rFonts w:asciiTheme="minorHAnsi" w:eastAsiaTheme="minorEastAsia" w:hAnsiTheme="minorHAnsi" w:cstheme="minorBidi"/>
                <w:noProof/>
                <w:color w:val="auto"/>
                <w:sz w:val="22"/>
                <w:szCs w:val="22"/>
              </w:rPr>
              <w:tab/>
            </w:r>
            <w:r w:rsidRPr="00294D91">
              <w:rPr>
                <w:rStyle w:val="Hyperlink"/>
                <w:noProof/>
              </w:rPr>
              <w:t>Instalare XAMPP</w:t>
            </w:r>
            <w:r>
              <w:rPr>
                <w:noProof/>
                <w:webHidden/>
              </w:rPr>
              <w:tab/>
            </w:r>
            <w:r>
              <w:rPr>
                <w:noProof/>
                <w:webHidden/>
              </w:rPr>
              <w:fldChar w:fldCharType="begin"/>
            </w:r>
            <w:r>
              <w:rPr>
                <w:noProof/>
                <w:webHidden/>
              </w:rPr>
              <w:instrText xml:space="preserve"> PAGEREF _Toc454399518 \h </w:instrText>
            </w:r>
          </w:ins>
          <w:r>
            <w:rPr>
              <w:noProof/>
              <w:webHidden/>
            </w:rPr>
          </w:r>
          <w:r>
            <w:rPr>
              <w:noProof/>
              <w:webHidden/>
            </w:rPr>
            <w:fldChar w:fldCharType="separate"/>
          </w:r>
          <w:ins w:id="201" w:author="Szabolcs Bene" w:date="2016-06-22T22:55:00Z">
            <w:r>
              <w:rPr>
                <w:noProof/>
                <w:webHidden/>
              </w:rPr>
              <w:t>64</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202" w:author="Szabolcs Bene" w:date="2016-06-22T22:55:00Z"/>
              <w:rFonts w:asciiTheme="minorHAnsi" w:eastAsiaTheme="minorEastAsia" w:hAnsiTheme="minorHAnsi" w:cstheme="minorBidi"/>
              <w:noProof/>
              <w:color w:val="auto"/>
              <w:sz w:val="22"/>
              <w:szCs w:val="22"/>
            </w:rPr>
          </w:pPr>
          <w:ins w:id="203"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"_Toc454399519"</w:instrText>
            </w:r>
            <w:r w:rsidRPr="00294D91">
              <w:rPr>
                <w:rStyle w:val="Hyperlink"/>
                <w:noProof/>
              </w:rPr>
              <w:instrText xml:space="preserve"> </w:instrText>
            </w:r>
            <w:r w:rsidRPr="00294D91">
              <w:rPr>
                <w:rStyle w:val="Hyperlink"/>
                <w:noProof/>
              </w:rPr>
              <w:fldChar w:fldCharType="separate"/>
            </w:r>
            <w:r w:rsidRPr="00294D91">
              <w:rPr>
                <w:rStyle w:val="Hyperlink"/>
                <w:noProof/>
              </w:rPr>
              <w:t>7.2.</w:t>
            </w:r>
            <w:r>
              <w:rPr>
                <w:rFonts w:asciiTheme="minorHAnsi" w:eastAsiaTheme="minorEastAsia" w:hAnsiTheme="minorHAnsi" w:cstheme="minorBidi"/>
                <w:noProof/>
                <w:color w:val="auto"/>
                <w:sz w:val="22"/>
                <w:szCs w:val="22"/>
              </w:rPr>
              <w:tab/>
            </w:r>
            <w:r w:rsidRPr="00294D91">
              <w:rPr>
                <w:rStyle w:val="Hyperlink"/>
                <w:noProof/>
              </w:rPr>
              <w:t>Utilizarea aplicației</w:t>
            </w:r>
            <w:r>
              <w:rPr>
                <w:noProof/>
                <w:webHidden/>
              </w:rPr>
              <w:tab/>
            </w:r>
            <w:r>
              <w:rPr>
                <w:noProof/>
                <w:webHidden/>
              </w:rPr>
              <w:fldChar w:fldCharType="begin"/>
            </w:r>
            <w:r>
              <w:rPr>
                <w:noProof/>
                <w:webHidden/>
              </w:rPr>
              <w:instrText xml:space="preserve"> PAGEREF _Toc454399519 \h </w:instrText>
            </w:r>
          </w:ins>
          <w:r>
            <w:rPr>
              <w:noProof/>
              <w:webHidden/>
            </w:rPr>
          </w:r>
          <w:r>
            <w:rPr>
              <w:noProof/>
              <w:webHidden/>
            </w:rPr>
            <w:fldChar w:fldCharType="separate"/>
          </w:r>
          <w:ins w:id="204" w:author="Szabolcs Bene" w:date="2016-06-22T22:55:00Z">
            <w:r>
              <w:rPr>
                <w:noProof/>
                <w:webHidden/>
              </w:rPr>
              <w:t>67</w:t>
            </w:r>
            <w:r>
              <w:rPr>
                <w:noProof/>
                <w:webHidden/>
              </w:rPr>
              <w:fldChar w:fldCharType="end"/>
            </w:r>
            <w:r w:rsidRPr="00294D91">
              <w:rPr>
                <w:rStyle w:val="Hyperlink"/>
                <w:noProof/>
              </w:rPr>
              <w:fldChar w:fldCharType="end"/>
            </w:r>
          </w:ins>
        </w:p>
        <w:p w:rsidR="00A543F0" w:rsidRDefault="00A543F0">
          <w:pPr>
            <w:pStyle w:val="TOC1"/>
            <w:rPr>
              <w:ins w:id="205" w:author="Szabolcs Bene" w:date="2016-06-22T22:55:00Z"/>
              <w:rFonts w:asciiTheme="minorHAnsi" w:eastAsiaTheme="minorEastAsia" w:hAnsiTheme="minorHAnsi" w:cstheme="minorBidi"/>
              <w:b w:val="0"/>
              <w:color w:val="auto"/>
              <w:sz w:val="22"/>
              <w:szCs w:val="22"/>
            </w:rPr>
          </w:pPr>
          <w:ins w:id="206" w:author="Szabolcs Bene" w:date="2016-06-22T22:55:00Z">
            <w:r w:rsidRPr="00294D91">
              <w:rPr>
                <w:rStyle w:val="Hyperlink"/>
              </w:rPr>
              <w:fldChar w:fldCharType="begin"/>
            </w:r>
            <w:r w:rsidRPr="00294D91">
              <w:rPr>
                <w:rStyle w:val="Hyperlink"/>
              </w:rPr>
              <w:instrText xml:space="preserve"> </w:instrText>
            </w:r>
            <w:r>
              <w:instrText>HYPERLINK \l "_Toc454399520"</w:instrText>
            </w:r>
            <w:r w:rsidRPr="00294D91">
              <w:rPr>
                <w:rStyle w:val="Hyperlink"/>
              </w:rPr>
              <w:instrText xml:space="preserve"> </w:instrText>
            </w:r>
            <w:r w:rsidRPr="00294D91">
              <w:rPr>
                <w:rStyle w:val="Hyperlink"/>
              </w:rPr>
              <w:fldChar w:fldCharType="separate"/>
            </w:r>
            <w:r w:rsidRPr="00294D91">
              <w:rPr>
                <w:rStyle w:val="Hyperlink"/>
              </w:rPr>
              <w:t>Capitolul 8.</w:t>
            </w:r>
            <w:r>
              <w:rPr>
                <w:rFonts w:asciiTheme="minorHAnsi" w:eastAsiaTheme="minorEastAsia" w:hAnsiTheme="minorHAnsi" w:cstheme="minorBidi"/>
                <w:b w:val="0"/>
                <w:color w:val="auto"/>
                <w:sz w:val="22"/>
                <w:szCs w:val="22"/>
              </w:rPr>
              <w:tab/>
            </w:r>
            <w:r w:rsidRPr="00294D91">
              <w:rPr>
                <w:rStyle w:val="Hyperlink"/>
              </w:rPr>
              <w:t>Concluzii</w:t>
            </w:r>
            <w:r>
              <w:rPr>
                <w:webHidden/>
              </w:rPr>
              <w:tab/>
            </w:r>
            <w:r>
              <w:rPr>
                <w:webHidden/>
              </w:rPr>
              <w:fldChar w:fldCharType="begin"/>
            </w:r>
            <w:r>
              <w:rPr>
                <w:webHidden/>
              </w:rPr>
              <w:instrText xml:space="preserve"> PAGEREF _Toc454399520 \h </w:instrText>
            </w:r>
          </w:ins>
          <w:r>
            <w:rPr>
              <w:webHidden/>
            </w:rPr>
          </w:r>
          <w:r>
            <w:rPr>
              <w:webHidden/>
            </w:rPr>
            <w:fldChar w:fldCharType="separate"/>
          </w:r>
          <w:ins w:id="207" w:author="Szabolcs Bene" w:date="2016-06-22T22:55:00Z">
            <w:r>
              <w:rPr>
                <w:webHidden/>
              </w:rPr>
              <w:t>69</w:t>
            </w:r>
            <w:r>
              <w:rPr>
                <w:webHidden/>
              </w:rPr>
              <w:fldChar w:fldCharType="end"/>
            </w:r>
            <w:r w:rsidRPr="00294D91">
              <w:rPr>
                <w:rStyle w:val="Hyperlink"/>
              </w:rPr>
              <w:fldChar w:fldCharType="end"/>
            </w:r>
          </w:ins>
        </w:p>
        <w:p w:rsidR="00A543F0" w:rsidRDefault="00A543F0">
          <w:pPr>
            <w:pStyle w:val="TOC2"/>
            <w:tabs>
              <w:tab w:val="left" w:pos="1760"/>
              <w:tab w:val="right" w:leader="dot" w:pos="9350"/>
            </w:tabs>
            <w:rPr>
              <w:ins w:id="208" w:author="Szabolcs Bene" w:date="2016-06-22T22:55:00Z"/>
              <w:rFonts w:asciiTheme="minorHAnsi" w:eastAsiaTheme="minorEastAsia" w:hAnsiTheme="minorHAnsi" w:cstheme="minorBidi"/>
              <w:noProof/>
              <w:color w:val="auto"/>
              <w:sz w:val="22"/>
              <w:szCs w:val="22"/>
            </w:rPr>
          </w:pPr>
          <w:ins w:id="209"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"_Toc454399521"</w:instrText>
            </w:r>
            <w:r w:rsidRPr="00294D91">
              <w:rPr>
                <w:rStyle w:val="Hyperlink"/>
                <w:noProof/>
              </w:rPr>
              <w:instrText xml:space="preserve"> </w:instrText>
            </w:r>
            <w:r w:rsidRPr="00294D91">
              <w:rPr>
                <w:rStyle w:val="Hyperlink"/>
                <w:noProof/>
              </w:rPr>
              <w:fldChar w:fldCharType="separate"/>
            </w:r>
            <w:r w:rsidRPr="00294D91">
              <w:rPr>
                <w:rStyle w:val="Hyperlink"/>
                <w:noProof/>
              </w:rPr>
              <w:t>8.1.</w:t>
            </w:r>
            <w:r>
              <w:rPr>
                <w:rFonts w:asciiTheme="minorHAnsi" w:eastAsiaTheme="minorEastAsia" w:hAnsiTheme="minorHAnsi" w:cstheme="minorBidi"/>
                <w:noProof/>
                <w:color w:val="auto"/>
                <w:sz w:val="22"/>
                <w:szCs w:val="22"/>
              </w:rPr>
              <w:tab/>
            </w:r>
            <w:r w:rsidRPr="00294D91">
              <w:rPr>
                <w:rStyle w:val="Hyperlink"/>
                <w:noProof/>
              </w:rPr>
              <w:t>Realizarea obiectivelor propuse</w:t>
            </w:r>
            <w:r>
              <w:rPr>
                <w:noProof/>
                <w:webHidden/>
              </w:rPr>
              <w:tab/>
            </w:r>
            <w:r>
              <w:rPr>
                <w:noProof/>
                <w:webHidden/>
              </w:rPr>
              <w:fldChar w:fldCharType="begin"/>
            </w:r>
            <w:r>
              <w:rPr>
                <w:noProof/>
                <w:webHidden/>
              </w:rPr>
              <w:instrText xml:space="preserve"> PAGEREF _Toc454399521 \h </w:instrText>
            </w:r>
          </w:ins>
          <w:r>
            <w:rPr>
              <w:noProof/>
              <w:webHidden/>
            </w:rPr>
          </w:r>
          <w:r>
            <w:rPr>
              <w:noProof/>
              <w:webHidden/>
            </w:rPr>
            <w:fldChar w:fldCharType="separate"/>
          </w:r>
          <w:ins w:id="210" w:author="Szabolcs Bene" w:date="2016-06-22T22:55:00Z">
            <w:r>
              <w:rPr>
                <w:noProof/>
                <w:webHidden/>
              </w:rPr>
              <w:t>69</w:t>
            </w:r>
            <w:r>
              <w:rPr>
                <w:noProof/>
                <w:webHidden/>
              </w:rPr>
              <w:fldChar w:fldCharType="end"/>
            </w:r>
            <w:r w:rsidRPr="00294D91">
              <w:rPr>
                <w:rStyle w:val="Hyperlink"/>
                <w:noProof/>
              </w:rPr>
              <w:fldChar w:fldCharType="end"/>
            </w:r>
          </w:ins>
        </w:p>
        <w:p w:rsidR="00A543F0" w:rsidRDefault="00A543F0">
          <w:pPr>
            <w:pStyle w:val="TOC2"/>
            <w:tabs>
              <w:tab w:val="left" w:pos="1760"/>
              <w:tab w:val="right" w:leader="dot" w:pos="9350"/>
            </w:tabs>
            <w:rPr>
              <w:ins w:id="211" w:author="Szabolcs Bene" w:date="2016-06-22T22:55:00Z"/>
              <w:rFonts w:asciiTheme="minorHAnsi" w:eastAsiaTheme="minorEastAsia" w:hAnsiTheme="minorHAnsi" w:cstheme="minorBidi"/>
              <w:noProof/>
              <w:color w:val="auto"/>
              <w:sz w:val="22"/>
              <w:szCs w:val="22"/>
            </w:rPr>
          </w:pPr>
          <w:ins w:id="212" w:author="Szabolcs Bene" w:date="2016-06-22T22:55:00Z">
            <w:r w:rsidRPr="00294D91">
              <w:rPr>
                <w:rStyle w:val="Hyperlink"/>
                <w:noProof/>
              </w:rPr>
              <w:fldChar w:fldCharType="begin"/>
            </w:r>
            <w:r w:rsidRPr="00294D91">
              <w:rPr>
                <w:rStyle w:val="Hyperlink"/>
                <w:noProof/>
              </w:rPr>
              <w:instrText xml:space="preserve"> </w:instrText>
            </w:r>
            <w:r>
              <w:rPr>
                <w:noProof/>
              </w:rPr>
              <w:instrText>HYPERLINK \l "_Toc454399522"</w:instrText>
            </w:r>
            <w:r w:rsidRPr="00294D91">
              <w:rPr>
                <w:rStyle w:val="Hyperlink"/>
                <w:noProof/>
              </w:rPr>
              <w:instrText xml:space="preserve"> </w:instrText>
            </w:r>
            <w:r w:rsidRPr="00294D91">
              <w:rPr>
                <w:rStyle w:val="Hyperlink"/>
                <w:noProof/>
              </w:rPr>
              <w:fldChar w:fldCharType="separate"/>
            </w:r>
            <w:r w:rsidRPr="00294D91">
              <w:rPr>
                <w:rStyle w:val="Hyperlink"/>
                <w:noProof/>
              </w:rPr>
              <w:t>8.2.</w:t>
            </w:r>
            <w:r>
              <w:rPr>
                <w:rFonts w:asciiTheme="minorHAnsi" w:eastAsiaTheme="minorEastAsia" w:hAnsiTheme="minorHAnsi" w:cstheme="minorBidi"/>
                <w:noProof/>
                <w:color w:val="auto"/>
                <w:sz w:val="22"/>
                <w:szCs w:val="22"/>
              </w:rPr>
              <w:tab/>
            </w:r>
            <w:r w:rsidRPr="00294D91">
              <w:rPr>
                <w:rStyle w:val="Hyperlink"/>
                <w:noProof/>
              </w:rPr>
              <w:t>Dezvoltări ulterioare</w:t>
            </w:r>
            <w:r>
              <w:rPr>
                <w:noProof/>
                <w:webHidden/>
              </w:rPr>
              <w:tab/>
            </w:r>
            <w:r>
              <w:rPr>
                <w:noProof/>
                <w:webHidden/>
              </w:rPr>
              <w:fldChar w:fldCharType="begin"/>
            </w:r>
            <w:r>
              <w:rPr>
                <w:noProof/>
                <w:webHidden/>
              </w:rPr>
              <w:instrText xml:space="preserve"> PAGEREF _Toc454399522 \h </w:instrText>
            </w:r>
          </w:ins>
          <w:r>
            <w:rPr>
              <w:noProof/>
              <w:webHidden/>
            </w:rPr>
          </w:r>
          <w:r>
            <w:rPr>
              <w:noProof/>
              <w:webHidden/>
            </w:rPr>
            <w:fldChar w:fldCharType="separate"/>
          </w:r>
          <w:ins w:id="213" w:author="Szabolcs Bene" w:date="2016-06-22T22:55:00Z">
            <w:r>
              <w:rPr>
                <w:noProof/>
                <w:webHidden/>
              </w:rPr>
              <w:t>69</w:t>
            </w:r>
            <w:r>
              <w:rPr>
                <w:noProof/>
                <w:webHidden/>
              </w:rPr>
              <w:fldChar w:fldCharType="end"/>
            </w:r>
            <w:r w:rsidRPr="00294D91">
              <w:rPr>
                <w:rStyle w:val="Hyperlink"/>
                <w:noProof/>
              </w:rPr>
              <w:fldChar w:fldCharType="end"/>
            </w:r>
          </w:ins>
        </w:p>
        <w:p w:rsidR="00A543F0" w:rsidRDefault="00A543F0">
          <w:pPr>
            <w:pStyle w:val="TOC1"/>
            <w:rPr>
              <w:ins w:id="214" w:author="Szabolcs Bene" w:date="2016-06-22T22:55:00Z"/>
              <w:rFonts w:asciiTheme="minorHAnsi" w:eastAsiaTheme="minorEastAsia" w:hAnsiTheme="minorHAnsi" w:cstheme="minorBidi"/>
              <w:b w:val="0"/>
              <w:color w:val="auto"/>
              <w:sz w:val="22"/>
              <w:szCs w:val="22"/>
            </w:rPr>
          </w:pPr>
          <w:ins w:id="215" w:author="Szabolcs Bene" w:date="2016-06-22T22:55:00Z">
            <w:r w:rsidRPr="00294D91">
              <w:rPr>
                <w:rStyle w:val="Hyperlink"/>
              </w:rPr>
              <w:fldChar w:fldCharType="begin"/>
            </w:r>
            <w:r w:rsidRPr="00294D91">
              <w:rPr>
                <w:rStyle w:val="Hyperlink"/>
              </w:rPr>
              <w:instrText xml:space="preserve"> </w:instrText>
            </w:r>
            <w:r>
              <w:instrText>HYPERLINK \l "_Toc454399523"</w:instrText>
            </w:r>
            <w:r w:rsidRPr="00294D91">
              <w:rPr>
                <w:rStyle w:val="Hyperlink"/>
              </w:rPr>
              <w:instrText xml:space="preserve"> </w:instrText>
            </w:r>
            <w:r w:rsidRPr="00294D91">
              <w:rPr>
                <w:rStyle w:val="Hyperlink"/>
              </w:rPr>
              <w:fldChar w:fldCharType="separate"/>
            </w:r>
            <w:r w:rsidRPr="00294D91">
              <w:rPr>
                <w:rStyle w:val="Hyperlink"/>
              </w:rPr>
              <w:t>Bibliografie</w:t>
            </w:r>
            <w:r>
              <w:rPr>
                <w:webHidden/>
              </w:rPr>
              <w:tab/>
              <w:t>.....................................................................................................................</w:t>
            </w:r>
            <w:r>
              <w:rPr>
                <w:webHidden/>
              </w:rPr>
              <w:fldChar w:fldCharType="begin"/>
            </w:r>
            <w:r>
              <w:rPr>
                <w:webHidden/>
              </w:rPr>
              <w:instrText xml:space="preserve"> PAGEREF _Toc454399523 \h </w:instrText>
            </w:r>
          </w:ins>
          <w:r>
            <w:rPr>
              <w:webHidden/>
            </w:rPr>
          </w:r>
          <w:r>
            <w:rPr>
              <w:webHidden/>
            </w:rPr>
            <w:fldChar w:fldCharType="separate"/>
          </w:r>
          <w:ins w:id="216" w:author="Szabolcs Bene" w:date="2016-06-22T22:55:00Z">
            <w:r>
              <w:rPr>
                <w:webHidden/>
              </w:rPr>
              <w:t>71</w:t>
            </w:r>
            <w:r>
              <w:rPr>
                <w:webHidden/>
              </w:rPr>
              <w:fldChar w:fldCharType="end"/>
            </w:r>
            <w:r w:rsidRPr="00294D91">
              <w:rPr>
                <w:rStyle w:val="Hyperlink"/>
              </w:rPr>
              <w:fldChar w:fldCharType="end"/>
            </w:r>
          </w:ins>
        </w:p>
        <w:p w:rsidR="00A543F0" w:rsidRDefault="00A543F0">
          <w:pPr>
            <w:pStyle w:val="TOC1"/>
            <w:rPr>
              <w:ins w:id="217" w:author="Szabolcs Bene" w:date="2016-06-22T22:55:00Z"/>
              <w:rFonts w:asciiTheme="minorHAnsi" w:eastAsiaTheme="minorEastAsia" w:hAnsiTheme="minorHAnsi" w:cstheme="minorBidi"/>
              <w:b w:val="0"/>
              <w:color w:val="auto"/>
              <w:sz w:val="22"/>
              <w:szCs w:val="22"/>
            </w:rPr>
          </w:pPr>
          <w:ins w:id="218" w:author="Szabolcs Bene" w:date="2016-06-22T22:55:00Z">
            <w:r w:rsidRPr="00294D91">
              <w:rPr>
                <w:rStyle w:val="Hyperlink"/>
              </w:rPr>
              <w:fldChar w:fldCharType="begin"/>
            </w:r>
            <w:r w:rsidRPr="00294D91">
              <w:rPr>
                <w:rStyle w:val="Hyperlink"/>
              </w:rPr>
              <w:instrText xml:space="preserve"> </w:instrText>
            </w:r>
            <w:r>
              <w:instrText>HYPERLINK \l "_Toc454399524"</w:instrText>
            </w:r>
            <w:r w:rsidRPr="00294D91">
              <w:rPr>
                <w:rStyle w:val="Hyperlink"/>
              </w:rPr>
              <w:instrText xml:space="preserve"> </w:instrText>
            </w:r>
            <w:r w:rsidRPr="00294D91">
              <w:rPr>
                <w:rStyle w:val="Hyperlink"/>
              </w:rPr>
              <w:fldChar w:fldCharType="separate"/>
            </w:r>
            <w:r w:rsidRPr="00294D91">
              <w:rPr>
                <w:rStyle w:val="Hyperlink"/>
              </w:rPr>
              <w:t>Anexa 1 – Lista figurilor din lucrare</w:t>
            </w:r>
            <w:r>
              <w:rPr>
                <w:webHidden/>
              </w:rPr>
              <w:tab/>
            </w:r>
            <w:r>
              <w:rPr>
                <w:webHidden/>
              </w:rPr>
              <w:fldChar w:fldCharType="begin"/>
            </w:r>
            <w:r>
              <w:rPr>
                <w:webHidden/>
              </w:rPr>
              <w:instrText xml:space="preserve"> PAGEREF _Toc454399524 \h </w:instrText>
            </w:r>
          </w:ins>
          <w:r>
            <w:rPr>
              <w:webHidden/>
            </w:rPr>
          </w:r>
          <w:r>
            <w:rPr>
              <w:webHidden/>
            </w:rPr>
            <w:fldChar w:fldCharType="separate"/>
          </w:r>
          <w:ins w:id="219" w:author="Szabolcs Bene" w:date="2016-06-22T22:55:00Z">
            <w:r>
              <w:rPr>
                <w:webHidden/>
              </w:rPr>
              <w:t>72</w:t>
            </w:r>
            <w:r>
              <w:rPr>
                <w:webHidden/>
              </w:rPr>
              <w:fldChar w:fldCharType="end"/>
            </w:r>
            <w:r w:rsidRPr="00294D91">
              <w:rPr>
                <w:rStyle w:val="Hyperlink"/>
              </w:rPr>
              <w:fldChar w:fldCharType="end"/>
            </w:r>
          </w:ins>
        </w:p>
        <w:p w:rsidR="00A543F0" w:rsidRDefault="00A543F0">
          <w:pPr>
            <w:pStyle w:val="TOC1"/>
            <w:rPr>
              <w:ins w:id="220" w:author="Szabolcs Bene" w:date="2016-06-22T22:55:00Z"/>
              <w:rFonts w:asciiTheme="minorHAnsi" w:eastAsiaTheme="minorEastAsia" w:hAnsiTheme="minorHAnsi" w:cstheme="minorBidi"/>
              <w:b w:val="0"/>
              <w:color w:val="auto"/>
              <w:sz w:val="22"/>
              <w:szCs w:val="22"/>
            </w:rPr>
          </w:pPr>
          <w:ins w:id="221" w:author="Szabolcs Bene" w:date="2016-06-22T22:55:00Z">
            <w:r w:rsidRPr="00294D91">
              <w:rPr>
                <w:rStyle w:val="Hyperlink"/>
              </w:rPr>
              <w:fldChar w:fldCharType="begin"/>
            </w:r>
            <w:r w:rsidRPr="00294D91">
              <w:rPr>
                <w:rStyle w:val="Hyperlink"/>
              </w:rPr>
              <w:instrText xml:space="preserve"> </w:instrText>
            </w:r>
            <w:r>
              <w:instrText>HYPERLINK \l "_Toc454399525"</w:instrText>
            </w:r>
            <w:r w:rsidRPr="00294D91">
              <w:rPr>
                <w:rStyle w:val="Hyperlink"/>
              </w:rPr>
              <w:instrText xml:space="preserve"> </w:instrText>
            </w:r>
            <w:r w:rsidRPr="00294D91">
              <w:rPr>
                <w:rStyle w:val="Hyperlink"/>
              </w:rPr>
              <w:fldChar w:fldCharType="separate"/>
            </w:r>
            <w:r w:rsidRPr="00294D91">
              <w:rPr>
                <w:rStyle w:val="Hyperlink"/>
              </w:rPr>
              <w:t>Anexa 2 – Lista tabelelor din lucrare</w:t>
            </w:r>
            <w:r>
              <w:rPr>
                <w:webHidden/>
              </w:rPr>
              <w:tab/>
            </w:r>
            <w:r>
              <w:rPr>
                <w:webHidden/>
              </w:rPr>
              <w:fldChar w:fldCharType="begin"/>
            </w:r>
            <w:r>
              <w:rPr>
                <w:webHidden/>
              </w:rPr>
              <w:instrText xml:space="preserve"> PAGEREF _Toc454399525 \h </w:instrText>
            </w:r>
          </w:ins>
          <w:r>
            <w:rPr>
              <w:webHidden/>
            </w:rPr>
          </w:r>
          <w:r>
            <w:rPr>
              <w:webHidden/>
            </w:rPr>
            <w:fldChar w:fldCharType="separate"/>
          </w:r>
          <w:ins w:id="222" w:author="Szabolcs Bene" w:date="2016-06-22T22:55:00Z">
            <w:r>
              <w:rPr>
                <w:webHidden/>
              </w:rPr>
              <w:t>73</w:t>
            </w:r>
            <w:r>
              <w:rPr>
                <w:webHidden/>
              </w:rPr>
              <w:fldChar w:fldCharType="end"/>
            </w:r>
            <w:r w:rsidRPr="00294D91">
              <w:rPr>
                <w:rStyle w:val="Hyperlink"/>
              </w:rPr>
              <w:fldChar w:fldCharType="end"/>
            </w:r>
          </w:ins>
        </w:p>
        <w:p w:rsidR="00A543F0" w:rsidRDefault="00A543F0">
          <w:pPr>
            <w:pStyle w:val="TOC1"/>
            <w:rPr>
              <w:ins w:id="223" w:author="Szabolcs Bene" w:date="2016-06-22T22:55:00Z"/>
              <w:rFonts w:asciiTheme="minorHAnsi" w:eastAsiaTheme="minorEastAsia" w:hAnsiTheme="minorHAnsi" w:cstheme="minorBidi"/>
              <w:b w:val="0"/>
              <w:color w:val="auto"/>
              <w:sz w:val="22"/>
              <w:szCs w:val="22"/>
            </w:rPr>
          </w:pPr>
          <w:ins w:id="224" w:author="Szabolcs Bene" w:date="2016-06-22T22:55:00Z">
            <w:r w:rsidRPr="00294D91">
              <w:rPr>
                <w:rStyle w:val="Hyperlink"/>
              </w:rPr>
              <w:fldChar w:fldCharType="begin"/>
            </w:r>
            <w:r w:rsidRPr="00294D91">
              <w:rPr>
                <w:rStyle w:val="Hyperlink"/>
              </w:rPr>
              <w:instrText xml:space="preserve"> </w:instrText>
            </w:r>
            <w:r>
              <w:instrText>HYPERLINK \l "_Toc454399526"</w:instrText>
            </w:r>
            <w:r w:rsidRPr="00294D91">
              <w:rPr>
                <w:rStyle w:val="Hyperlink"/>
              </w:rPr>
              <w:instrText xml:space="preserve"> </w:instrText>
            </w:r>
            <w:r w:rsidRPr="00294D91">
              <w:rPr>
                <w:rStyle w:val="Hyperlink"/>
              </w:rPr>
              <w:fldChar w:fldCharType="separate"/>
            </w:r>
            <w:r w:rsidRPr="00294D91">
              <w:rPr>
                <w:rStyle w:val="Hyperlink"/>
              </w:rPr>
              <w:t>Anexa 3 – Glosar de termeni</w:t>
            </w:r>
            <w:r>
              <w:rPr>
                <w:webHidden/>
              </w:rPr>
              <w:tab/>
            </w:r>
            <w:r>
              <w:rPr>
                <w:webHidden/>
              </w:rPr>
              <w:fldChar w:fldCharType="begin"/>
            </w:r>
            <w:r>
              <w:rPr>
                <w:webHidden/>
              </w:rPr>
              <w:instrText xml:space="preserve"> PAGEREF _Toc454399526 \h </w:instrText>
            </w:r>
          </w:ins>
          <w:r>
            <w:rPr>
              <w:webHidden/>
            </w:rPr>
          </w:r>
          <w:r>
            <w:rPr>
              <w:webHidden/>
            </w:rPr>
            <w:fldChar w:fldCharType="separate"/>
          </w:r>
          <w:ins w:id="225" w:author="Szabolcs Bene" w:date="2016-06-22T22:55:00Z">
            <w:r>
              <w:rPr>
                <w:webHidden/>
              </w:rPr>
              <w:t>74</w:t>
            </w:r>
            <w:r>
              <w:rPr>
                <w:webHidden/>
              </w:rPr>
              <w:fldChar w:fldCharType="end"/>
            </w:r>
            <w:r w:rsidRPr="00294D91">
              <w:rPr>
                <w:rStyle w:val="Hyperlink"/>
              </w:rPr>
              <w:fldChar w:fldCharType="end"/>
            </w:r>
          </w:ins>
        </w:p>
        <w:p w:rsidR="004861B6" w:rsidRPr="002B17A3" w:rsidDel="00773E76" w:rsidRDefault="004861B6">
          <w:pPr>
            <w:pStyle w:val="TOC1"/>
            <w:rPr>
              <w:del w:id="226" w:author="Szabolcs Bene" w:date="2016-06-22T19:58:00Z"/>
              <w:rFonts w:eastAsiaTheme="minorEastAsia"/>
              <w:b w:val="0"/>
              <w:color w:val="auto"/>
              <w:sz w:val="22"/>
              <w:szCs w:val="22"/>
              <w:rPrChange w:id="227" w:author="Szabolcs Bene" w:date="2016-06-22T20:06:00Z">
                <w:rPr>
                  <w:del w:id="228" w:author="Szabolcs Bene" w:date="2016-06-22T19:58:00Z"/>
                  <w:rFonts w:asciiTheme="minorHAnsi" w:eastAsiaTheme="minorEastAsia" w:hAnsiTheme="minorHAnsi" w:cstheme="minorBidi"/>
                  <w:b w:val="0"/>
                  <w:color w:val="auto"/>
                  <w:sz w:val="22"/>
                  <w:szCs w:val="22"/>
                </w:rPr>
              </w:rPrChange>
            </w:rPr>
          </w:pPr>
          <w:del w:id="229" w:author="Szabolcs Bene" w:date="2016-06-22T19:58:00Z">
            <w:r w:rsidRPr="002B17A3" w:rsidDel="00773E76">
              <w:rPr>
                <w:rPrChange w:id="230" w:author="Szabolcs Bene" w:date="2016-06-22T20:06:00Z">
                  <w:rPr>
                    <w:rStyle w:val="Hyperlink"/>
                  </w:rPr>
                </w:rPrChange>
              </w:rPr>
              <w:delText>Capitolul 1.</w:delText>
            </w:r>
            <w:r w:rsidRPr="002B17A3" w:rsidDel="00773E76">
              <w:rPr>
                <w:rFonts w:eastAsiaTheme="minorEastAsia"/>
                <w:b w:val="0"/>
                <w:color w:val="auto"/>
                <w:sz w:val="22"/>
                <w:szCs w:val="22"/>
                <w:rPrChange w:id="231"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232" w:author="Szabolcs Bene" w:date="2016-06-22T20:06:00Z">
                  <w:rPr>
                    <w:rStyle w:val="Hyperlink"/>
                  </w:rPr>
                </w:rPrChange>
              </w:rPr>
              <w:delText>Introducere</w:delText>
            </w:r>
            <w:r w:rsidRPr="002B17A3" w:rsidDel="00773E76">
              <w:rPr>
                <w:b w:val="0"/>
                <w:webHidden/>
              </w:rPr>
              <w:tab/>
              <w:delText>7</w:delText>
            </w:r>
          </w:del>
        </w:p>
        <w:p w:rsidR="004861B6" w:rsidRPr="002B17A3" w:rsidDel="00773E76" w:rsidRDefault="004861B6">
          <w:pPr>
            <w:pStyle w:val="TOC2"/>
            <w:tabs>
              <w:tab w:val="left" w:pos="1760"/>
              <w:tab w:val="right" w:leader="dot" w:pos="9350"/>
            </w:tabs>
            <w:rPr>
              <w:del w:id="233" w:author="Szabolcs Bene" w:date="2016-06-22T19:58:00Z"/>
              <w:rFonts w:eastAsiaTheme="minorEastAsia"/>
              <w:noProof/>
              <w:color w:val="auto"/>
              <w:sz w:val="22"/>
              <w:szCs w:val="22"/>
              <w:rPrChange w:id="234" w:author="Szabolcs Bene" w:date="2016-06-22T20:06:00Z">
                <w:rPr>
                  <w:del w:id="235" w:author="Szabolcs Bene" w:date="2016-06-22T19:58:00Z"/>
                  <w:rFonts w:asciiTheme="minorHAnsi" w:eastAsiaTheme="minorEastAsia" w:hAnsiTheme="minorHAnsi" w:cstheme="minorBidi"/>
                  <w:noProof/>
                  <w:color w:val="auto"/>
                  <w:sz w:val="22"/>
                  <w:szCs w:val="22"/>
                </w:rPr>
              </w:rPrChange>
            </w:rPr>
          </w:pPr>
          <w:del w:id="236" w:author="Szabolcs Bene" w:date="2016-06-22T19:58:00Z">
            <w:r w:rsidRPr="002B17A3" w:rsidDel="00773E76">
              <w:rPr>
                <w:rPrChange w:id="237" w:author="Szabolcs Bene" w:date="2016-06-22T20:06:00Z">
                  <w:rPr>
                    <w:rStyle w:val="Hyperlink"/>
                    <w:noProof/>
                  </w:rPr>
                </w:rPrChange>
              </w:rPr>
              <w:delText>1.1.</w:delText>
            </w:r>
            <w:r w:rsidRPr="002B17A3" w:rsidDel="00773E76">
              <w:rPr>
                <w:rFonts w:eastAsiaTheme="minorEastAsia"/>
                <w:noProof/>
                <w:color w:val="auto"/>
                <w:sz w:val="22"/>
                <w:szCs w:val="22"/>
                <w:rPrChange w:id="238"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239" w:author="Szabolcs Bene" w:date="2016-06-22T20:06:00Z">
                  <w:rPr>
                    <w:rStyle w:val="Hyperlink"/>
                    <w:noProof/>
                  </w:rPr>
                </w:rPrChange>
              </w:rPr>
              <w:delText>Contextul proiectului</w:delText>
            </w:r>
            <w:r w:rsidRPr="002B17A3" w:rsidDel="00773E76">
              <w:rPr>
                <w:noProof/>
                <w:webHidden/>
              </w:rPr>
              <w:tab/>
              <w:delText>7</w:delText>
            </w:r>
          </w:del>
        </w:p>
        <w:p w:rsidR="004861B6" w:rsidRPr="002B17A3" w:rsidDel="00773E76" w:rsidRDefault="004861B6">
          <w:pPr>
            <w:pStyle w:val="TOC2"/>
            <w:tabs>
              <w:tab w:val="left" w:pos="1760"/>
              <w:tab w:val="right" w:leader="dot" w:pos="9350"/>
            </w:tabs>
            <w:rPr>
              <w:del w:id="240" w:author="Szabolcs Bene" w:date="2016-06-22T19:58:00Z"/>
              <w:rFonts w:eastAsiaTheme="minorEastAsia"/>
              <w:noProof/>
              <w:color w:val="auto"/>
              <w:sz w:val="22"/>
              <w:szCs w:val="22"/>
              <w:rPrChange w:id="241" w:author="Szabolcs Bene" w:date="2016-06-22T20:06:00Z">
                <w:rPr>
                  <w:del w:id="242" w:author="Szabolcs Bene" w:date="2016-06-22T19:58:00Z"/>
                  <w:rFonts w:asciiTheme="minorHAnsi" w:eastAsiaTheme="minorEastAsia" w:hAnsiTheme="minorHAnsi" w:cstheme="minorBidi"/>
                  <w:noProof/>
                  <w:color w:val="auto"/>
                  <w:sz w:val="22"/>
                  <w:szCs w:val="22"/>
                </w:rPr>
              </w:rPrChange>
            </w:rPr>
          </w:pPr>
          <w:del w:id="243" w:author="Szabolcs Bene" w:date="2016-06-22T19:58:00Z">
            <w:r w:rsidRPr="002B17A3" w:rsidDel="00773E76">
              <w:rPr>
                <w:rPrChange w:id="244" w:author="Szabolcs Bene" w:date="2016-06-22T20:06:00Z">
                  <w:rPr>
                    <w:rStyle w:val="Hyperlink"/>
                    <w:noProof/>
                  </w:rPr>
                </w:rPrChange>
              </w:rPr>
              <w:delText>1.2.</w:delText>
            </w:r>
            <w:r w:rsidRPr="002B17A3" w:rsidDel="00773E76">
              <w:rPr>
                <w:rFonts w:eastAsiaTheme="minorEastAsia"/>
                <w:noProof/>
                <w:color w:val="auto"/>
                <w:sz w:val="22"/>
                <w:szCs w:val="22"/>
                <w:rPrChange w:id="245"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246" w:author="Szabolcs Bene" w:date="2016-06-22T20:06:00Z">
                  <w:rPr>
                    <w:rStyle w:val="Hyperlink"/>
                    <w:noProof/>
                  </w:rPr>
                </w:rPrChange>
              </w:rPr>
              <w:delText>Motivația</w:delText>
            </w:r>
            <w:r w:rsidRPr="002B17A3" w:rsidDel="00773E76">
              <w:rPr>
                <w:noProof/>
                <w:webHidden/>
              </w:rPr>
              <w:tab/>
              <w:delText>7</w:delText>
            </w:r>
          </w:del>
        </w:p>
        <w:p w:rsidR="004861B6" w:rsidRPr="002B17A3" w:rsidDel="00773E76" w:rsidRDefault="004861B6">
          <w:pPr>
            <w:pStyle w:val="TOC2"/>
            <w:tabs>
              <w:tab w:val="left" w:pos="1760"/>
              <w:tab w:val="right" w:leader="dot" w:pos="9350"/>
            </w:tabs>
            <w:rPr>
              <w:del w:id="247" w:author="Szabolcs Bene" w:date="2016-06-22T19:58:00Z"/>
              <w:rFonts w:eastAsiaTheme="minorEastAsia"/>
              <w:noProof/>
              <w:color w:val="auto"/>
              <w:sz w:val="22"/>
              <w:szCs w:val="22"/>
              <w:rPrChange w:id="248" w:author="Szabolcs Bene" w:date="2016-06-22T20:06:00Z">
                <w:rPr>
                  <w:del w:id="249" w:author="Szabolcs Bene" w:date="2016-06-22T19:58:00Z"/>
                  <w:rFonts w:asciiTheme="minorHAnsi" w:eastAsiaTheme="minorEastAsia" w:hAnsiTheme="minorHAnsi" w:cstheme="minorBidi"/>
                  <w:noProof/>
                  <w:color w:val="auto"/>
                  <w:sz w:val="22"/>
                  <w:szCs w:val="22"/>
                </w:rPr>
              </w:rPrChange>
            </w:rPr>
          </w:pPr>
          <w:del w:id="250" w:author="Szabolcs Bene" w:date="2016-06-22T19:58:00Z">
            <w:r w:rsidRPr="002B17A3" w:rsidDel="00773E76">
              <w:rPr>
                <w:rPrChange w:id="251" w:author="Szabolcs Bene" w:date="2016-06-22T20:06:00Z">
                  <w:rPr>
                    <w:rStyle w:val="Hyperlink"/>
                    <w:noProof/>
                  </w:rPr>
                </w:rPrChange>
              </w:rPr>
              <w:delText>1.3.</w:delText>
            </w:r>
            <w:r w:rsidRPr="002B17A3" w:rsidDel="00773E76">
              <w:rPr>
                <w:rFonts w:eastAsiaTheme="minorEastAsia"/>
                <w:noProof/>
                <w:color w:val="auto"/>
                <w:sz w:val="22"/>
                <w:szCs w:val="22"/>
                <w:rPrChange w:id="252"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253" w:author="Szabolcs Bene" w:date="2016-06-22T20:06:00Z">
                  <w:rPr>
                    <w:rStyle w:val="Hyperlink"/>
                    <w:noProof/>
                  </w:rPr>
                </w:rPrChange>
              </w:rPr>
              <w:delText>Continutul lucrarii</w:delText>
            </w:r>
            <w:r w:rsidRPr="002B17A3" w:rsidDel="00773E76">
              <w:rPr>
                <w:noProof/>
                <w:webHidden/>
              </w:rPr>
              <w:tab/>
              <w:delText>8</w:delText>
            </w:r>
          </w:del>
        </w:p>
        <w:p w:rsidR="004861B6" w:rsidRPr="002B17A3" w:rsidDel="00773E76" w:rsidRDefault="004861B6">
          <w:pPr>
            <w:pStyle w:val="TOC1"/>
            <w:rPr>
              <w:del w:id="254" w:author="Szabolcs Bene" w:date="2016-06-22T19:58:00Z"/>
              <w:rFonts w:eastAsiaTheme="minorEastAsia"/>
              <w:b w:val="0"/>
              <w:color w:val="auto"/>
              <w:sz w:val="22"/>
              <w:szCs w:val="22"/>
              <w:rPrChange w:id="255" w:author="Szabolcs Bene" w:date="2016-06-22T20:06:00Z">
                <w:rPr>
                  <w:del w:id="256" w:author="Szabolcs Bene" w:date="2016-06-22T19:58:00Z"/>
                  <w:rFonts w:asciiTheme="minorHAnsi" w:eastAsiaTheme="minorEastAsia" w:hAnsiTheme="minorHAnsi" w:cstheme="minorBidi"/>
                  <w:b w:val="0"/>
                  <w:color w:val="auto"/>
                  <w:sz w:val="22"/>
                  <w:szCs w:val="22"/>
                </w:rPr>
              </w:rPrChange>
            </w:rPr>
          </w:pPr>
          <w:del w:id="257" w:author="Szabolcs Bene" w:date="2016-06-22T19:58:00Z">
            <w:r w:rsidRPr="002B17A3" w:rsidDel="00773E76">
              <w:rPr>
                <w:rPrChange w:id="258" w:author="Szabolcs Bene" w:date="2016-06-22T20:06:00Z">
                  <w:rPr>
                    <w:rStyle w:val="Hyperlink"/>
                  </w:rPr>
                </w:rPrChange>
              </w:rPr>
              <w:delText>Capitolul 2.</w:delText>
            </w:r>
            <w:r w:rsidRPr="002B17A3" w:rsidDel="00773E76">
              <w:rPr>
                <w:rFonts w:eastAsiaTheme="minorEastAsia"/>
                <w:b w:val="0"/>
                <w:color w:val="auto"/>
                <w:sz w:val="22"/>
                <w:szCs w:val="22"/>
                <w:rPrChange w:id="259"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260" w:author="Szabolcs Bene" w:date="2016-06-22T20:06:00Z">
                  <w:rPr>
                    <w:rStyle w:val="Hyperlink"/>
                  </w:rPr>
                </w:rPrChange>
              </w:rPr>
              <w:delText>Obiectivele Proiectului</w:delText>
            </w:r>
            <w:r w:rsidRPr="002B17A3" w:rsidDel="00773E76">
              <w:rPr>
                <w:b w:val="0"/>
                <w:webHidden/>
              </w:rPr>
              <w:tab/>
              <w:delText>9</w:delText>
            </w:r>
          </w:del>
        </w:p>
        <w:p w:rsidR="004861B6" w:rsidRPr="002B17A3" w:rsidDel="00773E76" w:rsidRDefault="004861B6">
          <w:pPr>
            <w:pStyle w:val="TOC2"/>
            <w:tabs>
              <w:tab w:val="left" w:pos="1760"/>
              <w:tab w:val="right" w:leader="dot" w:pos="9350"/>
            </w:tabs>
            <w:rPr>
              <w:del w:id="261" w:author="Szabolcs Bene" w:date="2016-06-22T19:58:00Z"/>
              <w:rFonts w:eastAsiaTheme="minorEastAsia"/>
              <w:noProof/>
              <w:color w:val="auto"/>
              <w:sz w:val="22"/>
              <w:szCs w:val="22"/>
              <w:rPrChange w:id="262" w:author="Szabolcs Bene" w:date="2016-06-22T20:06:00Z">
                <w:rPr>
                  <w:del w:id="263" w:author="Szabolcs Bene" w:date="2016-06-22T19:58:00Z"/>
                  <w:rFonts w:asciiTheme="minorHAnsi" w:eastAsiaTheme="minorEastAsia" w:hAnsiTheme="minorHAnsi" w:cstheme="minorBidi"/>
                  <w:noProof/>
                  <w:color w:val="auto"/>
                  <w:sz w:val="22"/>
                  <w:szCs w:val="22"/>
                </w:rPr>
              </w:rPrChange>
            </w:rPr>
          </w:pPr>
          <w:del w:id="264" w:author="Szabolcs Bene" w:date="2016-06-22T19:58:00Z">
            <w:r w:rsidRPr="002B17A3" w:rsidDel="00773E76">
              <w:rPr>
                <w:rPrChange w:id="265" w:author="Szabolcs Bene" w:date="2016-06-22T20:06:00Z">
                  <w:rPr>
                    <w:rStyle w:val="Hyperlink"/>
                    <w:noProof/>
                  </w:rPr>
                </w:rPrChange>
              </w:rPr>
              <w:delText>2.1.</w:delText>
            </w:r>
            <w:r w:rsidRPr="002B17A3" w:rsidDel="00773E76">
              <w:rPr>
                <w:rFonts w:eastAsiaTheme="minorEastAsia"/>
                <w:noProof/>
                <w:color w:val="auto"/>
                <w:sz w:val="22"/>
                <w:szCs w:val="22"/>
                <w:rPrChange w:id="266"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267" w:author="Szabolcs Bene" w:date="2016-06-22T20:06:00Z">
                  <w:rPr>
                    <w:rStyle w:val="Hyperlink"/>
                    <w:noProof/>
                  </w:rPr>
                </w:rPrChange>
              </w:rPr>
              <w:delText>Obiectivul principal</w:delText>
            </w:r>
            <w:r w:rsidRPr="002B17A3" w:rsidDel="00773E76">
              <w:rPr>
                <w:noProof/>
                <w:webHidden/>
              </w:rPr>
              <w:tab/>
              <w:delText>9</w:delText>
            </w:r>
          </w:del>
        </w:p>
        <w:p w:rsidR="004861B6" w:rsidRPr="002B17A3" w:rsidDel="00773E76" w:rsidRDefault="004861B6">
          <w:pPr>
            <w:pStyle w:val="TOC2"/>
            <w:tabs>
              <w:tab w:val="left" w:pos="1760"/>
              <w:tab w:val="right" w:leader="dot" w:pos="9350"/>
            </w:tabs>
            <w:rPr>
              <w:del w:id="268" w:author="Szabolcs Bene" w:date="2016-06-22T19:58:00Z"/>
              <w:rFonts w:eastAsiaTheme="minorEastAsia"/>
              <w:noProof/>
              <w:color w:val="auto"/>
              <w:sz w:val="22"/>
              <w:szCs w:val="22"/>
              <w:rPrChange w:id="269" w:author="Szabolcs Bene" w:date="2016-06-22T20:06:00Z">
                <w:rPr>
                  <w:del w:id="270" w:author="Szabolcs Bene" w:date="2016-06-22T19:58:00Z"/>
                  <w:rFonts w:asciiTheme="minorHAnsi" w:eastAsiaTheme="minorEastAsia" w:hAnsiTheme="minorHAnsi" w:cstheme="minorBidi"/>
                  <w:noProof/>
                  <w:color w:val="auto"/>
                  <w:sz w:val="22"/>
                  <w:szCs w:val="22"/>
                </w:rPr>
              </w:rPrChange>
            </w:rPr>
          </w:pPr>
          <w:del w:id="271" w:author="Szabolcs Bene" w:date="2016-06-22T19:58:00Z">
            <w:r w:rsidRPr="002B17A3" w:rsidDel="00773E76">
              <w:rPr>
                <w:rPrChange w:id="272" w:author="Szabolcs Bene" w:date="2016-06-22T20:06:00Z">
                  <w:rPr>
                    <w:rStyle w:val="Hyperlink"/>
                    <w:noProof/>
                  </w:rPr>
                </w:rPrChange>
              </w:rPr>
              <w:delText>2.2.</w:delText>
            </w:r>
            <w:r w:rsidRPr="002B17A3" w:rsidDel="00773E76">
              <w:rPr>
                <w:rFonts w:eastAsiaTheme="minorEastAsia"/>
                <w:noProof/>
                <w:color w:val="auto"/>
                <w:sz w:val="22"/>
                <w:szCs w:val="22"/>
                <w:rPrChange w:id="273"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274" w:author="Szabolcs Bene" w:date="2016-06-22T20:06:00Z">
                  <w:rPr>
                    <w:rStyle w:val="Hyperlink"/>
                    <w:noProof/>
                  </w:rPr>
                </w:rPrChange>
              </w:rPr>
              <w:delText>Obiective secundare</w:delText>
            </w:r>
            <w:r w:rsidRPr="002B17A3" w:rsidDel="00773E76">
              <w:rPr>
                <w:noProof/>
                <w:webHidden/>
              </w:rPr>
              <w:tab/>
              <w:delText>9</w:delText>
            </w:r>
          </w:del>
        </w:p>
        <w:p w:rsidR="004861B6" w:rsidRPr="002B17A3" w:rsidDel="00773E76" w:rsidRDefault="004861B6">
          <w:pPr>
            <w:pStyle w:val="TOC1"/>
            <w:rPr>
              <w:del w:id="275" w:author="Szabolcs Bene" w:date="2016-06-22T19:58:00Z"/>
              <w:rFonts w:eastAsiaTheme="minorEastAsia"/>
              <w:b w:val="0"/>
              <w:color w:val="auto"/>
              <w:sz w:val="22"/>
              <w:szCs w:val="22"/>
              <w:rPrChange w:id="276" w:author="Szabolcs Bene" w:date="2016-06-22T20:06:00Z">
                <w:rPr>
                  <w:del w:id="277" w:author="Szabolcs Bene" w:date="2016-06-22T19:58:00Z"/>
                  <w:rFonts w:asciiTheme="minorHAnsi" w:eastAsiaTheme="minorEastAsia" w:hAnsiTheme="minorHAnsi" w:cstheme="minorBidi"/>
                  <w:b w:val="0"/>
                  <w:color w:val="auto"/>
                  <w:sz w:val="22"/>
                  <w:szCs w:val="22"/>
                </w:rPr>
              </w:rPrChange>
            </w:rPr>
          </w:pPr>
          <w:del w:id="278" w:author="Szabolcs Bene" w:date="2016-06-22T19:58:00Z">
            <w:r w:rsidRPr="002B17A3" w:rsidDel="00773E76">
              <w:rPr>
                <w:rPrChange w:id="279" w:author="Szabolcs Bene" w:date="2016-06-22T20:06:00Z">
                  <w:rPr>
                    <w:rStyle w:val="Hyperlink"/>
                  </w:rPr>
                </w:rPrChange>
              </w:rPr>
              <w:delText>Capitolul 3.</w:delText>
            </w:r>
            <w:r w:rsidRPr="002B17A3" w:rsidDel="00773E76">
              <w:rPr>
                <w:rFonts w:eastAsiaTheme="minorEastAsia"/>
                <w:b w:val="0"/>
                <w:color w:val="auto"/>
                <w:sz w:val="22"/>
                <w:szCs w:val="22"/>
                <w:rPrChange w:id="280"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281" w:author="Szabolcs Bene" w:date="2016-06-22T20:06:00Z">
                  <w:rPr>
                    <w:rStyle w:val="Hyperlink"/>
                  </w:rPr>
                </w:rPrChange>
              </w:rPr>
              <w:delText>Studiu Bibliografic</w:delText>
            </w:r>
            <w:r w:rsidRPr="002B17A3" w:rsidDel="00773E76">
              <w:rPr>
                <w:b w:val="0"/>
                <w:webHidden/>
              </w:rPr>
              <w:tab/>
              <w:delText>11</w:delText>
            </w:r>
          </w:del>
        </w:p>
        <w:p w:rsidR="004861B6" w:rsidRPr="002B17A3" w:rsidDel="00773E76" w:rsidRDefault="004861B6">
          <w:pPr>
            <w:pStyle w:val="TOC2"/>
            <w:tabs>
              <w:tab w:val="left" w:pos="1760"/>
              <w:tab w:val="right" w:leader="dot" w:pos="9350"/>
            </w:tabs>
            <w:rPr>
              <w:del w:id="282" w:author="Szabolcs Bene" w:date="2016-06-22T19:58:00Z"/>
              <w:rFonts w:eastAsiaTheme="minorEastAsia"/>
              <w:noProof/>
              <w:color w:val="auto"/>
              <w:sz w:val="22"/>
              <w:szCs w:val="22"/>
              <w:rPrChange w:id="283" w:author="Szabolcs Bene" w:date="2016-06-22T20:06:00Z">
                <w:rPr>
                  <w:del w:id="284" w:author="Szabolcs Bene" w:date="2016-06-22T19:58:00Z"/>
                  <w:rFonts w:asciiTheme="minorHAnsi" w:eastAsiaTheme="minorEastAsia" w:hAnsiTheme="minorHAnsi" w:cstheme="minorBidi"/>
                  <w:noProof/>
                  <w:color w:val="auto"/>
                  <w:sz w:val="22"/>
                  <w:szCs w:val="22"/>
                </w:rPr>
              </w:rPrChange>
            </w:rPr>
          </w:pPr>
          <w:del w:id="285" w:author="Szabolcs Bene" w:date="2016-06-22T19:58:00Z">
            <w:r w:rsidRPr="002B17A3" w:rsidDel="00773E76">
              <w:rPr>
                <w:rPrChange w:id="286" w:author="Szabolcs Bene" w:date="2016-06-22T20:06:00Z">
                  <w:rPr>
                    <w:rStyle w:val="Hyperlink"/>
                    <w:noProof/>
                  </w:rPr>
                </w:rPrChange>
              </w:rPr>
              <w:delText>3.1.</w:delText>
            </w:r>
            <w:r w:rsidRPr="002B17A3" w:rsidDel="00773E76">
              <w:rPr>
                <w:rFonts w:eastAsiaTheme="minorEastAsia"/>
                <w:noProof/>
                <w:color w:val="auto"/>
                <w:sz w:val="22"/>
                <w:szCs w:val="22"/>
                <w:rPrChange w:id="287"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288" w:author="Szabolcs Bene" w:date="2016-06-22T20:06:00Z">
                  <w:rPr>
                    <w:rStyle w:val="Hyperlink"/>
                    <w:noProof/>
                  </w:rPr>
                </w:rPrChange>
              </w:rPr>
              <w:delText>Dezvoltarea aplicatiilor web</w:delText>
            </w:r>
            <w:r w:rsidRPr="002B17A3" w:rsidDel="00773E76">
              <w:rPr>
                <w:noProof/>
                <w:webHidden/>
              </w:rPr>
              <w:tab/>
              <w:delText>11</w:delText>
            </w:r>
          </w:del>
        </w:p>
        <w:p w:rsidR="004861B6" w:rsidRPr="002B17A3" w:rsidDel="00773E76" w:rsidRDefault="004861B6">
          <w:pPr>
            <w:pStyle w:val="TOC2"/>
            <w:tabs>
              <w:tab w:val="left" w:pos="1760"/>
              <w:tab w:val="right" w:leader="dot" w:pos="9350"/>
            </w:tabs>
            <w:rPr>
              <w:del w:id="289" w:author="Szabolcs Bene" w:date="2016-06-22T19:58:00Z"/>
              <w:rFonts w:eastAsiaTheme="minorEastAsia"/>
              <w:noProof/>
              <w:color w:val="auto"/>
              <w:sz w:val="22"/>
              <w:szCs w:val="22"/>
              <w:rPrChange w:id="290" w:author="Szabolcs Bene" w:date="2016-06-22T20:06:00Z">
                <w:rPr>
                  <w:del w:id="291" w:author="Szabolcs Bene" w:date="2016-06-22T19:58:00Z"/>
                  <w:rFonts w:asciiTheme="minorHAnsi" w:eastAsiaTheme="minorEastAsia" w:hAnsiTheme="minorHAnsi" w:cstheme="minorBidi"/>
                  <w:noProof/>
                  <w:color w:val="auto"/>
                  <w:sz w:val="22"/>
                  <w:szCs w:val="22"/>
                </w:rPr>
              </w:rPrChange>
            </w:rPr>
          </w:pPr>
          <w:del w:id="292" w:author="Szabolcs Bene" w:date="2016-06-22T19:58:00Z">
            <w:r w:rsidRPr="002B17A3" w:rsidDel="00773E76">
              <w:rPr>
                <w:rPrChange w:id="293" w:author="Szabolcs Bene" w:date="2016-06-22T20:06:00Z">
                  <w:rPr>
                    <w:rStyle w:val="Hyperlink"/>
                    <w:noProof/>
                  </w:rPr>
                </w:rPrChange>
              </w:rPr>
              <w:delText>3.2.</w:delText>
            </w:r>
            <w:r w:rsidRPr="002B17A3" w:rsidDel="00773E76">
              <w:rPr>
                <w:rFonts w:eastAsiaTheme="minorEastAsia"/>
                <w:noProof/>
                <w:color w:val="auto"/>
                <w:sz w:val="22"/>
                <w:szCs w:val="22"/>
                <w:rPrChange w:id="294"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295" w:author="Szabolcs Bene" w:date="2016-06-22T20:06:00Z">
                  <w:rPr>
                    <w:rStyle w:val="Hyperlink"/>
                    <w:noProof/>
                  </w:rPr>
                </w:rPrChange>
              </w:rPr>
              <w:delText>Comunicare in timp real</w:delText>
            </w:r>
            <w:r w:rsidRPr="002B17A3" w:rsidDel="00773E76">
              <w:rPr>
                <w:noProof/>
                <w:webHidden/>
              </w:rPr>
              <w:tab/>
              <w:delText>11</w:delText>
            </w:r>
          </w:del>
        </w:p>
        <w:p w:rsidR="004861B6" w:rsidRPr="002B17A3" w:rsidDel="00773E76" w:rsidRDefault="004861B6">
          <w:pPr>
            <w:pStyle w:val="TOC2"/>
            <w:tabs>
              <w:tab w:val="left" w:pos="1760"/>
              <w:tab w:val="right" w:leader="dot" w:pos="9350"/>
            </w:tabs>
            <w:rPr>
              <w:del w:id="296" w:author="Szabolcs Bene" w:date="2016-06-22T19:58:00Z"/>
              <w:rFonts w:eastAsiaTheme="minorEastAsia"/>
              <w:noProof/>
              <w:color w:val="auto"/>
              <w:sz w:val="22"/>
              <w:szCs w:val="22"/>
              <w:rPrChange w:id="297" w:author="Szabolcs Bene" w:date="2016-06-22T20:06:00Z">
                <w:rPr>
                  <w:del w:id="298" w:author="Szabolcs Bene" w:date="2016-06-22T19:58:00Z"/>
                  <w:rFonts w:asciiTheme="minorHAnsi" w:eastAsiaTheme="minorEastAsia" w:hAnsiTheme="minorHAnsi" w:cstheme="minorBidi"/>
                  <w:noProof/>
                  <w:color w:val="auto"/>
                  <w:sz w:val="22"/>
                  <w:szCs w:val="22"/>
                </w:rPr>
              </w:rPrChange>
            </w:rPr>
          </w:pPr>
          <w:del w:id="299" w:author="Szabolcs Bene" w:date="2016-06-22T19:58:00Z">
            <w:r w:rsidRPr="002B17A3" w:rsidDel="00773E76">
              <w:rPr>
                <w:rPrChange w:id="300" w:author="Szabolcs Bene" w:date="2016-06-22T20:06:00Z">
                  <w:rPr>
                    <w:rStyle w:val="Hyperlink"/>
                    <w:noProof/>
                  </w:rPr>
                </w:rPrChange>
              </w:rPr>
              <w:delText>3.3.</w:delText>
            </w:r>
            <w:r w:rsidRPr="002B17A3" w:rsidDel="00773E76">
              <w:rPr>
                <w:rFonts w:eastAsiaTheme="minorEastAsia"/>
                <w:noProof/>
                <w:color w:val="auto"/>
                <w:sz w:val="22"/>
                <w:szCs w:val="22"/>
                <w:rPrChange w:id="301"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02" w:author="Szabolcs Bene" w:date="2016-06-22T20:06:00Z">
                  <w:rPr>
                    <w:rStyle w:val="Hyperlink"/>
                    <w:noProof/>
                  </w:rPr>
                </w:rPrChange>
              </w:rPr>
              <w:delText>WebRTC</w:delText>
            </w:r>
            <w:r w:rsidRPr="002B17A3" w:rsidDel="00773E76">
              <w:rPr>
                <w:noProof/>
                <w:webHidden/>
              </w:rPr>
              <w:tab/>
              <w:delText>13</w:delText>
            </w:r>
          </w:del>
        </w:p>
        <w:p w:rsidR="004861B6" w:rsidRPr="002B17A3" w:rsidDel="00773E76" w:rsidRDefault="004861B6">
          <w:pPr>
            <w:pStyle w:val="TOC3"/>
            <w:tabs>
              <w:tab w:val="left" w:pos="1960"/>
              <w:tab w:val="right" w:leader="dot" w:pos="9350"/>
            </w:tabs>
            <w:rPr>
              <w:del w:id="303" w:author="Szabolcs Bene" w:date="2016-06-22T19:58:00Z"/>
              <w:rFonts w:eastAsiaTheme="minorEastAsia"/>
              <w:noProof/>
              <w:color w:val="auto"/>
              <w:sz w:val="22"/>
              <w:szCs w:val="22"/>
              <w:rPrChange w:id="304" w:author="Szabolcs Bene" w:date="2016-06-22T20:06:00Z">
                <w:rPr>
                  <w:del w:id="305" w:author="Szabolcs Bene" w:date="2016-06-22T19:58:00Z"/>
                  <w:rFonts w:asciiTheme="minorHAnsi" w:eastAsiaTheme="minorEastAsia" w:hAnsiTheme="minorHAnsi" w:cstheme="minorBidi"/>
                  <w:noProof/>
                  <w:color w:val="auto"/>
                  <w:sz w:val="22"/>
                  <w:szCs w:val="22"/>
                </w:rPr>
              </w:rPrChange>
            </w:rPr>
          </w:pPr>
          <w:del w:id="306" w:author="Szabolcs Bene" w:date="2016-06-22T19:58:00Z">
            <w:r w:rsidRPr="002B17A3" w:rsidDel="00773E76">
              <w:rPr>
                <w:rPrChange w:id="307" w:author="Szabolcs Bene" w:date="2016-06-22T20:06:00Z">
                  <w:rPr>
                    <w:rStyle w:val="Hyperlink"/>
                    <w:noProof/>
                  </w:rPr>
                </w:rPrChange>
              </w:rPr>
              <w:delText>3.3.1.</w:delText>
            </w:r>
            <w:r w:rsidRPr="002B17A3" w:rsidDel="00773E76">
              <w:rPr>
                <w:rFonts w:eastAsiaTheme="minorEastAsia"/>
                <w:noProof/>
                <w:color w:val="auto"/>
                <w:sz w:val="22"/>
                <w:szCs w:val="22"/>
                <w:rPrChange w:id="308"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09" w:author="Szabolcs Bene" w:date="2016-06-22T20:06:00Z">
                  <w:rPr>
                    <w:rStyle w:val="Hyperlink"/>
                    <w:noProof/>
                  </w:rPr>
                </w:rPrChange>
              </w:rPr>
              <w:delText>Arhitectura WebRTC</w:delText>
            </w:r>
            <w:r w:rsidRPr="002B17A3" w:rsidDel="00773E76">
              <w:rPr>
                <w:noProof/>
                <w:webHidden/>
              </w:rPr>
              <w:tab/>
              <w:delText>13</w:delText>
            </w:r>
          </w:del>
        </w:p>
        <w:p w:rsidR="004861B6" w:rsidRPr="002B17A3" w:rsidDel="00773E76" w:rsidRDefault="004861B6">
          <w:pPr>
            <w:pStyle w:val="TOC3"/>
            <w:tabs>
              <w:tab w:val="left" w:pos="1960"/>
              <w:tab w:val="right" w:leader="dot" w:pos="9350"/>
            </w:tabs>
            <w:rPr>
              <w:del w:id="310" w:author="Szabolcs Bene" w:date="2016-06-22T19:58:00Z"/>
              <w:rFonts w:eastAsiaTheme="minorEastAsia"/>
              <w:noProof/>
              <w:color w:val="auto"/>
              <w:sz w:val="22"/>
              <w:szCs w:val="22"/>
              <w:rPrChange w:id="311" w:author="Szabolcs Bene" w:date="2016-06-22T20:06:00Z">
                <w:rPr>
                  <w:del w:id="312" w:author="Szabolcs Bene" w:date="2016-06-22T19:58:00Z"/>
                  <w:rFonts w:asciiTheme="minorHAnsi" w:eastAsiaTheme="minorEastAsia" w:hAnsiTheme="minorHAnsi" w:cstheme="minorBidi"/>
                  <w:noProof/>
                  <w:color w:val="auto"/>
                  <w:sz w:val="22"/>
                  <w:szCs w:val="22"/>
                </w:rPr>
              </w:rPrChange>
            </w:rPr>
          </w:pPr>
          <w:del w:id="313" w:author="Szabolcs Bene" w:date="2016-06-22T19:58:00Z">
            <w:r w:rsidRPr="002B17A3" w:rsidDel="00773E76">
              <w:rPr>
                <w:rPrChange w:id="314" w:author="Szabolcs Bene" w:date="2016-06-22T20:06:00Z">
                  <w:rPr>
                    <w:rStyle w:val="Hyperlink"/>
                    <w:noProof/>
                  </w:rPr>
                </w:rPrChange>
              </w:rPr>
              <w:delText>3.3.2.</w:delText>
            </w:r>
            <w:r w:rsidRPr="002B17A3" w:rsidDel="00773E76">
              <w:rPr>
                <w:rFonts w:eastAsiaTheme="minorEastAsia"/>
                <w:noProof/>
                <w:color w:val="auto"/>
                <w:sz w:val="22"/>
                <w:szCs w:val="22"/>
                <w:rPrChange w:id="315"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16" w:author="Szabolcs Bene" w:date="2016-06-22T20:06:00Z">
                  <w:rPr>
                    <w:rStyle w:val="Hyperlink"/>
                    <w:noProof/>
                  </w:rPr>
                </w:rPrChange>
              </w:rPr>
              <w:delText>Media Path</w:delText>
            </w:r>
            <w:r w:rsidRPr="002B17A3" w:rsidDel="00773E76">
              <w:rPr>
                <w:noProof/>
                <w:webHidden/>
              </w:rPr>
              <w:tab/>
              <w:delText>15</w:delText>
            </w:r>
          </w:del>
        </w:p>
        <w:p w:rsidR="004861B6" w:rsidRPr="002B17A3" w:rsidDel="00773E76" w:rsidRDefault="004861B6">
          <w:pPr>
            <w:pStyle w:val="TOC2"/>
            <w:tabs>
              <w:tab w:val="left" w:pos="1760"/>
              <w:tab w:val="right" w:leader="dot" w:pos="9350"/>
            </w:tabs>
            <w:rPr>
              <w:del w:id="317" w:author="Szabolcs Bene" w:date="2016-06-22T19:58:00Z"/>
              <w:rFonts w:eastAsiaTheme="minorEastAsia"/>
              <w:noProof/>
              <w:color w:val="auto"/>
              <w:sz w:val="22"/>
              <w:szCs w:val="22"/>
              <w:rPrChange w:id="318" w:author="Szabolcs Bene" w:date="2016-06-22T20:06:00Z">
                <w:rPr>
                  <w:del w:id="319" w:author="Szabolcs Bene" w:date="2016-06-22T19:58:00Z"/>
                  <w:rFonts w:asciiTheme="minorHAnsi" w:eastAsiaTheme="minorEastAsia" w:hAnsiTheme="minorHAnsi" w:cstheme="minorBidi"/>
                  <w:noProof/>
                  <w:color w:val="auto"/>
                  <w:sz w:val="22"/>
                  <w:szCs w:val="22"/>
                </w:rPr>
              </w:rPrChange>
            </w:rPr>
          </w:pPr>
          <w:del w:id="320" w:author="Szabolcs Bene" w:date="2016-06-22T19:58:00Z">
            <w:r w:rsidRPr="002B17A3" w:rsidDel="00773E76">
              <w:rPr>
                <w:rPrChange w:id="321" w:author="Szabolcs Bene" w:date="2016-06-22T20:06:00Z">
                  <w:rPr>
                    <w:rStyle w:val="Hyperlink"/>
                    <w:noProof/>
                  </w:rPr>
                </w:rPrChange>
              </w:rPr>
              <w:delText>3.4.</w:delText>
            </w:r>
            <w:r w:rsidRPr="002B17A3" w:rsidDel="00773E76">
              <w:rPr>
                <w:rFonts w:eastAsiaTheme="minorEastAsia"/>
                <w:noProof/>
                <w:color w:val="auto"/>
                <w:sz w:val="22"/>
                <w:szCs w:val="22"/>
                <w:rPrChange w:id="322"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23" w:author="Szabolcs Bene" w:date="2016-06-22T20:06:00Z">
                  <w:rPr>
                    <w:rStyle w:val="Hyperlink"/>
                    <w:noProof/>
                  </w:rPr>
                </w:rPrChange>
              </w:rPr>
              <w:delText>WebRTC vs WebSockets</w:delText>
            </w:r>
            <w:r w:rsidRPr="002B17A3" w:rsidDel="00773E76">
              <w:rPr>
                <w:noProof/>
                <w:webHidden/>
              </w:rPr>
              <w:tab/>
              <w:delText>16</w:delText>
            </w:r>
          </w:del>
        </w:p>
        <w:p w:rsidR="004861B6" w:rsidRPr="002B17A3" w:rsidDel="00773E76" w:rsidRDefault="004861B6">
          <w:pPr>
            <w:pStyle w:val="TOC2"/>
            <w:tabs>
              <w:tab w:val="left" w:pos="1760"/>
              <w:tab w:val="right" w:leader="dot" w:pos="9350"/>
            </w:tabs>
            <w:rPr>
              <w:del w:id="324" w:author="Szabolcs Bene" w:date="2016-06-22T19:58:00Z"/>
              <w:rFonts w:eastAsiaTheme="minorEastAsia"/>
              <w:noProof/>
              <w:color w:val="auto"/>
              <w:sz w:val="22"/>
              <w:szCs w:val="22"/>
              <w:rPrChange w:id="325" w:author="Szabolcs Bene" w:date="2016-06-22T20:06:00Z">
                <w:rPr>
                  <w:del w:id="326" w:author="Szabolcs Bene" w:date="2016-06-22T19:58:00Z"/>
                  <w:rFonts w:asciiTheme="minorHAnsi" w:eastAsiaTheme="minorEastAsia" w:hAnsiTheme="minorHAnsi" w:cstheme="minorBidi"/>
                  <w:noProof/>
                  <w:color w:val="auto"/>
                  <w:sz w:val="22"/>
                  <w:szCs w:val="22"/>
                </w:rPr>
              </w:rPrChange>
            </w:rPr>
          </w:pPr>
          <w:del w:id="327" w:author="Szabolcs Bene" w:date="2016-06-22T19:58:00Z">
            <w:r w:rsidRPr="002B17A3" w:rsidDel="00773E76">
              <w:rPr>
                <w:rPrChange w:id="328" w:author="Szabolcs Bene" w:date="2016-06-22T20:06:00Z">
                  <w:rPr>
                    <w:rStyle w:val="Hyperlink"/>
                    <w:noProof/>
                  </w:rPr>
                </w:rPrChange>
              </w:rPr>
              <w:delText>3.5.</w:delText>
            </w:r>
            <w:r w:rsidRPr="002B17A3" w:rsidDel="00773E76">
              <w:rPr>
                <w:rFonts w:eastAsiaTheme="minorEastAsia"/>
                <w:noProof/>
                <w:color w:val="auto"/>
                <w:sz w:val="22"/>
                <w:szCs w:val="22"/>
                <w:rPrChange w:id="329"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30" w:author="Szabolcs Bene" w:date="2016-06-22T20:06:00Z">
                  <w:rPr>
                    <w:rStyle w:val="Hyperlink"/>
                    <w:noProof/>
                  </w:rPr>
                </w:rPrChange>
              </w:rPr>
              <w:delText>WebRTC API</w:delText>
            </w:r>
            <w:r w:rsidRPr="002B17A3" w:rsidDel="00773E76">
              <w:rPr>
                <w:noProof/>
                <w:webHidden/>
              </w:rPr>
              <w:tab/>
              <w:delText>18</w:delText>
            </w:r>
          </w:del>
        </w:p>
        <w:p w:rsidR="004861B6" w:rsidRPr="002B17A3" w:rsidDel="00773E76" w:rsidRDefault="004861B6">
          <w:pPr>
            <w:pStyle w:val="TOC3"/>
            <w:tabs>
              <w:tab w:val="left" w:pos="1960"/>
              <w:tab w:val="right" w:leader="dot" w:pos="9350"/>
            </w:tabs>
            <w:rPr>
              <w:del w:id="331" w:author="Szabolcs Bene" w:date="2016-06-22T19:58:00Z"/>
              <w:rFonts w:eastAsiaTheme="minorEastAsia"/>
              <w:noProof/>
              <w:color w:val="auto"/>
              <w:sz w:val="22"/>
              <w:szCs w:val="22"/>
              <w:rPrChange w:id="332" w:author="Szabolcs Bene" w:date="2016-06-22T20:06:00Z">
                <w:rPr>
                  <w:del w:id="333" w:author="Szabolcs Bene" w:date="2016-06-22T19:58:00Z"/>
                  <w:rFonts w:asciiTheme="minorHAnsi" w:eastAsiaTheme="minorEastAsia" w:hAnsiTheme="minorHAnsi" w:cstheme="minorBidi"/>
                  <w:noProof/>
                  <w:color w:val="auto"/>
                  <w:sz w:val="22"/>
                  <w:szCs w:val="22"/>
                </w:rPr>
              </w:rPrChange>
            </w:rPr>
          </w:pPr>
          <w:del w:id="334" w:author="Szabolcs Bene" w:date="2016-06-22T19:58:00Z">
            <w:r w:rsidRPr="002B17A3" w:rsidDel="00773E76">
              <w:rPr>
                <w:rPrChange w:id="335" w:author="Szabolcs Bene" w:date="2016-06-22T20:06:00Z">
                  <w:rPr>
                    <w:rStyle w:val="Hyperlink"/>
                    <w:noProof/>
                  </w:rPr>
                </w:rPrChange>
              </w:rPr>
              <w:delText>3.5.1.</w:delText>
            </w:r>
            <w:r w:rsidRPr="002B17A3" w:rsidDel="00773E76">
              <w:rPr>
                <w:rFonts w:eastAsiaTheme="minorEastAsia"/>
                <w:noProof/>
                <w:color w:val="auto"/>
                <w:sz w:val="22"/>
                <w:szCs w:val="22"/>
                <w:rPrChange w:id="336"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37" w:author="Szabolcs Bene" w:date="2016-06-22T20:06:00Z">
                  <w:rPr>
                    <w:rStyle w:val="Hyperlink"/>
                    <w:noProof/>
                  </w:rPr>
                </w:rPrChange>
              </w:rPr>
              <w:delText>Negocierea informatiilor de reţea</w:delText>
            </w:r>
            <w:r w:rsidRPr="002B17A3" w:rsidDel="00773E76">
              <w:rPr>
                <w:noProof/>
                <w:webHidden/>
              </w:rPr>
              <w:tab/>
              <w:delText>19</w:delText>
            </w:r>
          </w:del>
        </w:p>
        <w:p w:rsidR="004861B6" w:rsidRPr="002B17A3" w:rsidDel="00773E76" w:rsidRDefault="004861B6">
          <w:pPr>
            <w:pStyle w:val="TOC3"/>
            <w:tabs>
              <w:tab w:val="left" w:pos="1960"/>
              <w:tab w:val="right" w:leader="dot" w:pos="9350"/>
            </w:tabs>
            <w:rPr>
              <w:del w:id="338" w:author="Szabolcs Bene" w:date="2016-06-22T19:58:00Z"/>
              <w:rFonts w:eastAsiaTheme="minorEastAsia"/>
              <w:noProof/>
              <w:color w:val="auto"/>
              <w:sz w:val="22"/>
              <w:szCs w:val="22"/>
              <w:rPrChange w:id="339" w:author="Szabolcs Bene" w:date="2016-06-22T20:06:00Z">
                <w:rPr>
                  <w:del w:id="340" w:author="Szabolcs Bene" w:date="2016-06-22T19:58:00Z"/>
                  <w:rFonts w:asciiTheme="minorHAnsi" w:eastAsiaTheme="minorEastAsia" w:hAnsiTheme="minorHAnsi" w:cstheme="minorBidi"/>
                  <w:noProof/>
                  <w:color w:val="auto"/>
                  <w:sz w:val="22"/>
                  <w:szCs w:val="22"/>
                </w:rPr>
              </w:rPrChange>
            </w:rPr>
          </w:pPr>
          <w:del w:id="341" w:author="Szabolcs Bene" w:date="2016-06-22T19:58:00Z">
            <w:r w:rsidRPr="002B17A3" w:rsidDel="00773E76">
              <w:rPr>
                <w:rPrChange w:id="342" w:author="Szabolcs Bene" w:date="2016-06-22T20:06:00Z">
                  <w:rPr>
                    <w:rStyle w:val="Hyperlink"/>
                    <w:noProof/>
                  </w:rPr>
                </w:rPrChange>
              </w:rPr>
              <w:delText>3.5.2.</w:delText>
            </w:r>
            <w:r w:rsidRPr="002B17A3" w:rsidDel="00773E76">
              <w:rPr>
                <w:rFonts w:eastAsiaTheme="minorEastAsia"/>
                <w:noProof/>
                <w:color w:val="auto"/>
                <w:sz w:val="22"/>
                <w:szCs w:val="22"/>
                <w:rPrChange w:id="343"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44" w:author="Szabolcs Bene" w:date="2016-06-22T20:06:00Z">
                  <w:rPr>
                    <w:rStyle w:val="Hyperlink"/>
                    <w:noProof/>
                  </w:rPr>
                </w:rPrChange>
              </w:rPr>
              <w:delText>Stream API</w:delText>
            </w:r>
            <w:r w:rsidRPr="002B17A3" w:rsidDel="00773E76">
              <w:rPr>
                <w:noProof/>
                <w:webHidden/>
              </w:rPr>
              <w:tab/>
              <w:delText>23</w:delText>
            </w:r>
          </w:del>
        </w:p>
        <w:p w:rsidR="004861B6" w:rsidRPr="002B17A3" w:rsidDel="00773E76" w:rsidRDefault="004861B6">
          <w:pPr>
            <w:pStyle w:val="TOC3"/>
            <w:tabs>
              <w:tab w:val="left" w:pos="1960"/>
              <w:tab w:val="right" w:leader="dot" w:pos="9350"/>
            </w:tabs>
            <w:rPr>
              <w:del w:id="345" w:author="Szabolcs Bene" w:date="2016-06-22T19:58:00Z"/>
              <w:rFonts w:eastAsiaTheme="minorEastAsia"/>
              <w:noProof/>
              <w:color w:val="auto"/>
              <w:sz w:val="22"/>
              <w:szCs w:val="22"/>
              <w:rPrChange w:id="346" w:author="Szabolcs Bene" w:date="2016-06-22T20:06:00Z">
                <w:rPr>
                  <w:del w:id="347" w:author="Szabolcs Bene" w:date="2016-06-22T19:58:00Z"/>
                  <w:rFonts w:asciiTheme="minorHAnsi" w:eastAsiaTheme="minorEastAsia" w:hAnsiTheme="minorHAnsi" w:cstheme="minorBidi"/>
                  <w:noProof/>
                  <w:color w:val="auto"/>
                  <w:sz w:val="22"/>
                  <w:szCs w:val="22"/>
                </w:rPr>
              </w:rPrChange>
            </w:rPr>
          </w:pPr>
          <w:del w:id="348" w:author="Szabolcs Bene" w:date="2016-06-22T19:58:00Z">
            <w:r w:rsidRPr="002B17A3" w:rsidDel="00773E76">
              <w:rPr>
                <w:rPrChange w:id="349" w:author="Szabolcs Bene" w:date="2016-06-22T20:06:00Z">
                  <w:rPr>
                    <w:rStyle w:val="Hyperlink"/>
                    <w:noProof/>
                  </w:rPr>
                </w:rPrChange>
              </w:rPr>
              <w:delText>3.5.3.</w:delText>
            </w:r>
            <w:r w:rsidRPr="002B17A3" w:rsidDel="00773E76">
              <w:rPr>
                <w:rFonts w:eastAsiaTheme="minorEastAsia"/>
                <w:noProof/>
                <w:color w:val="auto"/>
                <w:sz w:val="22"/>
                <w:szCs w:val="22"/>
                <w:rPrChange w:id="350"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51" w:author="Szabolcs Bene" w:date="2016-06-22T20:06:00Z">
                  <w:rPr>
                    <w:rStyle w:val="Hyperlink"/>
                    <w:noProof/>
                  </w:rPr>
                </w:rPrChange>
              </w:rPr>
              <w:delText>PeerConnection API</w:delText>
            </w:r>
            <w:r w:rsidRPr="002B17A3" w:rsidDel="00773E76">
              <w:rPr>
                <w:noProof/>
                <w:webHidden/>
              </w:rPr>
              <w:tab/>
              <w:delText>24</w:delText>
            </w:r>
          </w:del>
        </w:p>
        <w:p w:rsidR="004861B6" w:rsidRPr="002B17A3" w:rsidDel="00773E76" w:rsidRDefault="004861B6">
          <w:pPr>
            <w:pStyle w:val="TOC3"/>
            <w:tabs>
              <w:tab w:val="left" w:pos="1960"/>
              <w:tab w:val="right" w:leader="dot" w:pos="9350"/>
            </w:tabs>
            <w:rPr>
              <w:del w:id="352" w:author="Szabolcs Bene" w:date="2016-06-22T19:58:00Z"/>
              <w:rFonts w:eastAsiaTheme="minorEastAsia"/>
              <w:noProof/>
              <w:color w:val="auto"/>
              <w:sz w:val="22"/>
              <w:szCs w:val="22"/>
              <w:rPrChange w:id="353" w:author="Szabolcs Bene" w:date="2016-06-22T20:06:00Z">
                <w:rPr>
                  <w:del w:id="354" w:author="Szabolcs Bene" w:date="2016-06-22T19:58:00Z"/>
                  <w:rFonts w:asciiTheme="minorHAnsi" w:eastAsiaTheme="minorEastAsia" w:hAnsiTheme="minorHAnsi" w:cstheme="minorBidi"/>
                  <w:noProof/>
                  <w:color w:val="auto"/>
                  <w:sz w:val="22"/>
                  <w:szCs w:val="22"/>
                </w:rPr>
              </w:rPrChange>
            </w:rPr>
          </w:pPr>
          <w:del w:id="355" w:author="Szabolcs Bene" w:date="2016-06-22T19:58:00Z">
            <w:r w:rsidRPr="002B17A3" w:rsidDel="00773E76">
              <w:rPr>
                <w:rPrChange w:id="356" w:author="Szabolcs Bene" w:date="2016-06-22T20:06:00Z">
                  <w:rPr>
                    <w:rStyle w:val="Hyperlink"/>
                    <w:noProof/>
                  </w:rPr>
                </w:rPrChange>
              </w:rPr>
              <w:delText>3.5.4.</w:delText>
            </w:r>
            <w:r w:rsidRPr="002B17A3" w:rsidDel="00773E76">
              <w:rPr>
                <w:rFonts w:eastAsiaTheme="minorEastAsia"/>
                <w:noProof/>
                <w:color w:val="auto"/>
                <w:sz w:val="22"/>
                <w:szCs w:val="22"/>
                <w:rPrChange w:id="357"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58" w:author="Szabolcs Bene" w:date="2016-06-22T20:06:00Z">
                  <w:rPr>
                    <w:rStyle w:val="Hyperlink"/>
                    <w:noProof/>
                  </w:rPr>
                </w:rPrChange>
              </w:rPr>
              <w:delText>Data Channel API</w:delText>
            </w:r>
            <w:r w:rsidRPr="002B17A3" w:rsidDel="00773E76">
              <w:rPr>
                <w:noProof/>
                <w:webHidden/>
              </w:rPr>
              <w:tab/>
              <w:delText>24</w:delText>
            </w:r>
          </w:del>
        </w:p>
        <w:p w:rsidR="004861B6" w:rsidRPr="002B17A3" w:rsidDel="00773E76" w:rsidRDefault="004861B6">
          <w:pPr>
            <w:pStyle w:val="TOC2"/>
            <w:tabs>
              <w:tab w:val="left" w:pos="1760"/>
              <w:tab w:val="right" w:leader="dot" w:pos="9350"/>
            </w:tabs>
            <w:rPr>
              <w:del w:id="359" w:author="Szabolcs Bene" w:date="2016-06-22T19:58:00Z"/>
              <w:rFonts w:eastAsiaTheme="minorEastAsia"/>
              <w:noProof/>
              <w:color w:val="auto"/>
              <w:sz w:val="22"/>
              <w:szCs w:val="22"/>
              <w:rPrChange w:id="360" w:author="Szabolcs Bene" w:date="2016-06-22T20:06:00Z">
                <w:rPr>
                  <w:del w:id="361" w:author="Szabolcs Bene" w:date="2016-06-22T19:58:00Z"/>
                  <w:rFonts w:asciiTheme="minorHAnsi" w:eastAsiaTheme="minorEastAsia" w:hAnsiTheme="minorHAnsi" w:cstheme="minorBidi"/>
                  <w:noProof/>
                  <w:color w:val="auto"/>
                  <w:sz w:val="22"/>
                  <w:szCs w:val="22"/>
                </w:rPr>
              </w:rPrChange>
            </w:rPr>
          </w:pPr>
          <w:del w:id="362" w:author="Szabolcs Bene" w:date="2016-06-22T19:58:00Z">
            <w:r w:rsidRPr="002B17A3" w:rsidDel="00773E76">
              <w:rPr>
                <w:rPrChange w:id="363" w:author="Szabolcs Bene" w:date="2016-06-22T20:06:00Z">
                  <w:rPr>
                    <w:rStyle w:val="Hyperlink"/>
                    <w:noProof/>
                  </w:rPr>
                </w:rPrChange>
              </w:rPr>
              <w:delText>3.6.</w:delText>
            </w:r>
            <w:r w:rsidRPr="002B17A3" w:rsidDel="00773E76">
              <w:rPr>
                <w:rFonts w:eastAsiaTheme="minorEastAsia"/>
                <w:noProof/>
                <w:color w:val="auto"/>
                <w:sz w:val="22"/>
                <w:szCs w:val="22"/>
                <w:rPrChange w:id="364"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65" w:author="Szabolcs Bene" w:date="2016-06-22T20:06:00Z">
                  <w:rPr>
                    <w:rStyle w:val="Hyperlink"/>
                    <w:noProof/>
                  </w:rPr>
                </w:rPrChange>
              </w:rPr>
              <w:delText>Sisteme similare</w:delText>
            </w:r>
            <w:r w:rsidRPr="002B17A3" w:rsidDel="00773E76">
              <w:rPr>
                <w:noProof/>
                <w:webHidden/>
              </w:rPr>
              <w:tab/>
              <w:delText>25</w:delText>
            </w:r>
          </w:del>
        </w:p>
        <w:p w:rsidR="004861B6" w:rsidRPr="002B17A3" w:rsidDel="00773E76" w:rsidRDefault="004861B6">
          <w:pPr>
            <w:pStyle w:val="TOC1"/>
            <w:rPr>
              <w:del w:id="366" w:author="Szabolcs Bene" w:date="2016-06-22T19:58:00Z"/>
              <w:rFonts w:eastAsiaTheme="minorEastAsia"/>
              <w:b w:val="0"/>
              <w:color w:val="auto"/>
              <w:sz w:val="22"/>
              <w:szCs w:val="22"/>
              <w:rPrChange w:id="367" w:author="Szabolcs Bene" w:date="2016-06-22T20:06:00Z">
                <w:rPr>
                  <w:del w:id="368" w:author="Szabolcs Bene" w:date="2016-06-22T19:58:00Z"/>
                  <w:rFonts w:asciiTheme="minorHAnsi" w:eastAsiaTheme="minorEastAsia" w:hAnsiTheme="minorHAnsi" w:cstheme="minorBidi"/>
                  <w:b w:val="0"/>
                  <w:color w:val="auto"/>
                  <w:sz w:val="22"/>
                  <w:szCs w:val="22"/>
                </w:rPr>
              </w:rPrChange>
            </w:rPr>
          </w:pPr>
          <w:del w:id="369" w:author="Szabolcs Bene" w:date="2016-06-22T19:58:00Z">
            <w:r w:rsidRPr="002B17A3" w:rsidDel="00773E76">
              <w:rPr>
                <w:rPrChange w:id="370" w:author="Szabolcs Bene" w:date="2016-06-22T20:06:00Z">
                  <w:rPr>
                    <w:rStyle w:val="Hyperlink"/>
                  </w:rPr>
                </w:rPrChange>
              </w:rPr>
              <w:delText>Capitolul 4.</w:delText>
            </w:r>
            <w:r w:rsidRPr="002B17A3" w:rsidDel="00773E76">
              <w:rPr>
                <w:rFonts w:eastAsiaTheme="minorEastAsia"/>
                <w:b w:val="0"/>
                <w:color w:val="auto"/>
                <w:sz w:val="22"/>
                <w:szCs w:val="22"/>
                <w:rPrChange w:id="371"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372" w:author="Szabolcs Bene" w:date="2016-06-22T20:06:00Z">
                  <w:rPr>
                    <w:rStyle w:val="Hyperlink"/>
                  </w:rPr>
                </w:rPrChange>
              </w:rPr>
              <w:delText>Analiză și Fundamentare Teoretică</w:delText>
            </w:r>
            <w:r w:rsidRPr="002B17A3" w:rsidDel="00773E76">
              <w:rPr>
                <w:b w:val="0"/>
                <w:webHidden/>
              </w:rPr>
              <w:tab/>
              <w:delText>28</w:delText>
            </w:r>
          </w:del>
        </w:p>
        <w:p w:rsidR="004861B6" w:rsidRPr="002B17A3" w:rsidDel="00773E76" w:rsidRDefault="004861B6">
          <w:pPr>
            <w:pStyle w:val="TOC2"/>
            <w:tabs>
              <w:tab w:val="left" w:pos="1760"/>
              <w:tab w:val="right" w:leader="dot" w:pos="9350"/>
            </w:tabs>
            <w:rPr>
              <w:del w:id="373" w:author="Szabolcs Bene" w:date="2016-06-22T19:58:00Z"/>
              <w:rFonts w:eastAsiaTheme="minorEastAsia"/>
              <w:noProof/>
              <w:color w:val="auto"/>
              <w:sz w:val="22"/>
              <w:szCs w:val="22"/>
              <w:rPrChange w:id="374" w:author="Szabolcs Bene" w:date="2016-06-22T20:06:00Z">
                <w:rPr>
                  <w:del w:id="375" w:author="Szabolcs Bene" w:date="2016-06-22T19:58:00Z"/>
                  <w:rFonts w:asciiTheme="minorHAnsi" w:eastAsiaTheme="minorEastAsia" w:hAnsiTheme="minorHAnsi" w:cstheme="minorBidi"/>
                  <w:noProof/>
                  <w:color w:val="auto"/>
                  <w:sz w:val="22"/>
                  <w:szCs w:val="22"/>
                </w:rPr>
              </w:rPrChange>
            </w:rPr>
          </w:pPr>
          <w:del w:id="376" w:author="Szabolcs Bene" w:date="2016-06-22T19:58:00Z">
            <w:r w:rsidRPr="002B17A3" w:rsidDel="00773E76">
              <w:rPr>
                <w:rPrChange w:id="377" w:author="Szabolcs Bene" w:date="2016-06-22T20:06:00Z">
                  <w:rPr>
                    <w:rStyle w:val="Hyperlink"/>
                    <w:noProof/>
                  </w:rPr>
                </w:rPrChange>
              </w:rPr>
              <w:delText>4.1.</w:delText>
            </w:r>
            <w:r w:rsidRPr="002B17A3" w:rsidDel="00773E76">
              <w:rPr>
                <w:rFonts w:eastAsiaTheme="minorEastAsia"/>
                <w:noProof/>
                <w:color w:val="auto"/>
                <w:sz w:val="22"/>
                <w:szCs w:val="22"/>
                <w:rPrChange w:id="378"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79" w:author="Szabolcs Bene" w:date="2016-06-22T20:06:00Z">
                  <w:rPr>
                    <w:rStyle w:val="Hyperlink"/>
                    <w:noProof/>
                  </w:rPr>
                </w:rPrChange>
              </w:rPr>
              <w:delText>Tehnologii și unelte utilizate pentru dezvoltarea aplicației web</w:delText>
            </w:r>
            <w:r w:rsidRPr="002B17A3" w:rsidDel="00773E76">
              <w:rPr>
                <w:noProof/>
                <w:webHidden/>
              </w:rPr>
              <w:tab/>
              <w:delText>28</w:delText>
            </w:r>
          </w:del>
        </w:p>
        <w:p w:rsidR="004861B6" w:rsidRPr="002B17A3" w:rsidDel="00773E76" w:rsidRDefault="004861B6">
          <w:pPr>
            <w:pStyle w:val="TOC3"/>
            <w:tabs>
              <w:tab w:val="left" w:pos="1960"/>
              <w:tab w:val="right" w:leader="dot" w:pos="9350"/>
            </w:tabs>
            <w:rPr>
              <w:del w:id="380" w:author="Szabolcs Bene" w:date="2016-06-22T19:58:00Z"/>
              <w:rFonts w:eastAsiaTheme="minorEastAsia"/>
              <w:noProof/>
              <w:color w:val="auto"/>
              <w:sz w:val="22"/>
              <w:szCs w:val="22"/>
              <w:rPrChange w:id="381" w:author="Szabolcs Bene" w:date="2016-06-22T20:06:00Z">
                <w:rPr>
                  <w:del w:id="382" w:author="Szabolcs Bene" w:date="2016-06-22T19:58:00Z"/>
                  <w:rFonts w:asciiTheme="minorHAnsi" w:eastAsiaTheme="minorEastAsia" w:hAnsiTheme="minorHAnsi" w:cstheme="minorBidi"/>
                  <w:noProof/>
                  <w:color w:val="auto"/>
                  <w:sz w:val="22"/>
                  <w:szCs w:val="22"/>
                </w:rPr>
              </w:rPrChange>
            </w:rPr>
          </w:pPr>
          <w:del w:id="383" w:author="Szabolcs Bene" w:date="2016-06-22T19:58:00Z">
            <w:r w:rsidRPr="002B17A3" w:rsidDel="00773E76">
              <w:rPr>
                <w:rPrChange w:id="384" w:author="Szabolcs Bene" w:date="2016-06-22T20:06:00Z">
                  <w:rPr>
                    <w:rStyle w:val="Hyperlink"/>
                    <w:noProof/>
                  </w:rPr>
                </w:rPrChange>
              </w:rPr>
              <w:delText>4.1.1.</w:delText>
            </w:r>
            <w:r w:rsidRPr="002B17A3" w:rsidDel="00773E76">
              <w:rPr>
                <w:rFonts w:eastAsiaTheme="minorEastAsia"/>
                <w:noProof/>
                <w:color w:val="auto"/>
                <w:sz w:val="22"/>
                <w:szCs w:val="22"/>
                <w:rPrChange w:id="385"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86" w:author="Szabolcs Bene" w:date="2016-06-22T20:06:00Z">
                  <w:rPr>
                    <w:rStyle w:val="Hyperlink"/>
                    <w:noProof/>
                  </w:rPr>
                </w:rPrChange>
              </w:rPr>
              <w:delText>PHP</w:delText>
            </w:r>
            <w:r w:rsidRPr="002B17A3" w:rsidDel="00773E76">
              <w:rPr>
                <w:noProof/>
                <w:webHidden/>
              </w:rPr>
              <w:tab/>
              <w:delText>28</w:delText>
            </w:r>
          </w:del>
        </w:p>
        <w:p w:rsidR="004861B6" w:rsidRPr="002B17A3" w:rsidDel="00773E76" w:rsidRDefault="004861B6">
          <w:pPr>
            <w:pStyle w:val="TOC3"/>
            <w:tabs>
              <w:tab w:val="left" w:pos="1960"/>
              <w:tab w:val="right" w:leader="dot" w:pos="9350"/>
            </w:tabs>
            <w:rPr>
              <w:del w:id="387" w:author="Szabolcs Bene" w:date="2016-06-22T19:58:00Z"/>
              <w:rFonts w:eastAsiaTheme="minorEastAsia"/>
              <w:noProof/>
              <w:color w:val="auto"/>
              <w:sz w:val="22"/>
              <w:szCs w:val="22"/>
              <w:rPrChange w:id="388" w:author="Szabolcs Bene" w:date="2016-06-22T20:06:00Z">
                <w:rPr>
                  <w:del w:id="389" w:author="Szabolcs Bene" w:date="2016-06-22T19:58:00Z"/>
                  <w:rFonts w:asciiTheme="minorHAnsi" w:eastAsiaTheme="minorEastAsia" w:hAnsiTheme="minorHAnsi" w:cstheme="minorBidi"/>
                  <w:noProof/>
                  <w:color w:val="auto"/>
                  <w:sz w:val="22"/>
                  <w:szCs w:val="22"/>
                </w:rPr>
              </w:rPrChange>
            </w:rPr>
          </w:pPr>
          <w:del w:id="390" w:author="Szabolcs Bene" w:date="2016-06-22T19:58:00Z">
            <w:r w:rsidRPr="002B17A3" w:rsidDel="00773E76">
              <w:rPr>
                <w:rPrChange w:id="391" w:author="Szabolcs Bene" w:date="2016-06-22T20:06:00Z">
                  <w:rPr>
                    <w:rStyle w:val="Hyperlink"/>
                    <w:noProof/>
                  </w:rPr>
                </w:rPrChange>
              </w:rPr>
              <w:delText>4.1.2.</w:delText>
            </w:r>
            <w:r w:rsidRPr="002B17A3" w:rsidDel="00773E76">
              <w:rPr>
                <w:rFonts w:eastAsiaTheme="minorEastAsia"/>
                <w:noProof/>
                <w:color w:val="auto"/>
                <w:sz w:val="22"/>
                <w:szCs w:val="22"/>
                <w:rPrChange w:id="392"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393" w:author="Szabolcs Bene" w:date="2016-06-22T20:06:00Z">
                  <w:rPr>
                    <w:rStyle w:val="Hyperlink"/>
                    <w:noProof/>
                  </w:rPr>
                </w:rPrChange>
              </w:rPr>
              <w:delText>JavaScript</w:delText>
            </w:r>
            <w:r w:rsidRPr="002B17A3" w:rsidDel="00773E76">
              <w:rPr>
                <w:noProof/>
                <w:webHidden/>
              </w:rPr>
              <w:tab/>
              <w:delText>29</w:delText>
            </w:r>
          </w:del>
        </w:p>
        <w:p w:rsidR="004861B6" w:rsidRPr="002B17A3" w:rsidDel="00773E76" w:rsidRDefault="004861B6">
          <w:pPr>
            <w:pStyle w:val="TOC3"/>
            <w:tabs>
              <w:tab w:val="left" w:pos="1960"/>
              <w:tab w:val="right" w:leader="dot" w:pos="9350"/>
            </w:tabs>
            <w:rPr>
              <w:del w:id="394" w:author="Szabolcs Bene" w:date="2016-06-22T19:58:00Z"/>
              <w:rFonts w:eastAsiaTheme="minorEastAsia"/>
              <w:noProof/>
              <w:color w:val="auto"/>
              <w:sz w:val="22"/>
              <w:szCs w:val="22"/>
              <w:rPrChange w:id="395" w:author="Szabolcs Bene" w:date="2016-06-22T20:06:00Z">
                <w:rPr>
                  <w:del w:id="396" w:author="Szabolcs Bene" w:date="2016-06-22T19:58:00Z"/>
                  <w:rFonts w:asciiTheme="minorHAnsi" w:eastAsiaTheme="minorEastAsia" w:hAnsiTheme="minorHAnsi" w:cstheme="minorBidi"/>
                  <w:noProof/>
                  <w:color w:val="auto"/>
                  <w:sz w:val="22"/>
                  <w:szCs w:val="22"/>
                </w:rPr>
              </w:rPrChange>
            </w:rPr>
          </w:pPr>
          <w:del w:id="397" w:author="Szabolcs Bene" w:date="2016-06-22T19:58:00Z">
            <w:r w:rsidRPr="002B17A3" w:rsidDel="00773E76">
              <w:rPr>
                <w:rPrChange w:id="398" w:author="Szabolcs Bene" w:date="2016-06-22T20:06:00Z">
                  <w:rPr>
                    <w:rStyle w:val="Hyperlink"/>
                    <w:noProof/>
                  </w:rPr>
                </w:rPrChange>
              </w:rPr>
              <w:delText>4.1.3.</w:delText>
            </w:r>
            <w:r w:rsidRPr="002B17A3" w:rsidDel="00773E76">
              <w:rPr>
                <w:rFonts w:eastAsiaTheme="minorEastAsia"/>
                <w:noProof/>
                <w:color w:val="auto"/>
                <w:sz w:val="22"/>
                <w:szCs w:val="22"/>
                <w:rPrChange w:id="399"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00" w:author="Szabolcs Bene" w:date="2016-06-22T20:06:00Z">
                  <w:rPr>
                    <w:rStyle w:val="Hyperlink"/>
                    <w:noProof/>
                  </w:rPr>
                </w:rPrChange>
              </w:rPr>
              <w:delText>HTML</w:delText>
            </w:r>
            <w:r w:rsidRPr="002B17A3" w:rsidDel="00773E76">
              <w:rPr>
                <w:noProof/>
                <w:webHidden/>
              </w:rPr>
              <w:tab/>
              <w:delText>29</w:delText>
            </w:r>
          </w:del>
        </w:p>
        <w:p w:rsidR="004861B6" w:rsidRPr="002B17A3" w:rsidDel="00773E76" w:rsidRDefault="004861B6">
          <w:pPr>
            <w:pStyle w:val="TOC3"/>
            <w:tabs>
              <w:tab w:val="left" w:pos="1960"/>
              <w:tab w:val="right" w:leader="dot" w:pos="9350"/>
            </w:tabs>
            <w:rPr>
              <w:del w:id="401" w:author="Szabolcs Bene" w:date="2016-06-22T19:58:00Z"/>
              <w:rFonts w:eastAsiaTheme="minorEastAsia"/>
              <w:noProof/>
              <w:color w:val="auto"/>
              <w:sz w:val="22"/>
              <w:szCs w:val="22"/>
              <w:rPrChange w:id="402" w:author="Szabolcs Bene" w:date="2016-06-22T20:06:00Z">
                <w:rPr>
                  <w:del w:id="403" w:author="Szabolcs Bene" w:date="2016-06-22T19:58:00Z"/>
                  <w:rFonts w:asciiTheme="minorHAnsi" w:eastAsiaTheme="minorEastAsia" w:hAnsiTheme="minorHAnsi" w:cstheme="minorBidi"/>
                  <w:noProof/>
                  <w:color w:val="auto"/>
                  <w:sz w:val="22"/>
                  <w:szCs w:val="22"/>
                </w:rPr>
              </w:rPrChange>
            </w:rPr>
          </w:pPr>
          <w:del w:id="404" w:author="Szabolcs Bene" w:date="2016-06-22T19:58:00Z">
            <w:r w:rsidRPr="002B17A3" w:rsidDel="00773E76">
              <w:rPr>
                <w:rPrChange w:id="405" w:author="Szabolcs Bene" w:date="2016-06-22T20:06:00Z">
                  <w:rPr>
                    <w:rStyle w:val="Hyperlink"/>
                    <w:noProof/>
                  </w:rPr>
                </w:rPrChange>
              </w:rPr>
              <w:delText>4.1.4.</w:delText>
            </w:r>
            <w:r w:rsidRPr="002B17A3" w:rsidDel="00773E76">
              <w:rPr>
                <w:rFonts w:eastAsiaTheme="minorEastAsia"/>
                <w:noProof/>
                <w:color w:val="auto"/>
                <w:sz w:val="22"/>
                <w:szCs w:val="22"/>
                <w:rPrChange w:id="406"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07" w:author="Szabolcs Bene" w:date="2016-06-22T20:06:00Z">
                  <w:rPr>
                    <w:rStyle w:val="Hyperlink"/>
                    <w:noProof/>
                  </w:rPr>
                </w:rPrChange>
              </w:rPr>
              <w:delText>CSS</w:delText>
            </w:r>
            <w:r w:rsidRPr="002B17A3" w:rsidDel="00773E76">
              <w:rPr>
                <w:noProof/>
                <w:webHidden/>
              </w:rPr>
              <w:tab/>
              <w:delText>30</w:delText>
            </w:r>
          </w:del>
        </w:p>
        <w:p w:rsidR="004861B6" w:rsidRPr="002B17A3" w:rsidDel="00773E76" w:rsidRDefault="004861B6">
          <w:pPr>
            <w:pStyle w:val="TOC3"/>
            <w:tabs>
              <w:tab w:val="left" w:pos="1960"/>
              <w:tab w:val="right" w:leader="dot" w:pos="9350"/>
            </w:tabs>
            <w:rPr>
              <w:del w:id="408" w:author="Szabolcs Bene" w:date="2016-06-22T19:58:00Z"/>
              <w:rFonts w:eastAsiaTheme="minorEastAsia"/>
              <w:noProof/>
              <w:color w:val="auto"/>
              <w:sz w:val="22"/>
              <w:szCs w:val="22"/>
              <w:rPrChange w:id="409" w:author="Szabolcs Bene" w:date="2016-06-22T20:06:00Z">
                <w:rPr>
                  <w:del w:id="410" w:author="Szabolcs Bene" w:date="2016-06-22T19:58:00Z"/>
                  <w:rFonts w:asciiTheme="minorHAnsi" w:eastAsiaTheme="minorEastAsia" w:hAnsiTheme="minorHAnsi" w:cstheme="minorBidi"/>
                  <w:noProof/>
                  <w:color w:val="auto"/>
                  <w:sz w:val="22"/>
                  <w:szCs w:val="22"/>
                </w:rPr>
              </w:rPrChange>
            </w:rPr>
          </w:pPr>
          <w:del w:id="411" w:author="Szabolcs Bene" w:date="2016-06-22T19:58:00Z">
            <w:r w:rsidRPr="002B17A3" w:rsidDel="00773E76">
              <w:rPr>
                <w:rPrChange w:id="412" w:author="Szabolcs Bene" w:date="2016-06-22T20:06:00Z">
                  <w:rPr>
                    <w:rStyle w:val="Hyperlink"/>
                    <w:noProof/>
                  </w:rPr>
                </w:rPrChange>
              </w:rPr>
              <w:delText>4.1.5.</w:delText>
            </w:r>
            <w:r w:rsidRPr="002B17A3" w:rsidDel="00773E76">
              <w:rPr>
                <w:rFonts w:eastAsiaTheme="minorEastAsia"/>
                <w:noProof/>
                <w:color w:val="auto"/>
                <w:sz w:val="22"/>
                <w:szCs w:val="22"/>
                <w:rPrChange w:id="413"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14" w:author="Szabolcs Bene" w:date="2016-06-22T20:06:00Z">
                  <w:rPr>
                    <w:rStyle w:val="Hyperlink"/>
                    <w:noProof/>
                  </w:rPr>
                </w:rPrChange>
              </w:rPr>
              <w:delText>GitHub</w:delText>
            </w:r>
            <w:r w:rsidRPr="002B17A3" w:rsidDel="00773E76">
              <w:rPr>
                <w:noProof/>
                <w:webHidden/>
              </w:rPr>
              <w:tab/>
              <w:delText>31</w:delText>
            </w:r>
          </w:del>
        </w:p>
        <w:p w:rsidR="004861B6" w:rsidRPr="002B17A3" w:rsidDel="00773E76" w:rsidRDefault="004861B6">
          <w:pPr>
            <w:pStyle w:val="TOC3"/>
            <w:tabs>
              <w:tab w:val="left" w:pos="1960"/>
              <w:tab w:val="right" w:leader="dot" w:pos="9350"/>
            </w:tabs>
            <w:rPr>
              <w:del w:id="415" w:author="Szabolcs Bene" w:date="2016-06-22T19:58:00Z"/>
              <w:rFonts w:eastAsiaTheme="minorEastAsia"/>
              <w:noProof/>
              <w:color w:val="auto"/>
              <w:sz w:val="22"/>
              <w:szCs w:val="22"/>
              <w:rPrChange w:id="416" w:author="Szabolcs Bene" w:date="2016-06-22T20:06:00Z">
                <w:rPr>
                  <w:del w:id="417" w:author="Szabolcs Bene" w:date="2016-06-22T19:58:00Z"/>
                  <w:rFonts w:asciiTheme="minorHAnsi" w:eastAsiaTheme="minorEastAsia" w:hAnsiTheme="minorHAnsi" w:cstheme="minorBidi"/>
                  <w:noProof/>
                  <w:color w:val="auto"/>
                  <w:sz w:val="22"/>
                  <w:szCs w:val="22"/>
                </w:rPr>
              </w:rPrChange>
            </w:rPr>
          </w:pPr>
          <w:del w:id="418" w:author="Szabolcs Bene" w:date="2016-06-22T19:58:00Z">
            <w:r w:rsidRPr="002B17A3" w:rsidDel="00773E76">
              <w:rPr>
                <w:rPrChange w:id="419" w:author="Szabolcs Bene" w:date="2016-06-22T20:06:00Z">
                  <w:rPr>
                    <w:rStyle w:val="Hyperlink"/>
                    <w:noProof/>
                  </w:rPr>
                </w:rPrChange>
              </w:rPr>
              <w:delText>4.1.6.</w:delText>
            </w:r>
            <w:r w:rsidRPr="002B17A3" w:rsidDel="00773E76">
              <w:rPr>
                <w:rFonts w:eastAsiaTheme="minorEastAsia"/>
                <w:noProof/>
                <w:color w:val="auto"/>
                <w:sz w:val="22"/>
                <w:szCs w:val="22"/>
                <w:rPrChange w:id="420"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21" w:author="Szabolcs Bene" w:date="2016-06-22T20:06:00Z">
                  <w:rPr>
                    <w:rStyle w:val="Hyperlink"/>
                    <w:noProof/>
                  </w:rPr>
                </w:rPrChange>
              </w:rPr>
              <w:delText>Apache Server</w:delText>
            </w:r>
            <w:r w:rsidRPr="002B17A3" w:rsidDel="00773E76">
              <w:rPr>
                <w:noProof/>
                <w:webHidden/>
              </w:rPr>
              <w:tab/>
              <w:delText>31</w:delText>
            </w:r>
          </w:del>
        </w:p>
        <w:p w:rsidR="004861B6" w:rsidRPr="002B17A3" w:rsidDel="00773E76" w:rsidRDefault="004861B6">
          <w:pPr>
            <w:pStyle w:val="TOC3"/>
            <w:tabs>
              <w:tab w:val="left" w:pos="1960"/>
              <w:tab w:val="right" w:leader="dot" w:pos="9350"/>
            </w:tabs>
            <w:rPr>
              <w:del w:id="422" w:author="Szabolcs Bene" w:date="2016-06-22T19:58:00Z"/>
              <w:rFonts w:eastAsiaTheme="minorEastAsia"/>
              <w:noProof/>
              <w:color w:val="auto"/>
              <w:sz w:val="22"/>
              <w:szCs w:val="22"/>
              <w:rPrChange w:id="423" w:author="Szabolcs Bene" w:date="2016-06-22T20:06:00Z">
                <w:rPr>
                  <w:del w:id="424" w:author="Szabolcs Bene" w:date="2016-06-22T19:58:00Z"/>
                  <w:rFonts w:asciiTheme="minorHAnsi" w:eastAsiaTheme="minorEastAsia" w:hAnsiTheme="minorHAnsi" w:cstheme="minorBidi"/>
                  <w:noProof/>
                  <w:color w:val="auto"/>
                  <w:sz w:val="22"/>
                  <w:szCs w:val="22"/>
                </w:rPr>
              </w:rPrChange>
            </w:rPr>
          </w:pPr>
          <w:del w:id="425" w:author="Szabolcs Bene" w:date="2016-06-22T19:58:00Z">
            <w:r w:rsidRPr="002B17A3" w:rsidDel="00773E76">
              <w:rPr>
                <w:rPrChange w:id="426" w:author="Szabolcs Bene" w:date="2016-06-22T20:06:00Z">
                  <w:rPr>
                    <w:rStyle w:val="Hyperlink"/>
                    <w:noProof/>
                  </w:rPr>
                </w:rPrChange>
              </w:rPr>
              <w:delText>4.1.7.</w:delText>
            </w:r>
            <w:r w:rsidRPr="002B17A3" w:rsidDel="00773E76">
              <w:rPr>
                <w:rFonts w:eastAsiaTheme="minorEastAsia"/>
                <w:noProof/>
                <w:color w:val="auto"/>
                <w:sz w:val="22"/>
                <w:szCs w:val="22"/>
                <w:rPrChange w:id="427"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28" w:author="Szabolcs Bene" w:date="2016-06-22T20:06:00Z">
                  <w:rPr>
                    <w:rStyle w:val="Hyperlink"/>
                    <w:noProof/>
                  </w:rPr>
                </w:rPrChange>
              </w:rPr>
              <w:delText>XAMPP</w:delText>
            </w:r>
            <w:r w:rsidRPr="002B17A3" w:rsidDel="00773E76">
              <w:rPr>
                <w:noProof/>
                <w:webHidden/>
              </w:rPr>
              <w:tab/>
              <w:delText>32</w:delText>
            </w:r>
          </w:del>
        </w:p>
        <w:p w:rsidR="004861B6" w:rsidRPr="002B17A3" w:rsidDel="00773E76" w:rsidRDefault="004861B6">
          <w:pPr>
            <w:pStyle w:val="TOC2"/>
            <w:tabs>
              <w:tab w:val="left" w:pos="1760"/>
              <w:tab w:val="right" w:leader="dot" w:pos="9350"/>
            </w:tabs>
            <w:rPr>
              <w:del w:id="429" w:author="Szabolcs Bene" w:date="2016-06-22T19:58:00Z"/>
              <w:rFonts w:eastAsiaTheme="minorEastAsia"/>
              <w:noProof/>
              <w:color w:val="auto"/>
              <w:sz w:val="22"/>
              <w:szCs w:val="22"/>
              <w:rPrChange w:id="430" w:author="Szabolcs Bene" w:date="2016-06-22T20:06:00Z">
                <w:rPr>
                  <w:del w:id="431" w:author="Szabolcs Bene" w:date="2016-06-22T19:58:00Z"/>
                  <w:rFonts w:asciiTheme="minorHAnsi" w:eastAsiaTheme="minorEastAsia" w:hAnsiTheme="minorHAnsi" w:cstheme="minorBidi"/>
                  <w:noProof/>
                  <w:color w:val="auto"/>
                  <w:sz w:val="22"/>
                  <w:szCs w:val="22"/>
                </w:rPr>
              </w:rPrChange>
            </w:rPr>
          </w:pPr>
          <w:del w:id="432" w:author="Szabolcs Bene" w:date="2016-06-22T19:58:00Z">
            <w:r w:rsidRPr="002B17A3" w:rsidDel="00773E76">
              <w:rPr>
                <w:rPrChange w:id="433" w:author="Szabolcs Bene" w:date="2016-06-22T20:06:00Z">
                  <w:rPr>
                    <w:rStyle w:val="Hyperlink"/>
                    <w:noProof/>
                  </w:rPr>
                </w:rPrChange>
              </w:rPr>
              <w:delText>4.2.</w:delText>
            </w:r>
            <w:r w:rsidRPr="002B17A3" w:rsidDel="00773E76">
              <w:rPr>
                <w:rFonts w:eastAsiaTheme="minorEastAsia"/>
                <w:noProof/>
                <w:color w:val="auto"/>
                <w:sz w:val="22"/>
                <w:szCs w:val="22"/>
                <w:rPrChange w:id="434"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35" w:author="Szabolcs Bene" w:date="2016-06-22T20:06:00Z">
                  <w:rPr>
                    <w:rStyle w:val="Hyperlink"/>
                    <w:noProof/>
                  </w:rPr>
                </w:rPrChange>
              </w:rPr>
              <w:delText>Cerințele sistemului</w:delText>
            </w:r>
            <w:r w:rsidRPr="002B17A3" w:rsidDel="00773E76">
              <w:rPr>
                <w:noProof/>
                <w:webHidden/>
              </w:rPr>
              <w:tab/>
              <w:delText>32</w:delText>
            </w:r>
          </w:del>
        </w:p>
        <w:p w:rsidR="004861B6" w:rsidRPr="002B17A3" w:rsidDel="00773E76" w:rsidRDefault="004861B6">
          <w:pPr>
            <w:pStyle w:val="TOC3"/>
            <w:tabs>
              <w:tab w:val="left" w:pos="1960"/>
              <w:tab w:val="right" w:leader="dot" w:pos="9350"/>
            </w:tabs>
            <w:rPr>
              <w:del w:id="436" w:author="Szabolcs Bene" w:date="2016-06-22T19:58:00Z"/>
              <w:rFonts w:eastAsiaTheme="minorEastAsia"/>
              <w:noProof/>
              <w:color w:val="auto"/>
              <w:sz w:val="22"/>
              <w:szCs w:val="22"/>
              <w:rPrChange w:id="437" w:author="Szabolcs Bene" w:date="2016-06-22T20:06:00Z">
                <w:rPr>
                  <w:del w:id="438" w:author="Szabolcs Bene" w:date="2016-06-22T19:58:00Z"/>
                  <w:rFonts w:asciiTheme="minorHAnsi" w:eastAsiaTheme="minorEastAsia" w:hAnsiTheme="minorHAnsi" w:cstheme="minorBidi"/>
                  <w:noProof/>
                  <w:color w:val="auto"/>
                  <w:sz w:val="22"/>
                  <w:szCs w:val="22"/>
                </w:rPr>
              </w:rPrChange>
            </w:rPr>
          </w:pPr>
          <w:del w:id="439" w:author="Szabolcs Bene" w:date="2016-06-22T19:58:00Z">
            <w:r w:rsidRPr="002B17A3" w:rsidDel="00773E76">
              <w:rPr>
                <w:rPrChange w:id="440" w:author="Szabolcs Bene" w:date="2016-06-22T20:06:00Z">
                  <w:rPr>
                    <w:rStyle w:val="Hyperlink"/>
                    <w:noProof/>
                  </w:rPr>
                </w:rPrChange>
              </w:rPr>
              <w:delText>4.2.1.</w:delText>
            </w:r>
            <w:r w:rsidRPr="002B17A3" w:rsidDel="00773E76">
              <w:rPr>
                <w:rFonts w:eastAsiaTheme="minorEastAsia"/>
                <w:noProof/>
                <w:color w:val="auto"/>
                <w:sz w:val="22"/>
                <w:szCs w:val="22"/>
                <w:rPrChange w:id="441"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42" w:author="Szabolcs Bene" w:date="2016-06-22T20:06:00Z">
                  <w:rPr>
                    <w:rStyle w:val="Hyperlink"/>
                    <w:noProof/>
                  </w:rPr>
                </w:rPrChange>
              </w:rPr>
              <w:delText>Cerinte functionale</w:delText>
            </w:r>
            <w:r w:rsidRPr="002B17A3" w:rsidDel="00773E76">
              <w:rPr>
                <w:noProof/>
                <w:webHidden/>
              </w:rPr>
              <w:tab/>
              <w:delText>33</w:delText>
            </w:r>
          </w:del>
        </w:p>
        <w:p w:rsidR="004861B6" w:rsidRPr="002B17A3" w:rsidDel="00773E76" w:rsidRDefault="004861B6">
          <w:pPr>
            <w:pStyle w:val="TOC3"/>
            <w:tabs>
              <w:tab w:val="left" w:pos="1960"/>
              <w:tab w:val="right" w:leader="dot" w:pos="9350"/>
            </w:tabs>
            <w:rPr>
              <w:del w:id="443" w:author="Szabolcs Bene" w:date="2016-06-22T19:58:00Z"/>
              <w:rFonts w:eastAsiaTheme="minorEastAsia"/>
              <w:noProof/>
              <w:color w:val="auto"/>
              <w:sz w:val="22"/>
              <w:szCs w:val="22"/>
              <w:rPrChange w:id="444" w:author="Szabolcs Bene" w:date="2016-06-22T20:06:00Z">
                <w:rPr>
                  <w:del w:id="445" w:author="Szabolcs Bene" w:date="2016-06-22T19:58:00Z"/>
                  <w:rFonts w:asciiTheme="minorHAnsi" w:eastAsiaTheme="minorEastAsia" w:hAnsiTheme="minorHAnsi" w:cstheme="minorBidi"/>
                  <w:noProof/>
                  <w:color w:val="auto"/>
                  <w:sz w:val="22"/>
                  <w:szCs w:val="22"/>
                </w:rPr>
              </w:rPrChange>
            </w:rPr>
          </w:pPr>
          <w:del w:id="446" w:author="Szabolcs Bene" w:date="2016-06-22T19:58:00Z">
            <w:r w:rsidRPr="002B17A3" w:rsidDel="00773E76">
              <w:rPr>
                <w:rPrChange w:id="447" w:author="Szabolcs Bene" w:date="2016-06-22T20:06:00Z">
                  <w:rPr>
                    <w:rStyle w:val="Hyperlink"/>
                    <w:noProof/>
                  </w:rPr>
                </w:rPrChange>
              </w:rPr>
              <w:delText>4.2.2.</w:delText>
            </w:r>
            <w:r w:rsidRPr="002B17A3" w:rsidDel="00773E76">
              <w:rPr>
                <w:rFonts w:eastAsiaTheme="minorEastAsia"/>
                <w:noProof/>
                <w:color w:val="auto"/>
                <w:sz w:val="22"/>
                <w:szCs w:val="22"/>
                <w:rPrChange w:id="448"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49" w:author="Szabolcs Bene" w:date="2016-06-22T20:06:00Z">
                  <w:rPr>
                    <w:rStyle w:val="Hyperlink"/>
                    <w:noProof/>
                  </w:rPr>
                </w:rPrChange>
              </w:rPr>
              <w:delText>Cerinte functionale</w:delText>
            </w:r>
            <w:r w:rsidRPr="002B17A3" w:rsidDel="00773E76">
              <w:rPr>
                <w:noProof/>
                <w:webHidden/>
              </w:rPr>
              <w:tab/>
              <w:delText>34</w:delText>
            </w:r>
          </w:del>
        </w:p>
        <w:p w:rsidR="004861B6" w:rsidRPr="002B17A3" w:rsidDel="00773E76" w:rsidRDefault="004861B6">
          <w:pPr>
            <w:pStyle w:val="TOC2"/>
            <w:tabs>
              <w:tab w:val="left" w:pos="1760"/>
              <w:tab w:val="right" w:leader="dot" w:pos="9350"/>
            </w:tabs>
            <w:rPr>
              <w:del w:id="450" w:author="Szabolcs Bene" w:date="2016-06-22T19:58:00Z"/>
              <w:rFonts w:eastAsiaTheme="minorEastAsia"/>
              <w:noProof/>
              <w:color w:val="auto"/>
              <w:sz w:val="22"/>
              <w:szCs w:val="22"/>
              <w:rPrChange w:id="451" w:author="Szabolcs Bene" w:date="2016-06-22T20:06:00Z">
                <w:rPr>
                  <w:del w:id="452" w:author="Szabolcs Bene" w:date="2016-06-22T19:58:00Z"/>
                  <w:rFonts w:asciiTheme="minorHAnsi" w:eastAsiaTheme="minorEastAsia" w:hAnsiTheme="minorHAnsi" w:cstheme="minorBidi"/>
                  <w:noProof/>
                  <w:color w:val="auto"/>
                  <w:sz w:val="22"/>
                  <w:szCs w:val="22"/>
                </w:rPr>
              </w:rPrChange>
            </w:rPr>
          </w:pPr>
          <w:del w:id="453" w:author="Szabolcs Bene" w:date="2016-06-22T19:58:00Z">
            <w:r w:rsidRPr="002B17A3" w:rsidDel="00773E76">
              <w:rPr>
                <w:rPrChange w:id="454" w:author="Szabolcs Bene" w:date="2016-06-22T20:06:00Z">
                  <w:rPr>
                    <w:rStyle w:val="Hyperlink"/>
                    <w:noProof/>
                  </w:rPr>
                </w:rPrChange>
              </w:rPr>
              <w:delText>4.3.</w:delText>
            </w:r>
            <w:r w:rsidRPr="002B17A3" w:rsidDel="00773E76">
              <w:rPr>
                <w:rFonts w:eastAsiaTheme="minorEastAsia"/>
                <w:noProof/>
                <w:color w:val="auto"/>
                <w:sz w:val="22"/>
                <w:szCs w:val="22"/>
                <w:rPrChange w:id="455"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56" w:author="Szabolcs Bene" w:date="2016-06-22T20:06:00Z">
                  <w:rPr>
                    <w:rStyle w:val="Hyperlink"/>
                    <w:noProof/>
                  </w:rPr>
                </w:rPrChange>
              </w:rPr>
              <w:delText>Cazuri de utilizare</w:delText>
            </w:r>
            <w:r w:rsidRPr="002B17A3" w:rsidDel="00773E76">
              <w:rPr>
                <w:noProof/>
                <w:webHidden/>
              </w:rPr>
              <w:tab/>
              <w:delText>35</w:delText>
            </w:r>
          </w:del>
        </w:p>
        <w:p w:rsidR="004861B6" w:rsidRPr="002B17A3" w:rsidDel="00773E76" w:rsidRDefault="004861B6">
          <w:pPr>
            <w:pStyle w:val="TOC1"/>
            <w:rPr>
              <w:del w:id="457" w:author="Szabolcs Bene" w:date="2016-06-22T19:58:00Z"/>
              <w:rFonts w:eastAsiaTheme="minorEastAsia"/>
              <w:b w:val="0"/>
              <w:color w:val="auto"/>
              <w:sz w:val="22"/>
              <w:szCs w:val="22"/>
              <w:rPrChange w:id="458" w:author="Szabolcs Bene" w:date="2016-06-22T20:06:00Z">
                <w:rPr>
                  <w:del w:id="459" w:author="Szabolcs Bene" w:date="2016-06-22T19:58:00Z"/>
                  <w:rFonts w:asciiTheme="minorHAnsi" w:eastAsiaTheme="minorEastAsia" w:hAnsiTheme="minorHAnsi" w:cstheme="minorBidi"/>
                  <w:b w:val="0"/>
                  <w:color w:val="auto"/>
                  <w:sz w:val="22"/>
                  <w:szCs w:val="22"/>
                </w:rPr>
              </w:rPrChange>
            </w:rPr>
          </w:pPr>
          <w:del w:id="460" w:author="Szabolcs Bene" w:date="2016-06-22T19:58:00Z">
            <w:r w:rsidRPr="002B17A3" w:rsidDel="00773E76">
              <w:rPr>
                <w:rPrChange w:id="461" w:author="Szabolcs Bene" w:date="2016-06-22T20:06:00Z">
                  <w:rPr>
                    <w:rStyle w:val="Hyperlink"/>
                  </w:rPr>
                </w:rPrChange>
              </w:rPr>
              <w:delText>Capitolul 5.</w:delText>
            </w:r>
            <w:r w:rsidRPr="002B17A3" w:rsidDel="00773E76">
              <w:rPr>
                <w:rFonts w:eastAsiaTheme="minorEastAsia"/>
                <w:b w:val="0"/>
                <w:color w:val="auto"/>
                <w:sz w:val="22"/>
                <w:szCs w:val="22"/>
                <w:rPrChange w:id="462"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463" w:author="Szabolcs Bene" w:date="2016-06-22T20:06:00Z">
                  <w:rPr>
                    <w:rStyle w:val="Hyperlink"/>
                  </w:rPr>
                </w:rPrChange>
              </w:rPr>
              <w:delText>Proiectare de Detaliu și Implementare</w:delText>
            </w:r>
            <w:r w:rsidRPr="002B17A3" w:rsidDel="00773E76">
              <w:rPr>
                <w:b w:val="0"/>
                <w:webHidden/>
              </w:rPr>
              <w:tab/>
              <w:delText>39</w:delText>
            </w:r>
          </w:del>
        </w:p>
        <w:p w:rsidR="004861B6" w:rsidRPr="002B17A3" w:rsidDel="00773E76" w:rsidRDefault="004861B6">
          <w:pPr>
            <w:pStyle w:val="TOC2"/>
            <w:tabs>
              <w:tab w:val="left" w:pos="1760"/>
              <w:tab w:val="right" w:leader="dot" w:pos="9350"/>
            </w:tabs>
            <w:rPr>
              <w:del w:id="464" w:author="Szabolcs Bene" w:date="2016-06-22T19:58:00Z"/>
              <w:rFonts w:eastAsiaTheme="minorEastAsia"/>
              <w:noProof/>
              <w:color w:val="auto"/>
              <w:sz w:val="22"/>
              <w:szCs w:val="22"/>
              <w:rPrChange w:id="465" w:author="Szabolcs Bene" w:date="2016-06-22T20:06:00Z">
                <w:rPr>
                  <w:del w:id="466" w:author="Szabolcs Bene" w:date="2016-06-22T19:58:00Z"/>
                  <w:rFonts w:asciiTheme="minorHAnsi" w:eastAsiaTheme="minorEastAsia" w:hAnsiTheme="minorHAnsi" w:cstheme="minorBidi"/>
                  <w:noProof/>
                  <w:color w:val="auto"/>
                  <w:sz w:val="22"/>
                  <w:szCs w:val="22"/>
                </w:rPr>
              </w:rPrChange>
            </w:rPr>
          </w:pPr>
          <w:del w:id="467" w:author="Szabolcs Bene" w:date="2016-06-22T19:58:00Z">
            <w:r w:rsidRPr="002B17A3" w:rsidDel="00773E76">
              <w:rPr>
                <w:rPrChange w:id="468" w:author="Szabolcs Bene" w:date="2016-06-22T20:06:00Z">
                  <w:rPr>
                    <w:rStyle w:val="Hyperlink"/>
                    <w:noProof/>
                  </w:rPr>
                </w:rPrChange>
              </w:rPr>
              <w:delText>5.1.</w:delText>
            </w:r>
            <w:r w:rsidRPr="002B17A3" w:rsidDel="00773E76">
              <w:rPr>
                <w:rFonts w:eastAsiaTheme="minorEastAsia"/>
                <w:noProof/>
                <w:color w:val="auto"/>
                <w:sz w:val="22"/>
                <w:szCs w:val="22"/>
                <w:rPrChange w:id="469"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70" w:author="Szabolcs Bene" w:date="2016-06-22T20:06:00Z">
                  <w:rPr>
                    <w:rStyle w:val="Hyperlink"/>
                    <w:noProof/>
                  </w:rPr>
                </w:rPrChange>
              </w:rPr>
              <w:delText>Arhitectura de layer a sistemului</w:delText>
            </w:r>
            <w:r w:rsidRPr="002B17A3" w:rsidDel="00773E76">
              <w:rPr>
                <w:noProof/>
                <w:webHidden/>
              </w:rPr>
              <w:tab/>
              <w:delText>39</w:delText>
            </w:r>
          </w:del>
        </w:p>
        <w:p w:rsidR="004861B6" w:rsidRPr="002B17A3" w:rsidDel="00773E76" w:rsidRDefault="004861B6">
          <w:pPr>
            <w:pStyle w:val="TOC3"/>
            <w:tabs>
              <w:tab w:val="left" w:pos="1960"/>
              <w:tab w:val="right" w:leader="dot" w:pos="9350"/>
            </w:tabs>
            <w:rPr>
              <w:del w:id="471" w:author="Szabolcs Bene" w:date="2016-06-22T19:58:00Z"/>
              <w:rFonts w:eastAsiaTheme="minorEastAsia"/>
              <w:noProof/>
              <w:color w:val="auto"/>
              <w:sz w:val="22"/>
              <w:szCs w:val="22"/>
              <w:rPrChange w:id="472" w:author="Szabolcs Bene" w:date="2016-06-22T20:06:00Z">
                <w:rPr>
                  <w:del w:id="473" w:author="Szabolcs Bene" w:date="2016-06-22T19:58:00Z"/>
                  <w:rFonts w:asciiTheme="minorHAnsi" w:eastAsiaTheme="minorEastAsia" w:hAnsiTheme="minorHAnsi" w:cstheme="minorBidi"/>
                  <w:noProof/>
                  <w:color w:val="auto"/>
                  <w:sz w:val="22"/>
                  <w:szCs w:val="22"/>
                </w:rPr>
              </w:rPrChange>
            </w:rPr>
          </w:pPr>
          <w:del w:id="474" w:author="Szabolcs Bene" w:date="2016-06-22T19:58:00Z">
            <w:r w:rsidRPr="002B17A3" w:rsidDel="00773E76">
              <w:rPr>
                <w:rPrChange w:id="475" w:author="Szabolcs Bene" w:date="2016-06-22T20:06:00Z">
                  <w:rPr>
                    <w:rStyle w:val="Hyperlink"/>
                    <w:noProof/>
                  </w:rPr>
                </w:rPrChange>
              </w:rPr>
              <w:delText>5.1.1.</w:delText>
            </w:r>
            <w:r w:rsidRPr="002B17A3" w:rsidDel="00773E76">
              <w:rPr>
                <w:rFonts w:eastAsiaTheme="minorEastAsia"/>
                <w:noProof/>
                <w:color w:val="auto"/>
                <w:sz w:val="22"/>
                <w:szCs w:val="22"/>
                <w:rPrChange w:id="476"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77" w:author="Szabolcs Bene" w:date="2016-06-22T20:06:00Z">
                  <w:rPr>
                    <w:rStyle w:val="Hyperlink"/>
                    <w:noProof/>
                  </w:rPr>
                </w:rPrChange>
              </w:rPr>
              <w:delText>Nivelul interfata utilizator</w:delText>
            </w:r>
            <w:r w:rsidRPr="002B17A3" w:rsidDel="00773E76">
              <w:rPr>
                <w:noProof/>
                <w:webHidden/>
              </w:rPr>
              <w:tab/>
              <w:delText>40</w:delText>
            </w:r>
          </w:del>
        </w:p>
        <w:p w:rsidR="004861B6" w:rsidRPr="002B17A3" w:rsidDel="00773E76" w:rsidRDefault="004861B6">
          <w:pPr>
            <w:pStyle w:val="TOC3"/>
            <w:tabs>
              <w:tab w:val="left" w:pos="1960"/>
              <w:tab w:val="right" w:leader="dot" w:pos="9350"/>
            </w:tabs>
            <w:rPr>
              <w:del w:id="478" w:author="Szabolcs Bene" w:date="2016-06-22T19:58:00Z"/>
              <w:rFonts w:eastAsiaTheme="minorEastAsia"/>
              <w:noProof/>
              <w:color w:val="auto"/>
              <w:sz w:val="22"/>
              <w:szCs w:val="22"/>
              <w:rPrChange w:id="479" w:author="Szabolcs Bene" w:date="2016-06-22T20:06:00Z">
                <w:rPr>
                  <w:del w:id="480" w:author="Szabolcs Bene" w:date="2016-06-22T19:58:00Z"/>
                  <w:rFonts w:asciiTheme="minorHAnsi" w:eastAsiaTheme="minorEastAsia" w:hAnsiTheme="minorHAnsi" w:cstheme="minorBidi"/>
                  <w:noProof/>
                  <w:color w:val="auto"/>
                  <w:sz w:val="22"/>
                  <w:szCs w:val="22"/>
                </w:rPr>
              </w:rPrChange>
            </w:rPr>
          </w:pPr>
          <w:del w:id="481" w:author="Szabolcs Bene" w:date="2016-06-22T19:58:00Z">
            <w:r w:rsidRPr="002B17A3" w:rsidDel="00773E76">
              <w:rPr>
                <w:rPrChange w:id="482" w:author="Szabolcs Bene" w:date="2016-06-22T20:06:00Z">
                  <w:rPr>
                    <w:rStyle w:val="Hyperlink"/>
                    <w:noProof/>
                  </w:rPr>
                </w:rPrChange>
              </w:rPr>
              <w:delText>5.1.2.</w:delText>
            </w:r>
            <w:r w:rsidRPr="002B17A3" w:rsidDel="00773E76">
              <w:rPr>
                <w:rFonts w:eastAsiaTheme="minorEastAsia"/>
                <w:noProof/>
                <w:color w:val="auto"/>
                <w:sz w:val="22"/>
                <w:szCs w:val="22"/>
                <w:rPrChange w:id="483"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84" w:author="Szabolcs Bene" w:date="2016-06-22T20:06:00Z">
                  <w:rPr>
                    <w:rStyle w:val="Hyperlink"/>
                    <w:noProof/>
                  </w:rPr>
                </w:rPrChange>
              </w:rPr>
              <w:delText>Nivelul de aplicatie</w:delText>
            </w:r>
            <w:r w:rsidRPr="002B17A3" w:rsidDel="00773E76">
              <w:rPr>
                <w:noProof/>
                <w:webHidden/>
              </w:rPr>
              <w:tab/>
              <w:delText>40</w:delText>
            </w:r>
          </w:del>
        </w:p>
        <w:p w:rsidR="004861B6" w:rsidRPr="002B17A3" w:rsidDel="00773E76" w:rsidRDefault="004861B6">
          <w:pPr>
            <w:pStyle w:val="TOC3"/>
            <w:tabs>
              <w:tab w:val="left" w:pos="1960"/>
              <w:tab w:val="right" w:leader="dot" w:pos="9350"/>
            </w:tabs>
            <w:rPr>
              <w:del w:id="485" w:author="Szabolcs Bene" w:date="2016-06-22T19:58:00Z"/>
              <w:rFonts w:eastAsiaTheme="minorEastAsia"/>
              <w:noProof/>
              <w:color w:val="auto"/>
              <w:sz w:val="22"/>
              <w:szCs w:val="22"/>
              <w:rPrChange w:id="486" w:author="Szabolcs Bene" w:date="2016-06-22T20:06:00Z">
                <w:rPr>
                  <w:del w:id="487" w:author="Szabolcs Bene" w:date="2016-06-22T19:58:00Z"/>
                  <w:rFonts w:asciiTheme="minorHAnsi" w:eastAsiaTheme="minorEastAsia" w:hAnsiTheme="minorHAnsi" w:cstheme="minorBidi"/>
                  <w:noProof/>
                  <w:color w:val="auto"/>
                  <w:sz w:val="22"/>
                  <w:szCs w:val="22"/>
                </w:rPr>
              </w:rPrChange>
            </w:rPr>
          </w:pPr>
          <w:del w:id="488" w:author="Szabolcs Bene" w:date="2016-06-22T19:58:00Z">
            <w:r w:rsidRPr="002B17A3" w:rsidDel="00773E76">
              <w:rPr>
                <w:rPrChange w:id="489" w:author="Szabolcs Bene" w:date="2016-06-22T20:06:00Z">
                  <w:rPr>
                    <w:rStyle w:val="Hyperlink"/>
                    <w:noProof/>
                  </w:rPr>
                </w:rPrChange>
              </w:rPr>
              <w:delText>5.1.3.</w:delText>
            </w:r>
            <w:r w:rsidRPr="002B17A3" w:rsidDel="00773E76">
              <w:rPr>
                <w:rFonts w:eastAsiaTheme="minorEastAsia"/>
                <w:noProof/>
                <w:color w:val="auto"/>
                <w:sz w:val="22"/>
                <w:szCs w:val="22"/>
                <w:rPrChange w:id="490"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91" w:author="Szabolcs Bene" w:date="2016-06-22T20:06:00Z">
                  <w:rPr>
                    <w:rStyle w:val="Hyperlink"/>
                    <w:noProof/>
                  </w:rPr>
                </w:rPrChange>
              </w:rPr>
              <w:delText>Nivelul de business logic</w:delText>
            </w:r>
            <w:r w:rsidRPr="002B17A3" w:rsidDel="00773E76">
              <w:rPr>
                <w:noProof/>
                <w:webHidden/>
              </w:rPr>
              <w:tab/>
              <w:delText>40</w:delText>
            </w:r>
          </w:del>
        </w:p>
        <w:p w:rsidR="004861B6" w:rsidRPr="002B17A3" w:rsidDel="00773E76" w:rsidRDefault="004861B6">
          <w:pPr>
            <w:pStyle w:val="TOC3"/>
            <w:tabs>
              <w:tab w:val="left" w:pos="1960"/>
              <w:tab w:val="right" w:leader="dot" w:pos="9350"/>
            </w:tabs>
            <w:rPr>
              <w:del w:id="492" w:author="Szabolcs Bene" w:date="2016-06-22T19:58:00Z"/>
              <w:rFonts w:eastAsiaTheme="minorEastAsia"/>
              <w:noProof/>
              <w:color w:val="auto"/>
              <w:sz w:val="22"/>
              <w:szCs w:val="22"/>
              <w:rPrChange w:id="493" w:author="Szabolcs Bene" w:date="2016-06-22T20:06:00Z">
                <w:rPr>
                  <w:del w:id="494" w:author="Szabolcs Bene" w:date="2016-06-22T19:58:00Z"/>
                  <w:rFonts w:asciiTheme="minorHAnsi" w:eastAsiaTheme="minorEastAsia" w:hAnsiTheme="minorHAnsi" w:cstheme="minorBidi"/>
                  <w:noProof/>
                  <w:color w:val="auto"/>
                  <w:sz w:val="22"/>
                  <w:szCs w:val="22"/>
                </w:rPr>
              </w:rPrChange>
            </w:rPr>
          </w:pPr>
          <w:del w:id="495" w:author="Szabolcs Bene" w:date="2016-06-22T19:58:00Z">
            <w:r w:rsidRPr="002B17A3" w:rsidDel="00773E76">
              <w:rPr>
                <w:rPrChange w:id="496" w:author="Szabolcs Bene" w:date="2016-06-22T20:06:00Z">
                  <w:rPr>
                    <w:rStyle w:val="Hyperlink"/>
                    <w:noProof/>
                  </w:rPr>
                </w:rPrChange>
              </w:rPr>
              <w:delText>5.1.4.</w:delText>
            </w:r>
            <w:r w:rsidRPr="002B17A3" w:rsidDel="00773E76">
              <w:rPr>
                <w:rFonts w:eastAsiaTheme="minorEastAsia"/>
                <w:noProof/>
                <w:color w:val="auto"/>
                <w:sz w:val="22"/>
                <w:szCs w:val="22"/>
                <w:rPrChange w:id="497"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498" w:author="Szabolcs Bene" w:date="2016-06-22T20:06:00Z">
                  <w:rPr>
                    <w:rStyle w:val="Hyperlink"/>
                    <w:noProof/>
                  </w:rPr>
                </w:rPrChange>
              </w:rPr>
              <w:delText>Nivelul de acces de date</w:delText>
            </w:r>
            <w:r w:rsidRPr="002B17A3" w:rsidDel="00773E76">
              <w:rPr>
                <w:noProof/>
                <w:webHidden/>
              </w:rPr>
              <w:tab/>
              <w:delText>40</w:delText>
            </w:r>
          </w:del>
        </w:p>
        <w:p w:rsidR="004861B6" w:rsidRPr="002B17A3" w:rsidDel="00773E76" w:rsidRDefault="004861B6">
          <w:pPr>
            <w:pStyle w:val="TOC3"/>
            <w:tabs>
              <w:tab w:val="left" w:pos="1960"/>
              <w:tab w:val="right" w:leader="dot" w:pos="9350"/>
            </w:tabs>
            <w:rPr>
              <w:del w:id="499" w:author="Szabolcs Bene" w:date="2016-06-22T19:58:00Z"/>
              <w:rFonts w:eastAsiaTheme="minorEastAsia"/>
              <w:noProof/>
              <w:color w:val="auto"/>
              <w:sz w:val="22"/>
              <w:szCs w:val="22"/>
              <w:rPrChange w:id="500" w:author="Szabolcs Bene" w:date="2016-06-22T20:06:00Z">
                <w:rPr>
                  <w:del w:id="501" w:author="Szabolcs Bene" w:date="2016-06-22T19:58:00Z"/>
                  <w:rFonts w:asciiTheme="minorHAnsi" w:eastAsiaTheme="minorEastAsia" w:hAnsiTheme="minorHAnsi" w:cstheme="minorBidi"/>
                  <w:noProof/>
                  <w:color w:val="auto"/>
                  <w:sz w:val="22"/>
                  <w:szCs w:val="22"/>
                </w:rPr>
              </w:rPrChange>
            </w:rPr>
          </w:pPr>
          <w:del w:id="502" w:author="Szabolcs Bene" w:date="2016-06-22T19:58:00Z">
            <w:r w:rsidRPr="002B17A3" w:rsidDel="00773E76">
              <w:rPr>
                <w:rPrChange w:id="503" w:author="Szabolcs Bene" w:date="2016-06-22T20:06:00Z">
                  <w:rPr>
                    <w:rStyle w:val="Hyperlink"/>
                    <w:noProof/>
                  </w:rPr>
                </w:rPrChange>
              </w:rPr>
              <w:delText>5.1.5.</w:delText>
            </w:r>
            <w:r w:rsidRPr="002B17A3" w:rsidDel="00773E76">
              <w:rPr>
                <w:rFonts w:eastAsiaTheme="minorEastAsia"/>
                <w:noProof/>
                <w:color w:val="auto"/>
                <w:sz w:val="22"/>
                <w:szCs w:val="22"/>
                <w:rPrChange w:id="504"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05" w:author="Szabolcs Bene" w:date="2016-06-22T20:06:00Z">
                  <w:rPr>
                    <w:rStyle w:val="Hyperlink"/>
                    <w:noProof/>
                  </w:rPr>
                </w:rPrChange>
              </w:rPr>
              <w:delText>Nivelul de baza de date</w:delText>
            </w:r>
            <w:r w:rsidRPr="002B17A3" w:rsidDel="00773E76">
              <w:rPr>
                <w:noProof/>
                <w:webHidden/>
              </w:rPr>
              <w:tab/>
              <w:delText>41</w:delText>
            </w:r>
          </w:del>
        </w:p>
        <w:p w:rsidR="004861B6" w:rsidRPr="002B17A3" w:rsidDel="00773E76" w:rsidRDefault="004861B6">
          <w:pPr>
            <w:pStyle w:val="TOC2"/>
            <w:tabs>
              <w:tab w:val="left" w:pos="1760"/>
              <w:tab w:val="right" w:leader="dot" w:pos="9350"/>
            </w:tabs>
            <w:rPr>
              <w:del w:id="506" w:author="Szabolcs Bene" w:date="2016-06-22T19:58:00Z"/>
              <w:rFonts w:eastAsiaTheme="minorEastAsia"/>
              <w:noProof/>
              <w:color w:val="auto"/>
              <w:sz w:val="22"/>
              <w:szCs w:val="22"/>
              <w:rPrChange w:id="507" w:author="Szabolcs Bene" w:date="2016-06-22T20:06:00Z">
                <w:rPr>
                  <w:del w:id="508" w:author="Szabolcs Bene" w:date="2016-06-22T19:58:00Z"/>
                  <w:rFonts w:asciiTheme="minorHAnsi" w:eastAsiaTheme="minorEastAsia" w:hAnsiTheme="minorHAnsi" w:cstheme="minorBidi"/>
                  <w:noProof/>
                  <w:color w:val="auto"/>
                  <w:sz w:val="22"/>
                  <w:szCs w:val="22"/>
                </w:rPr>
              </w:rPrChange>
            </w:rPr>
          </w:pPr>
          <w:del w:id="509" w:author="Szabolcs Bene" w:date="2016-06-22T19:58:00Z">
            <w:r w:rsidRPr="002B17A3" w:rsidDel="00773E76">
              <w:rPr>
                <w:rPrChange w:id="510" w:author="Szabolcs Bene" w:date="2016-06-22T20:06:00Z">
                  <w:rPr>
                    <w:rStyle w:val="Hyperlink"/>
                    <w:noProof/>
                  </w:rPr>
                </w:rPrChange>
              </w:rPr>
              <w:delText>5.2.</w:delText>
            </w:r>
            <w:r w:rsidRPr="002B17A3" w:rsidDel="00773E76">
              <w:rPr>
                <w:rFonts w:eastAsiaTheme="minorEastAsia"/>
                <w:noProof/>
                <w:color w:val="auto"/>
                <w:sz w:val="22"/>
                <w:szCs w:val="22"/>
                <w:rPrChange w:id="511"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12" w:author="Szabolcs Bene" w:date="2016-06-22T20:06:00Z">
                  <w:rPr>
                    <w:rStyle w:val="Hyperlink"/>
                    <w:noProof/>
                  </w:rPr>
                </w:rPrChange>
              </w:rPr>
              <w:delText>Arhitectura MVC</w:delText>
            </w:r>
            <w:r w:rsidRPr="002B17A3" w:rsidDel="00773E76">
              <w:rPr>
                <w:noProof/>
                <w:webHidden/>
              </w:rPr>
              <w:tab/>
              <w:delText>41</w:delText>
            </w:r>
          </w:del>
        </w:p>
        <w:p w:rsidR="004861B6" w:rsidRPr="002B17A3" w:rsidDel="00773E76" w:rsidRDefault="004861B6">
          <w:pPr>
            <w:pStyle w:val="TOC2"/>
            <w:tabs>
              <w:tab w:val="left" w:pos="1760"/>
              <w:tab w:val="right" w:leader="dot" w:pos="9350"/>
            </w:tabs>
            <w:rPr>
              <w:del w:id="513" w:author="Szabolcs Bene" w:date="2016-06-22T19:58:00Z"/>
              <w:rFonts w:eastAsiaTheme="minorEastAsia"/>
              <w:noProof/>
              <w:color w:val="auto"/>
              <w:sz w:val="22"/>
              <w:szCs w:val="22"/>
              <w:rPrChange w:id="514" w:author="Szabolcs Bene" w:date="2016-06-22T20:06:00Z">
                <w:rPr>
                  <w:del w:id="515" w:author="Szabolcs Bene" w:date="2016-06-22T19:58:00Z"/>
                  <w:rFonts w:asciiTheme="minorHAnsi" w:eastAsiaTheme="minorEastAsia" w:hAnsiTheme="minorHAnsi" w:cstheme="minorBidi"/>
                  <w:noProof/>
                  <w:color w:val="auto"/>
                  <w:sz w:val="22"/>
                  <w:szCs w:val="22"/>
                </w:rPr>
              </w:rPrChange>
            </w:rPr>
          </w:pPr>
          <w:del w:id="516" w:author="Szabolcs Bene" w:date="2016-06-22T19:58:00Z">
            <w:r w:rsidRPr="002B17A3" w:rsidDel="00773E76">
              <w:rPr>
                <w:rPrChange w:id="517" w:author="Szabolcs Bene" w:date="2016-06-22T20:06:00Z">
                  <w:rPr>
                    <w:rStyle w:val="Hyperlink"/>
                    <w:noProof/>
                  </w:rPr>
                </w:rPrChange>
              </w:rPr>
              <w:delText>5.3.</w:delText>
            </w:r>
            <w:r w:rsidRPr="002B17A3" w:rsidDel="00773E76">
              <w:rPr>
                <w:rFonts w:eastAsiaTheme="minorEastAsia"/>
                <w:noProof/>
                <w:color w:val="auto"/>
                <w:sz w:val="22"/>
                <w:szCs w:val="22"/>
                <w:rPrChange w:id="518"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19" w:author="Szabolcs Bene" w:date="2016-06-22T20:06:00Z">
                  <w:rPr>
                    <w:rStyle w:val="Hyperlink"/>
                    <w:noProof/>
                  </w:rPr>
                </w:rPrChange>
              </w:rPr>
              <w:delText>Patternul Front Controller</w:delText>
            </w:r>
            <w:r w:rsidRPr="002B17A3" w:rsidDel="00773E76">
              <w:rPr>
                <w:noProof/>
                <w:webHidden/>
              </w:rPr>
              <w:tab/>
              <w:delText>43</w:delText>
            </w:r>
          </w:del>
        </w:p>
        <w:p w:rsidR="004861B6" w:rsidRPr="002B17A3" w:rsidDel="00773E76" w:rsidRDefault="004861B6">
          <w:pPr>
            <w:pStyle w:val="TOC2"/>
            <w:tabs>
              <w:tab w:val="left" w:pos="1760"/>
              <w:tab w:val="right" w:leader="dot" w:pos="9350"/>
            </w:tabs>
            <w:rPr>
              <w:del w:id="520" w:author="Szabolcs Bene" w:date="2016-06-22T19:58:00Z"/>
              <w:rFonts w:eastAsiaTheme="minorEastAsia"/>
              <w:noProof/>
              <w:color w:val="auto"/>
              <w:sz w:val="22"/>
              <w:szCs w:val="22"/>
              <w:rPrChange w:id="521" w:author="Szabolcs Bene" w:date="2016-06-22T20:06:00Z">
                <w:rPr>
                  <w:del w:id="522" w:author="Szabolcs Bene" w:date="2016-06-22T19:58:00Z"/>
                  <w:rFonts w:asciiTheme="minorHAnsi" w:eastAsiaTheme="minorEastAsia" w:hAnsiTheme="minorHAnsi" w:cstheme="minorBidi"/>
                  <w:noProof/>
                  <w:color w:val="auto"/>
                  <w:sz w:val="22"/>
                  <w:szCs w:val="22"/>
                </w:rPr>
              </w:rPrChange>
            </w:rPr>
          </w:pPr>
          <w:del w:id="523" w:author="Szabolcs Bene" w:date="2016-06-22T19:58:00Z">
            <w:r w:rsidRPr="002B17A3" w:rsidDel="00773E76">
              <w:rPr>
                <w:rPrChange w:id="524" w:author="Szabolcs Bene" w:date="2016-06-22T20:06:00Z">
                  <w:rPr>
                    <w:rStyle w:val="Hyperlink"/>
                    <w:noProof/>
                  </w:rPr>
                </w:rPrChange>
              </w:rPr>
              <w:delText>5.4.</w:delText>
            </w:r>
            <w:r w:rsidRPr="002B17A3" w:rsidDel="00773E76">
              <w:rPr>
                <w:rFonts w:eastAsiaTheme="minorEastAsia"/>
                <w:noProof/>
                <w:color w:val="auto"/>
                <w:sz w:val="22"/>
                <w:szCs w:val="22"/>
                <w:rPrChange w:id="525"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26" w:author="Szabolcs Bene" w:date="2016-06-22T20:06:00Z">
                  <w:rPr>
                    <w:rStyle w:val="Hyperlink"/>
                    <w:noProof/>
                  </w:rPr>
                </w:rPrChange>
              </w:rPr>
              <w:delText>Componentele aplicatiei</w:delText>
            </w:r>
            <w:r w:rsidRPr="002B17A3" w:rsidDel="00773E76">
              <w:rPr>
                <w:noProof/>
                <w:webHidden/>
              </w:rPr>
              <w:tab/>
              <w:delText>45</w:delText>
            </w:r>
          </w:del>
        </w:p>
        <w:p w:rsidR="004861B6" w:rsidRPr="002B17A3" w:rsidDel="00773E76" w:rsidRDefault="004861B6">
          <w:pPr>
            <w:pStyle w:val="TOC3"/>
            <w:tabs>
              <w:tab w:val="left" w:pos="1960"/>
              <w:tab w:val="right" w:leader="dot" w:pos="9350"/>
            </w:tabs>
            <w:rPr>
              <w:del w:id="527" w:author="Szabolcs Bene" w:date="2016-06-22T19:58:00Z"/>
              <w:rFonts w:eastAsiaTheme="minorEastAsia"/>
              <w:noProof/>
              <w:color w:val="auto"/>
              <w:sz w:val="22"/>
              <w:szCs w:val="22"/>
              <w:rPrChange w:id="528" w:author="Szabolcs Bene" w:date="2016-06-22T20:06:00Z">
                <w:rPr>
                  <w:del w:id="529" w:author="Szabolcs Bene" w:date="2016-06-22T19:58:00Z"/>
                  <w:rFonts w:asciiTheme="minorHAnsi" w:eastAsiaTheme="minorEastAsia" w:hAnsiTheme="minorHAnsi" w:cstheme="minorBidi"/>
                  <w:noProof/>
                  <w:color w:val="auto"/>
                  <w:sz w:val="22"/>
                  <w:szCs w:val="22"/>
                </w:rPr>
              </w:rPrChange>
            </w:rPr>
          </w:pPr>
          <w:del w:id="530" w:author="Szabolcs Bene" w:date="2016-06-22T19:58:00Z">
            <w:r w:rsidRPr="002B17A3" w:rsidDel="00773E76">
              <w:rPr>
                <w:rPrChange w:id="531" w:author="Szabolcs Bene" w:date="2016-06-22T20:06:00Z">
                  <w:rPr>
                    <w:rStyle w:val="Hyperlink"/>
                    <w:noProof/>
                  </w:rPr>
                </w:rPrChange>
              </w:rPr>
              <w:delText>5.4.1.</w:delText>
            </w:r>
            <w:r w:rsidRPr="002B17A3" w:rsidDel="00773E76">
              <w:rPr>
                <w:rFonts w:eastAsiaTheme="minorEastAsia"/>
                <w:noProof/>
                <w:color w:val="auto"/>
                <w:sz w:val="22"/>
                <w:szCs w:val="22"/>
                <w:rPrChange w:id="532"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33" w:author="Szabolcs Bene" w:date="2016-06-22T20:06:00Z">
                  <w:rPr>
                    <w:rStyle w:val="Hyperlink"/>
                    <w:noProof/>
                  </w:rPr>
                </w:rPrChange>
              </w:rPr>
              <w:delText>Componenta de server</w:delText>
            </w:r>
            <w:r w:rsidRPr="002B17A3" w:rsidDel="00773E76">
              <w:rPr>
                <w:noProof/>
                <w:webHidden/>
              </w:rPr>
              <w:tab/>
              <w:delText>47</w:delText>
            </w:r>
          </w:del>
        </w:p>
        <w:p w:rsidR="004861B6" w:rsidRPr="002B17A3" w:rsidDel="00773E76" w:rsidRDefault="004861B6">
          <w:pPr>
            <w:pStyle w:val="TOC3"/>
            <w:tabs>
              <w:tab w:val="left" w:pos="1960"/>
              <w:tab w:val="right" w:leader="dot" w:pos="9350"/>
            </w:tabs>
            <w:rPr>
              <w:del w:id="534" w:author="Szabolcs Bene" w:date="2016-06-22T19:58:00Z"/>
              <w:rFonts w:eastAsiaTheme="minorEastAsia"/>
              <w:noProof/>
              <w:color w:val="auto"/>
              <w:sz w:val="22"/>
              <w:szCs w:val="22"/>
              <w:rPrChange w:id="535" w:author="Szabolcs Bene" w:date="2016-06-22T20:06:00Z">
                <w:rPr>
                  <w:del w:id="536" w:author="Szabolcs Bene" w:date="2016-06-22T19:58:00Z"/>
                  <w:rFonts w:asciiTheme="minorHAnsi" w:eastAsiaTheme="minorEastAsia" w:hAnsiTheme="minorHAnsi" w:cstheme="minorBidi"/>
                  <w:noProof/>
                  <w:color w:val="auto"/>
                  <w:sz w:val="22"/>
                  <w:szCs w:val="22"/>
                </w:rPr>
              </w:rPrChange>
            </w:rPr>
          </w:pPr>
          <w:del w:id="537" w:author="Szabolcs Bene" w:date="2016-06-22T19:58:00Z">
            <w:r w:rsidRPr="002B17A3" w:rsidDel="00773E76">
              <w:rPr>
                <w:rPrChange w:id="538" w:author="Szabolcs Bene" w:date="2016-06-22T20:06:00Z">
                  <w:rPr>
                    <w:rStyle w:val="Hyperlink"/>
                    <w:noProof/>
                  </w:rPr>
                </w:rPrChange>
              </w:rPr>
              <w:delText>5.4.2.</w:delText>
            </w:r>
            <w:r w:rsidRPr="002B17A3" w:rsidDel="00773E76">
              <w:rPr>
                <w:rFonts w:eastAsiaTheme="minorEastAsia"/>
                <w:noProof/>
                <w:color w:val="auto"/>
                <w:sz w:val="22"/>
                <w:szCs w:val="22"/>
                <w:rPrChange w:id="539"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40" w:author="Szabolcs Bene" w:date="2016-06-22T20:06:00Z">
                  <w:rPr>
                    <w:rStyle w:val="Hyperlink"/>
                    <w:noProof/>
                  </w:rPr>
                </w:rPrChange>
              </w:rPr>
              <w:delText>Componenta de client</w:delText>
            </w:r>
            <w:r w:rsidRPr="002B17A3" w:rsidDel="00773E76">
              <w:rPr>
                <w:noProof/>
                <w:webHidden/>
              </w:rPr>
              <w:tab/>
              <w:delText>51</w:delText>
            </w:r>
          </w:del>
        </w:p>
        <w:p w:rsidR="004861B6" w:rsidRPr="002B17A3" w:rsidDel="00773E76" w:rsidRDefault="004861B6">
          <w:pPr>
            <w:pStyle w:val="TOC3"/>
            <w:tabs>
              <w:tab w:val="left" w:pos="1960"/>
              <w:tab w:val="right" w:leader="dot" w:pos="9350"/>
            </w:tabs>
            <w:rPr>
              <w:del w:id="541" w:author="Szabolcs Bene" w:date="2016-06-22T19:58:00Z"/>
              <w:rFonts w:eastAsiaTheme="minorEastAsia"/>
              <w:noProof/>
              <w:color w:val="auto"/>
              <w:sz w:val="22"/>
              <w:szCs w:val="22"/>
              <w:rPrChange w:id="542" w:author="Szabolcs Bene" w:date="2016-06-22T20:06:00Z">
                <w:rPr>
                  <w:del w:id="543" w:author="Szabolcs Bene" w:date="2016-06-22T19:58:00Z"/>
                  <w:rFonts w:asciiTheme="minorHAnsi" w:eastAsiaTheme="minorEastAsia" w:hAnsiTheme="minorHAnsi" w:cstheme="minorBidi"/>
                  <w:noProof/>
                  <w:color w:val="auto"/>
                  <w:sz w:val="22"/>
                  <w:szCs w:val="22"/>
                </w:rPr>
              </w:rPrChange>
            </w:rPr>
          </w:pPr>
          <w:del w:id="544" w:author="Szabolcs Bene" w:date="2016-06-22T19:58:00Z">
            <w:r w:rsidRPr="002B17A3" w:rsidDel="00773E76">
              <w:rPr>
                <w:rPrChange w:id="545" w:author="Szabolcs Bene" w:date="2016-06-22T20:06:00Z">
                  <w:rPr>
                    <w:rStyle w:val="Hyperlink"/>
                    <w:noProof/>
                  </w:rPr>
                </w:rPrChange>
              </w:rPr>
              <w:delText>5.4.3.</w:delText>
            </w:r>
            <w:r w:rsidRPr="002B17A3" w:rsidDel="00773E76">
              <w:rPr>
                <w:rFonts w:eastAsiaTheme="minorEastAsia"/>
                <w:noProof/>
                <w:color w:val="auto"/>
                <w:sz w:val="22"/>
                <w:szCs w:val="22"/>
                <w:rPrChange w:id="546"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47" w:author="Szabolcs Bene" w:date="2016-06-22T20:06:00Z">
                  <w:rPr>
                    <w:rStyle w:val="Hyperlink"/>
                    <w:noProof/>
                  </w:rPr>
                </w:rPrChange>
              </w:rPr>
              <w:delText>Stabilirea conexiunii intre doi utilizatori</w:delText>
            </w:r>
            <w:r w:rsidRPr="002B17A3" w:rsidDel="00773E76">
              <w:rPr>
                <w:noProof/>
                <w:webHidden/>
              </w:rPr>
              <w:tab/>
              <w:delText>55</w:delText>
            </w:r>
          </w:del>
        </w:p>
        <w:p w:rsidR="004861B6" w:rsidRPr="002B17A3" w:rsidDel="00773E76" w:rsidRDefault="004861B6">
          <w:pPr>
            <w:pStyle w:val="TOC3"/>
            <w:tabs>
              <w:tab w:val="left" w:pos="1960"/>
              <w:tab w:val="right" w:leader="dot" w:pos="9350"/>
            </w:tabs>
            <w:rPr>
              <w:del w:id="548" w:author="Szabolcs Bene" w:date="2016-06-22T19:58:00Z"/>
              <w:rFonts w:eastAsiaTheme="minorEastAsia"/>
              <w:noProof/>
              <w:color w:val="auto"/>
              <w:sz w:val="22"/>
              <w:szCs w:val="22"/>
              <w:rPrChange w:id="549" w:author="Szabolcs Bene" w:date="2016-06-22T20:06:00Z">
                <w:rPr>
                  <w:del w:id="550" w:author="Szabolcs Bene" w:date="2016-06-22T19:58:00Z"/>
                  <w:rFonts w:asciiTheme="minorHAnsi" w:eastAsiaTheme="minorEastAsia" w:hAnsiTheme="minorHAnsi" w:cstheme="minorBidi"/>
                  <w:noProof/>
                  <w:color w:val="auto"/>
                  <w:sz w:val="22"/>
                  <w:szCs w:val="22"/>
                </w:rPr>
              </w:rPrChange>
            </w:rPr>
          </w:pPr>
          <w:del w:id="551" w:author="Szabolcs Bene" w:date="2016-06-22T19:58:00Z">
            <w:r w:rsidRPr="002B17A3" w:rsidDel="00773E76">
              <w:rPr>
                <w:rPrChange w:id="552" w:author="Szabolcs Bene" w:date="2016-06-22T20:06:00Z">
                  <w:rPr>
                    <w:rStyle w:val="Hyperlink"/>
                    <w:noProof/>
                  </w:rPr>
                </w:rPrChange>
              </w:rPr>
              <w:delText>5.4.4.</w:delText>
            </w:r>
            <w:r w:rsidRPr="002B17A3" w:rsidDel="00773E76">
              <w:rPr>
                <w:rFonts w:eastAsiaTheme="minorEastAsia"/>
                <w:noProof/>
                <w:color w:val="auto"/>
                <w:sz w:val="22"/>
                <w:szCs w:val="22"/>
                <w:rPrChange w:id="553"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54" w:author="Szabolcs Bene" w:date="2016-06-22T20:06:00Z">
                  <w:rPr>
                    <w:rStyle w:val="Hyperlink"/>
                    <w:noProof/>
                  </w:rPr>
                </w:rPrChange>
              </w:rPr>
              <w:delText>Crearea ofertei</w:delText>
            </w:r>
            <w:r w:rsidRPr="002B17A3" w:rsidDel="00773E76">
              <w:rPr>
                <w:noProof/>
                <w:webHidden/>
              </w:rPr>
              <w:tab/>
              <w:delText>56</w:delText>
            </w:r>
          </w:del>
        </w:p>
        <w:p w:rsidR="004861B6" w:rsidRPr="002B17A3" w:rsidDel="00773E76" w:rsidRDefault="004861B6">
          <w:pPr>
            <w:pStyle w:val="TOC3"/>
            <w:tabs>
              <w:tab w:val="left" w:pos="1960"/>
              <w:tab w:val="right" w:leader="dot" w:pos="9350"/>
            </w:tabs>
            <w:rPr>
              <w:del w:id="555" w:author="Szabolcs Bene" w:date="2016-06-22T19:58:00Z"/>
              <w:rFonts w:eastAsiaTheme="minorEastAsia"/>
              <w:noProof/>
              <w:color w:val="auto"/>
              <w:sz w:val="22"/>
              <w:szCs w:val="22"/>
              <w:rPrChange w:id="556" w:author="Szabolcs Bene" w:date="2016-06-22T20:06:00Z">
                <w:rPr>
                  <w:del w:id="557" w:author="Szabolcs Bene" w:date="2016-06-22T19:58:00Z"/>
                  <w:rFonts w:asciiTheme="minorHAnsi" w:eastAsiaTheme="minorEastAsia" w:hAnsiTheme="minorHAnsi" w:cstheme="minorBidi"/>
                  <w:noProof/>
                  <w:color w:val="auto"/>
                  <w:sz w:val="22"/>
                  <w:szCs w:val="22"/>
                </w:rPr>
              </w:rPrChange>
            </w:rPr>
          </w:pPr>
          <w:del w:id="558" w:author="Szabolcs Bene" w:date="2016-06-22T19:58:00Z">
            <w:r w:rsidRPr="002B17A3" w:rsidDel="00773E76">
              <w:rPr>
                <w:rPrChange w:id="559" w:author="Szabolcs Bene" w:date="2016-06-22T20:06:00Z">
                  <w:rPr>
                    <w:rStyle w:val="Hyperlink"/>
                    <w:noProof/>
                  </w:rPr>
                </w:rPrChange>
              </w:rPr>
              <w:delText>5.4.5.</w:delText>
            </w:r>
            <w:r w:rsidRPr="002B17A3" w:rsidDel="00773E76">
              <w:rPr>
                <w:rFonts w:eastAsiaTheme="minorEastAsia"/>
                <w:noProof/>
                <w:color w:val="auto"/>
                <w:sz w:val="22"/>
                <w:szCs w:val="22"/>
                <w:rPrChange w:id="560"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61" w:author="Szabolcs Bene" w:date="2016-06-22T20:06:00Z">
                  <w:rPr>
                    <w:rStyle w:val="Hyperlink"/>
                    <w:noProof/>
                  </w:rPr>
                </w:rPrChange>
              </w:rPr>
              <w:delText>Asteptarea ofertei</w:delText>
            </w:r>
            <w:r w:rsidRPr="002B17A3" w:rsidDel="00773E76">
              <w:rPr>
                <w:noProof/>
                <w:webHidden/>
              </w:rPr>
              <w:tab/>
              <w:delText>58</w:delText>
            </w:r>
          </w:del>
        </w:p>
        <w:p w:rsidR="004861B6" w:rsidRPr="002B17A3" w:rsidDel="00773E76" w:rsidRDefault="004861B6">
          <w:pPr>
            <w:pStyle w:val="TOC3"/>
            <w:tabs>
              <w:tab w:val="left" w:pos="1960"/>
              <w:tab w:val="right" w:leader="dot" w:pos="9350"/>
            </w:tabs>
            <w:rPr>
              <w:del w:id="562" w:author="Szabolcs Bene" w:date="2016-06-22T19:58:00Z"/>
              <w:rFonts w:eastAsiaTheme="minorEastAsia"/>
              <w:noProof/>
              <w:color w:val="auto"/>
              <w:sz w:val="22"/>
              <w:szCs w:val="22"/>
              <w:rPrChange w:id="563" w:author="Szabolcs Bene" w:date="2016-06-22T20:06:00Z">
                <w:rPr>
                  <w:del w:id="564" w:author="Szabolcs Bene" w:date="2016-06-22T19:58:00Z"/>
                  <w:rFonts w:asciiTheme="minorHAnsi" w:eastAsiaTheme="minorEastAsia" w:hAnsiTheme="minorHAnsi" w:cstheme="minorBidi"/>
                  <w:noProof/>
                  <w:color w:val="auto"/>
                  <w:sz w:val="22"/>
                  <w:szCs w:val="22"/>
                </w:rPr>
              </w:rPrChange>
            </w:rPr>
          </w:pPr>
          <w:del w:id="565" w:author="Szabolcs Bene" w:date="2016-06-22T19:58:00Z">
            <w:r w:rsidRPr="002B17A3" w:rsidDel="00773E76">
              <w:rPr>
                <w:rPrChange w:id="566" w:author="Szabolcs Bene" w:date="2016-06-22T20:06:00Z">
                  <w:rPr>
                    <w:rStyle w:val="Hyperlink"/>
                    <w:noProof/>
                  </w:rPr>
                </w:rPrChange>
              </w:rPr>
              <w:delText>5.4.6.</w:delText>
            </w:r>
            <w:r w:rsidRPr="002B17A3" w:rsidDel="00773E76">
              <w:rPr>
                <w:rFonts w:eastAsiaTheme="minorEastAsia"/>
                <w:noProof/>
                <w:color w:val="auto"/>
                <w:sz w:val="22"/>
                <w:szCs w:val="22"/>
                <w:rPrChange w:id="567"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68" w:author="Szabolcs Bene" w:date="2016-06-22T20:06:00Z">
                  <w:rPr>
                    <w:rStyle w:val="Hyperlink"/>
                    <w:noProof/>
                  </w:rPr>
                </w:rPrChange>
              </w:rPr>
              <w:delText>Asteptarea raspunsului</w:delText>
            </w:r>
            <w:r w:rsidRPr="002B17A3" w:rsidDel="00773E76">
              <w:rPr>
                <w:noProof/>
                <w:webHidden/>
              </w:rPr>
              <w:tab/>
              <w:delText>58</w:delText>
            </w:r>
          </w:del>
        </w:p>
        <w:p w:rsidR="004861B6" w:rsidRPr="002B17A3" w:rsidDel="00773E76" w:rsidRDefault="004861B6">
          <w:pPr>
            <w:pStyle w:val="TOC3"/>
            <w:tabs>
              <w:tab w:val="left" w:pos="1960"/>
              <w:tab w:val="right" w:leader="dot" w:pos="9350"/>
            </w:tabs>
            <w:rPr>
              <w:del w:id="569" w:author="Szabolcs Bene" w:date="2016-06-22T19:58:00Z"/>
              <w:rFonts w:eastAsiaTheme="minorEastAsia"/>
              <w:noProof/>
              <w:color w:val="auto"/>
              <w:sz w:val="22"/>
              <w:szCs w:val="22"/>
              <w:rPrChange w:id="570" w:author="Szabolcs Bene" w:date="2016-06-22T20:06:00Z">
                <w:rPr>
                  <w:del w:id="571" w:author="Szabolcs Bene" w:date="2016-06-22T19:58:00Z"/>
                  <w:rFonts w:asciiTheme="minorHAnsi" w:eastAsiaTheme="minorEastAsia" w:hAnsiTheme="minorHAnsi" w:cstheme="minorBidi"/>
                  <w:noProof/>
                  <w:color w:val="auto"/>
                  <w:sz w:val="22"/>
                  <w:szCs w:val="22"/>
                </w:rPr>
              </w:rPrChange>
            </w:rPr>
          </w:pPr>
          <w:del w:id="572" w:author="Szabolcs Bene" w:date="2016-06-22T19:58:00Z">
            <w:r w:rsidRPr="002B17A3" w:rsidDel="00773E76">
              <w:rPr>
                <w:rPrChange w:id="573" w:author="Szabolcs Bene" w:date="2016-06-22T20:06:00Z">
                  <w:rPr>
                    <w:rStyle w:val="Hyperlink"/>
                    <w:noProof/>
                  </w:rPr>
                </w:rPrChange>
              </w:rPr>
              <w:delText>5.4.7.</w:delText>
            </w:r>
            <w:r w:rsidRPr="002B17A3" w:rsidDel="00773E76">
              <w:rPr>
                <w:rFonts w:eastAsiaTheme="minorEastAsia"/>
                <w:noProof/>
                <w:color w:val="auto"/>
                <w:sz w:val="22"/>
                <w:szCs w:val="22"/>
                <w:rPrChange w:id="574"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75" w:author="Szabolcs Bene" w:date="2016-06-22T20:06:00Z">
                  <w:rPr>
                    <w:rStyle w:val="Hyperlink"/>
                    <w:noProof/>
                  </w:rPr>
                </w:rPrChange>
              </w:rPr>
              <w:delText>Asteptarea candidatilor</w:delText>
            </w:r>
            <w:r w:rsidRPr="002B17A3" w:rsidDel="00773E76">
              <w:rPr>
                <w:noProof/>
                <w:webHidden/>
              </w:rPr>
              <w:tab/>
              <w:delText>59</w:delText>
            </w:r>
          </w:del>
        </w:p>
        <w:p w:rsidR="004861B6" w:rsidRPr="002B17A3" w:rsidDel="00773E76" w:rsidRDefault="004861B6">
          <w:pPr>
            <w:pStyle w:val="TOC3"/>
            <w:tabs>
              <w:tab w:val="left" w:pos="1960"/>
              <w:tab w:val="right" w:leader="dot" w:pos="9350"/>
            </w:tabs>
            <w:rPr>
              <w:del w:id="576" w:author="Szabolcs Bene" w:date="2016-06-22T19:58:00Z"/>
              <w:rFonts w:eastAsiaTheme="minorEastAsia"/>
              <w:noProof/>
              <w:color w:val="auto"/>
              <w:sz w:val="22"/>
              <w:szCs w:val="22"/>
              <w:rPrChange w:id="577" w:author="Szabolcs Bene" w:date="2016-06-22T20:06:00Z">
                <w:rPr>
                  <w:del w:id="578" w:author="Szabolcs Bene" w:date="2016-06-22T19:58:00Z"/>
                  <w:rFonts w:asciiTheme="minorHAnsi" w:eastAsiaTheme="minorEastAsia" w:hAnsiTheme="minorHAnsi" w:cstheme="minorBidi"/>
                  <w:noProof/>
                  <w:color w:val="auto"/>
                  <w:sz w:val="22"/>
                  <w:szCs w:val="22"/>
                </w:rPr>
              </w:rPrChange>
            </w:rPr>
          </w:pPr>
          <w:del w:id="579" w:author="Szabolcs Bene" w:date="2016-06-22T19:58:00Z">
            <w:r w:rsidRPr="002B17A3" w:rsidDel="00773E76">
              <w:rPr>
                <w:rPrChange w:id="580" w:author="Szabolcs Bene" w:date="2016-06-22T20:06:00Z">
                  <w:rPr>
                    <w:rStyle w:val="Hyperlink"/>
                    <w:noProof/>
                  </w:rPr>
                </w:rPrChange>
              </w:rPr>
              <w:delText>5.4.8.</w:delText>
            </w:r>
            <w:r w:rsidRPr="002B17A3" w:rsidDel="00773E76">
              <w:rPr>
                <w:rFonts w:eastAsiaTheme="minorEastAsia"/>
                <w:noProof/>
                <w:color w:val="auto"/>
                <w:sz w:val="22"/>
                <w:szCs w:val="22"/>
                <w:rPrChange w:id="581"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82" w:author="Szabolcs Bene" w:date="2016-06-22T20:06:00Z">
                  <w:rPr>
                    <w:rStyle w:val="Hyperlink"/>
                    <w:noProof/>
                  </w:rPr>
                </w:rPrChange>
              </w:rPr>
              <w:delText>Trimiterea datelor prin DataChannel</w:delText>
            </w:r>
            <w:r w:rsidRPr="002B17A3" w:rsidDel="00773E76">
              <w:rPr>
                <w:noProof/>
                <w:webHidden/>
              </w:rPr>
              <w:tab/>
              <w:delText>59</w:delText>
            </w:r>
          </w:del>
        </w:p>
        <w:p w:rsidR="004861B6" w:rsidRPr="002B17A3" w:rsidDel="00773E76" w:rsidRDefault="004861B6">
          <w:pPr>
            <w:pStyle w:val="TOC3"/>
            <w:tabs>
              <w:tab w:val="left" w:pos="1960"/>
              <w:tab w:val="right" w:leader="dot" w:pos="9350"/>
            </w:tabs>
            <w:rPr>
              <w:del w:id="583" w:author="Szabolcs Bene" w:date="2016-06-22T19:58:00Z"/>
              <w:rFonts w:eastAsiaTheme="minorEastAsia"/>
              <w:noProof/>
              <w:color w:val="auto"/>
              <w:sz w:val="22"/>
              <w:szCs w:val="22"/>
              <w:rPrChange w:id="584" w:author="Szabolcs Bene" w:date="2016-06-22T20:06:00Z">
                <w:rPr>
                  <w:del w:id="585" w:author="Szabolcs Bene" w:date="2016-06-22T19:58:00Z"/>
                  <w:rFonts w:asciiTheme="minorHAnsi" w:eastAsiaTheme="minorEastAsia" w:hAnsiTheme="minorHAnsi" w:cstheme="minorBidi"/>
                  <w:noProof/>
                  <w:color w:val="auto"/>
                  <w:sz w:val="22"/>
                  <w:szCs w:val="22"/>
                </w:rPr>
              </w:rPrChange>
            </w:rPr>
          </w:pPr>
          <w:del w:id="586" w:author="Szabolcs Bene" w:date="2016-06-22T19:58:00Z">
            <w:r w:rsidRPr="002B17A3" w:rsidDel="00773E76">
              <w:rPr>
                <w:rPrChange w:id="587" w:author="Szabolcs Bene" w:date="2016-06-22T20:06:00Z">
                  <w:rPr>
                    <w:rStyle w:val="Hyperlink"/>
                    <w:noProof/>
                  </w:rPr>
                </w:rPrChange>
              </w:rPr>
              <w:delText>5.4.9.</w:delText>
            </w:r>
            <w:r w:rsidRPr="002B17A3" w:rsidDel="00773E76">
              <w:rPr>
                <w:rFonts w:eastAsiaTheme="minorEastAsia"/>
                <w:noProof/>
                <w:color w:val="auto"/>
                <w:sz w:val="22"/>
                <w:szCs w:val="22"/>
                <w:rPrChange w:id="588"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89" w:author="Szabolcs Bene" w:date="2016-06-22T20:06:00Z">
                  <w:rPr>
                    <w:rStyle w:val="Hyperlink"/>
                    <w:noProof/>
                  </w:rPr>
                </w:rPrChange>
              </w:rPr>
              <w:delText>Primirea datelor de pe DataChannel</w:delText>
            </w:r>
            <w:r w:rsidRPr="002B17A3" w:rsidDel="00773E76">
              <w:rPr>
                <w:noProof/>
                <w:webHidden/>
              </w:rPr>
              <w:tab/>
              <w:delText>60</w:delText>
            </w:r>
          </w:del>
        </w:p>
        <w:p w:rsidR="004861B6" w:rsidRPr="002B17A3" w:rsidDel="00773E76" w:rsidRDefault="004861B6">
          <w:pPr>
            <w:pStyle w:val="TOC3"/>
            <w:tabs>
              <w:tab w:val="left" w:pos="2080"/>
              <w:tab w:val="right" w:leader="dot" w:pos="9350"/>
            </w:tabs>
            <w:rPr>
              <w:del w:id="590" w:author="Szabolcs Bene" w:date="2016-06-22T19:58:00Z"/>
              <w:rFonts w:eastAsiaTheme="minorEastAsia"/>
              <w:noProof/>
              <w:color w:val="auto"/>
              <w:sz w:val="22"/>
              <w:szCs w:val="22"/>
              <w:rPrChange w:id="591" w:author="Szabolcs Bene" w:date="2016-06-22T20:06:00Z">
                <w:rPr>
                  <w:del w:id="592" w:author="Szabolcs Bene" w:date="2016-06-22T19:58:00Z"/>
                  <w:rFonts w:asciiTheme="minorHAnsi" w:eastAsiaTheme="minorEastAsia" w:hAnsiTheme="minorHAnsi" w:cstheme="minorBidi"/>
                  <w:noProof/>
                  <w:color w:val="auto"/>
                  <w:sz w:val="22"/>
                  <w:szCs w:val="22"/>
                </w:rPr>
              </w:rPrChange>
            </w:rPr>
          </w:pPr>
          <w:del w:id="593" w:author="Szabolcs Bene" w:date="2016-06-22T19:58:00Z">
            <w:r w:rsidRPr="002B17A3" w:rsidDel="00773E76">
              <w:rPr>
                <w:rPrChange w:id="594" w:author="Szabolcs Bene" w:date="2016-06-22T20:06:00Z">
                  <w:rPr>
                    <w:rStyle w:val="Hyperlink"/>
                    <w:noProof/>
                  </w:rPr>
                </w:rPrChange>
              </w:rPr>
              <w:delText>5.4.10.</w:delText>
            </w:r>
            <w:r w:rsidRPr="002B17A3" w:rsidDel="00773E76">
              <w:rPr>
                <w:rFonts w:eastAsiaTheme="minorEastAsia"/>
                <w:noProof/>
                <w:color w:val="auto"/>
                <w:sz w:val="22"/>
                <w:szCs w:val="22"/>
                <w:rPrChange w:id="595"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596" w:author="Szabolcs Bene" w:date="2016-06-22T20:06:00Z">
                  <w:rPr>
                    <w:rStyle w:val="Hyperlink"/>
                    <w:noProof/>
                  </w:rPr>
                </w:rPrChange>
              </w:rPr>
              <w:delText>Vizualizarea istoricului</w:delText>
            </w:r>
            <w:r w:rsidRPr="002B17A3" w:rsidDel="00773E76">
              <w:rPr>
                <w:noProof/>
                <w:webHidden/>
              </w:rPr>
              <w:tab/>
              <w:delText>61</w:delText>
            </w:r>
          </w:del>
        </w:p>
        <w:p w:rsidR="004861B6" w:rsidRPr="002B17A3" w:rsidDel="00773E76" w:rsidRDefault="004861B6">
          <w:pPr>
            <w:pStyle w:val="TOC2"/>
            <w:tabs>
              <w:tab w:val="left" w:pos="1760"/>
              <w:tab w:val="right" w:leader="dot" w:pos="9350"/>
            </w:tabs>
            <w:rPr>
              <w:del w:id="597" w:author="Szabolcs Bene" w:date="2016-06-22T19:58:00Z"/>
              <w:rFonts w:eastAsiaTheme="minorEastAsia"/>
              <w:noProof/>
              <w:color w:val="auto"/>
              <w:sz w:val="22"/>
              <w:szCs w:val="22"/>
              <w:rPrChange w:id="598" w:author="Szabolcs Bene" w:date="2016-06-22T20:06:00Z">
                <w:rPr>
                  <w:del w:id="599" w:author="Szabolcs Bene" w:date="2016-06-22T19:58:00Z"/>
                  <w:rFonts w:asciiTheme="minorHAnsi" w:eastAsiaTheme="minorEastAsia" w:hAnsiTheme="minorHAnsi" w:cstheme="minorBidi"/>
                  <w:noProof/>
                  <w:color w:val="auto"/>
                  <w:sz w:val="22"/>
                  <w:szCs w:val="22"/>
                </w:rPr>
              </w:rPrChange>
            </w:rPr>
          </w:pPr>
          <w:del w:id="600" w:author="Szabolcs Bene" w:date="2016-06-22T19:58:00Z">
            <w:r w:rsidRPr="002B17A3" w:rsidDel="00773E76">
              <w:rPr>
                <w:rPrChange w:id="601" w:author="Szabolcs Bene" w:date="2016-06-22T20:06:00Z">
                  <w:rPr>
                    <w:rStyle w:val="Hyperlink"/>
                    <w:noProof/>
                  </w:rPr>
                </w:rPrChange>
              </w:rPr>
              <w:delText>5.5.</w:delText>
            </w:r>
            <w:r w:rsidRPr="002B17A3" w:rsidDel="00773E76">
              <w:rPr>
                <w:rFonts w:eastAsiaTheme="minorEastAsia"/>
                <w:noProof/>
                <w:color w:val="auto"/>
                <w:sz w:val="22"/>
                <w:szCs w:val="22"/>
                <w:rPrChange w:id="602"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03" w:author="Szabolcs Bene" w:date="2016-06-22T20:06:00Z">
                  <w:rPr>
                    <w:rStyle w:val="Hyperlink"/>
                    <w:noProof/>
                  </w:rPr>
                </w:rPrChange>
              </w:rPr>
              <w:delText>Proiectarae bazei de date</w:delText>
            </w:r>
            <w:r w:rsidRPr="002B17A3" w:rsidDel="00773E76">
              <w:rPr>
                <w:noProof/>
                <w:webHidden/>
              </w:rPr>
              <w:tab/>
              <w:delText>61</w:delText>
            </w:r>
          </w:del>
        </w:p>
        <w:p w:rsidR="004861B6" w:rsidRPr="002B17A3" w:rsidDel="00773E76" w:rsidRDefault="004861B6">
          <w:pPr>
            <w:pStyle w:val="TOC2"/>
            <w:tabs>
              <w:tab w:val="left" w:pos="1760"/>
              <w:tab w:val="right" w:leader="dot" w:pos="9350"/>
            </w:tabs>
            <w:rPr>
              <w:del w:id="604" w:author="Szabolcs Bene" w:date="2016-06-22T19:58:00Z"/>
              <w:rFonts w:eastAsiaTheme="minorEastAsia"/>
              <w:noProof/>
              <w:color w:val="auto"/>
              <w:sz w:val="22"/>
              <w:szCs w:val="22"/>
              <w:rPrChange w:id="605" w:author="Szabolcs Bene" w:date="2016-06-22T20:06:00Z">
                <w:rPr>
                  <w:del w:id="606" w:author="Szabolcs Bene" w:date="2016-06-22T19:58:00Z"/>
                  <w:rFonts w:asciiTheme="minorHAnsi" w:eastAsiaTheme="minorEastAsia" w:hAnsiTheme="minorHAnsi" w:cstheme="minorBidi"/>
                  <w:noProof/>
                  <w:color w:val="auto"/>
                  <w:sz w:val="22"/>
                  <w:szCs w:val="22"/>
                </w:rPr>
              </w:rPrChange>
            </w:rPr>
          </w:pPr>
          <w:del w:id="607" w:author="Szabolcs Bene" w:date="2016-06-22T19:58:00Z">
            <w:r w:rsidRPr="002B17A3" w:rsidDel="00773E76">
              <w:rPr>
                <w:rPrChange w:id="608" w:author="Szabolcs Bene" w:date="2016-06-22T20:06:00Z">
                  <w:rPr>
                    <w:rStyle w:val="Hyperlink"/>
                    <w:noProof/>
                  </w:rPr>
                </w:rPrChange>
              </w:rPr>
              <w:delText>5.6.</w:delText>
            </w:r>
            <w:r w:rsidRPr="002B17A3" w:rsidDel="00773E76">
              <w:rPr>
                <w:rFonts w:eastAsiaTheme="minorEastAsia"/>
                <w:noProof/>
                <w:color w:val="auto"/>
                <w:sz w:val="22"/>
                <w:szCs w:val="22"/>
                <w:rPrChange w:id="609"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10" w:author="Szabolcs Bene" w:date="2016-06-22T20:06:00Z">
                  <w:rPr>
                    <w:rStyle w:val="Hyperlink"/>
                    <w:noProof/>
                  </w:rPr>
                </w:rPrChange>
              </w:rPr>
              <w:delText>Concluzie</w:delText>
            </w:r>
            <w:r w:rsidRPr="002B17A3" w:rsidDel="00773E76">
              <w:rPr>
                <w:noProof/>
                <w:webHidden/>
              </w:rPr>
              <w:tab/>
              <w:delText>62</w:delText>
            </w:r>
          </w:del>
        </w:p>
        <w:p w:rsidR="004861B6" w:rsidRPr="002B17A3" w:rsidDel="00773E76" w:rsidRDefault="004861B6">
          <w:pPr>
            <w:pStyle w:val="TOC1"/>
            <w:rPr>
              <w:del w:id="611" w:author="Szabolcs Bene" w:date="2016-06-22T19:58:00Z"/>
              <w:rFonts w:eastAsiaTheme="minorEastAsia"/>
              <w:b w:val="0"/>
              <w:color w:val="auto"/>
              <w:sz w:val="22"/>
              <w:szCs w:val="22"/>
              <w:rPrChange w:id="612" w:author="Szabolcs Bene" w:date="2016-06-22T20:06:00Z">
                <w:rPr>
                  <w:del w:id="613" w:author="Szabolcs Bene" w:date="2016-06-22T19:58:00Z"/>
                  <w:rFonts w:asciiTheme="minorHAnsi" w:eastAsiaTheme="minorEastAsia" w:hAnsiTheme="minorHAnsi" w:cstheme="minorBidi"/>
                  <w:b w:val="0"/>
                  <w:color w:val="auto"/>
                  <w:sz w:val="22"/>
                  <w:szCs w:val="22"/>
                </w:rPr>
              </w:rPrChange>
            </w:rPr>
          </w:pPr>
          <w:del w:id="614" w:author="Szabolcs Bene" w:date="2016-06-22T19:58:00Z">
            <w:r w:rsidRPr="002B17A3" w:rsidDel="00773E76">
              <w:rPr>
                <w:rPrChange w:id="615" w:author="Szabolcs Bene" w:date="2016-06-22T20:06:00Z">
                  <w:rPr>
                    <w:rStyle w:val="Hyperlink"/>
                  </w:rPr>
                </w:rPrChange>
              </w:rPr>
              <w:delText>Capitolul 6.</w:delText>
            </w:r>
            <w:r w:rsidRPr="002B17A3" w:rsidDel="00773E76">
              <w:rPr>
                <w:rFonts w:eastAsiaTheme="minorEastAsia"/>
                <w:b w:val="0"/>
                <w:color w:val="auto"/>
                <w:sz w:val="22"/>
                <w:szCs w:val="22"/>
                <w:rPrChange w:id="616"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617" w:author="Szabolcs Bene" w:date="2016-06-22T20:06:00Z">
                  <w:rPr>
                    <w:rStyle w:val="Hyperlink"/>
                  </w:rPr>
                </w:rPrChange>
              </w:rPr>
              <w:delText>Testare şi Validare</w:delText>
            </w:r>
            <w:r w:rsidRPr="002B17A3" w:rsidDel="00773E76">
              <w:rPr>
                <w:b w:val="0"/>
                <w:webHidden/>
              </w:rPr>
              <w:tab/>
              <w:delText>63</w:delText>
            </w:r>
          </w:del>
        </w:p>
        <w:p w:rsidR="004861B6" w:rsidRPr="002B17A3" w:rsidDel="00773E76" w:rsidRDefault="004861B6">
          <w:pPr>
            <w:pStyle w:val="TOC1"/>
            <w:rPr>
              <w:del w:id="618" w:author="Szabolcs Bene" w:date="2016-06-22T19:58:00Z"/>
              <w:rFonts w:eastAsiaTheme="minorEastAsia"/>
              <w:b w:val="0"/>
              <w:color w:val="auto"/>
              <w:sz w:val="22"/>
              <w:szCs w:val="22"/>
              <w:rPrChange w:id="619" w:author="Szabolcs Bene" w:date="2016-06-22T20:06:00Z">
                <w:rPr>
                  <w:del w:id="620" w:author="Szabolcs Bene" w:date="2016-06-22T19:58:00Z"/>
                  <w:rFonts w:asciiTheme="minorHAnsi" w:eastAsiaTheme="minorEastAsia" w:hAnsiTheme="minorHAnsi" w:cstheme="minorBidi"/>
                  <w:b w:val="0"/>
                  <w:color w:val="auto"/>
                  <w:sz w:val="22"/>
                  <w:szCs w:val="22"/>
                </w:rPr>
              </w:rPrChange>
            </w:rPr>
          </w:pPr>
          <w:del w:id="621" w:author="Szabolcs Bene" w:date="2016-06-22T19:58:00Z">
            <w:r w:rsidRPr="002B17A3" w:rsidDel="00773E76">
              <w:rPr>
                <w:rPrChange w:id="622" w:author="Szabolcs Bene" w:date="2016-06-22T20:06:00Z">
                  <w:rPr>
                    <w:rStyle w:val="Hyperlink"/>
                  </w:rPr>
                </w:rPrChange>
              </w:rPr>
              <w:delText>Capitolul 7.</w:delText>
            </w:r>
            <w:r w:rsidRPr="002B17A3" w:rsidDel="00773E76">
              <w:rPr>
                <w:rFonts w:eastAsiaTheme="minorEastAsia"/>
                <w:b w:val="0"/>
                <w:color w:val="auto"/>
                <w:sz w:val="22"/>
                <w:szCs w:val="22"/>
                <w:rPrChange w:id="623"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624" w:author="Szabolcs Bene" w:date="2016-06-22T20:06:00Z">
                  <w:rPr>
                    <w:rStyle w:val="Hyperlink"/>
                  </w:rPr>
                </w:rPrChange>
              </w:rPr>
              <w:delText>Manual de Instalare și Utilizare</w:delText>
            </w:r>
            <w:r w:rsidRPr="002B17A3" w:rsidDel="00773E76">
              <w:rPr>
                <w:b w:val="0"/>
                <w:webHidden/>
              </w:rPr>
              <w:tab/>
              <w:delText>67</w:delText>
            </w:r>
          </w:del>
        </w:p>
        <w:p w:rsidR="004861B6" w:rsidRPr="002B17A3" w:rsidDel="00773E76" w:rsidRDefault="004861B6">
          <w:pPr>
            <w:pStyle w:val="TOC2"/>
            <w:tabs>
              <w:tab w:val="left" w:pos="1760"/>
              <w:tab w:val="right" w:leader="dot" w:pos="9350"/>
            </w:tabs>
            <w:rPr>
              <w:del w:id="625" w:author="Szabolcs Bene" w:date="2016-06-22T19:58:00Z"/>
              <w:rFonts w:eastAsiaTheme="minorEastAsia"/>
              <w:noProof/>
              <w:color w:val="auto"/>
              <w:sz w:val="22"/>
              <w:szCs w:val="22"/>
              <w:rPrChange w:id="626" w:author="Szabolcs Bene" w:date="2016-06-22T20:06:00Z">
                <w:rPr>
                  <w:del w:id="627" w:author="Szabolcs Bene" w:date="2016-06-22T19:58:00Z"/>
                  <w:rFonts w:asciiTheme="minorHAnsi" w:eastAsiaTheme="minorEastAsia" w:hAnsiTheme="minorHAnsi" w:cstheme="minorBidi"/>
                  <w:noProof/>
                  <w:color w:val="auto"/>
                  <w:sz w:val="22"/>
                  <w:szCs w:val="22"/>
                </w:rPr>
              </w:rPrChange>
            </w:rPr>
          </w:pPr>
          <w:del w:id="628" w:author="Szabolcs Bene" w:date="2016-06-22T19:58:00Z">
            <w:r w:rsidRPr="002B17A3" w:rsidDel="00773E76">
              <w:rPr>
                <w:rPrChange w:id="629" w:author="Szabolcs Bene" w:date="2016-06-22T20:06:00Z">
                  <w:rPr>
                    <w:rStyle w:val="Hyperlink"/>
                    <w:noProof/>
                  </w:rPr>
                </w:rPrChange>
              </w:rPr>
              <w:delText>7.1.</w:delText>
            </w:r>
            <w:r w:rsidRPr="002B17A3" w:rsidDel="00773E76">
              <w:rPr>
                <w:rFonts w:eastAsiaTheme="minorEastAsia"/>
                <w:noProof/>
                <w:color w:val="auto"/>
                <w:sz w:val="22"/>
                <w:szCs w:val="22"/>
                <w:rPrChange w:id="630"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31" w:author="Szabolcs Bene" w:date="2016-06-22T20:06:00Z">
                  <w:rPr>
                    <w:rStyle w:val="Hyperlink"/>
                    <w:noProof/>
                  </w:rPr>
                </w:rPrChange>
              </w:rPr>
              <w:delText>Instalare si rulare</w:delText>
            </w:r>
            <w:r w:rsidRPr="002B17A3" w:rsidDel="00773E76">
              <w:rPr>
                <w:noProof/>
                <w:webHidden/>
              </w:rPr>
              <w:tab/>
              <w:delText>67</w:delText>
            </w:r>
          </w:del>
        </w:p>
        <w:p w:rsidR="004861B6" w:rsidRPr="002B17A3" w:rsidDel="00773E76" w:rsidRDefault="004861B6">
          <w:pPr>
            <w:pStyle w:val="TOC3"/>
            <w:tabs>
              <w:tab w:val="left" w:pos="1960"/>
              <w:tab w:val="right" w:leader="dot" w:pos="9350"/>
            </w:tabs>
            <w:rPr>
              <w:del w:id="632" w:author="Szabolcs Bene" w:date="2016-06-22T19:58:00Z"/>
              <w:rFonts w:eastAsiaTheme="minorEastAsia"/>
              <w:noProof/>
              <w:color w:val="auto"/>
              <w:sz w:val="22"/>
              <w:szCs w:val="22"/>
              <w:rPrChange w:id="633" w:author="Szabolcs Bene" w:date="2016-06-22T20:06:00Z">
                <w:rPr>
                  <w:del w:id="634" w:author="Szabolcs Bene" w:date="2016-06-22T19:58:00Z"/>
                  <w:rFonts w:asciiTheme="minorHAnsi" w:eastAsiaTheme="minorEastAsia" w:hAnsiTheme="minorHAnsi" w:cstheme="minorBidi"/>
                  <w:noProof/>
                  <w:color w:val="auto"/>
                  <w:sz w:val="22"/>
                  <w:szCs w:val="22"/>
                </w:rPr>
              </w:rPrChange>
            </w:rPr>
          </w:pPr>
          <w:del w:id="635" w:author="Szabolcs Bene" w:date="2016-06-22T19:58:00Z">
            <w:r w:rsidRPr="002B17A3" w:rsidDel="00773E76">
              <w:rPr>
                <w:rPrChange w:id="636" w:author="Szabolcs Bene" w:date="2016-06-22T20:06:00Z">
                  <w:rPr>
                    <w:rStyle w:val="Hyperlink"/>
                    <w:noProof/>
                  </w:rPr>
                </w:rPrChange>
              </w:rPr>
              <w:delText>7.1.1.</w:delText>
            </w:r>
            <w:r w:rsidRPr="002B17A3" w:rsidDel="00773E76">
              <w:rPr>
                <w:rFonts w:eastAsiaTheme="minorEastAsia"/>
                <w:noProof/>
                <w:color w:val="auto"/>
                <w:sz w:val="22"/>
                <w:szCs w:val="22"/>
                <w:rPrChange w:id="637"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38" w:author="Szabolcs Bene" w:date="2016-06-22T20:06:00Z">
                  <w:rPr>
                    <w:rStyle w:val="Hyperlink"/>
                    <w:noProof/>
                  </w:rPr>
                </w:rPrChange>
              </w:rPr>
              <w:delText>Instalare Git</w:delText>
            </w:r>
            <w:r w:rsidRPr="002B17A3" w:rsidDel="00773E76">
              <w:rPr>
                <w:noProof/>
                <w:webHidden/>
              </w:rPr>
              <w:tab/>
              <w:delText>67</w:delText>
            </w:r>
          </w:del>
        </w:p>
        <w:p w:rsidR="004861B6" w:rsidRPr="002B17A3" w:rsidDel="00773E76" w:rsidRDefault="004861B6">
          <w:pPr>
            <w:pStyle w:val="TOC3"/>
            <w:tabs>
              <w:tab w:val="left" w:pos="1960"/>
              <w:tab w:val="right" w:leader="dot" w:pos="9350"/>
            </w:tabs>
            <w:rPr>
              <w:del w:id="639" w:author="Szabolcs Bene" w:date="2016-06-22T19:58:00Z"/>
              <w:rFonts w:eastAsiaTheme="minorEastAsia"/>
              <w:noProof/>
              <w:color w:val="auto"/>
              <w:sz w:val="22"/>
              <w:szCs w:val="22"/>
              <w:rPrChange w:id="640" w:author="Szabolcs Bene" w:date="2016-06-22T20:06:00Z">
                <w:rPr>
                  <w:del w:id="641" w:author="Szabolcs Bene" w:date="2016-06-22T19:58:00Z"/>
                  <w:rFonts w:asciiTheme="minorHAnsi" w:eastAsiaTheme="minorEastAsia" w:hAnsiTheme="minorHAnsi" w:cstheme="minorBidi"/>
                  <w:noProof/>
                  <w:color w:val="auto"/>
                  <w:sz w:val="22"/>
                  <w:szCs w:val="22"/>
                </w:rPr>
              </w:rPrChange>
            </w:rPr>
          </w:pPr>
          <w:del w:id="642" w:author="Szabolcs Bene" w:date="2016-06-22T19:58:00Z">
            <w:r w:rsidRPr="002B17A3" w:rsidDel="00773E76">
              <w:rPr>
                <w:rPrChange w:id="643" w:author="Szabolcs Bene" w:date="2016-06-22T20:06:00Z">
                  <w:rPr>
                    <w:rStyle w:val="Hyperlink"/>
                    <w:noProof/>
                  </w:rPr>
                </w:rPrChange>
              </w:rPr>
              <w:delText>7.1.2.</w:delText>
            </w:r>
            <w:r w:rsidRPr="002B17A3" w:rsidDel="00773E76">
              <w:rPr>
                <w:rFonts w:eastAsiaTheme="minorEastAsia"/>
                <w:noProof/>
                <w:color w:val="auto"/>
                <w:sz w:val="22"/>
                <w:szCs w:val="22"/>
                <w:rPrChange w:id="644"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45" w:author="Szabolcs Bene" w:date="2016-06-22T20:06:00Z">
                  <w:rPr>
                    <w:rStyle w:val="Hyperlink"/>
                    <w:noProof/>
                  </w:rPr>
                </w:rPrChange>
              </w:rPr>
              <w:delText>Instalare XAMPP</w:delText>
            </w:r>
            <w:r w:rsidRPr="002B17A3" w:rsidDel="00773E76">
              <w:rPr>
                <w:noProof/>
                <w:webHidden/>
              </w:rPr>
              <w:tab/>
              <w:delText>68</w:delText>
            </w:r>
          </w:del>
        </w:p>
        <w:p w:rsidR="004861B6" w:rsidRPr="002B17A3" w:rsidDel="00773E76" w:rsidRDefault="004861B6">
          <w:pPr>
            <w:pStyle w:val="TOC2"/>
            <w:tabs>
              <w:tab w:val="left" w:pos="1760"/>
              <w:tab w:val="right" w:leader="dot" w:pos="9350"/>
            </w:tabs>
            <w:rPr>
              <w:del w:id="646" w:author="Szabolcs Bene" w:date="2016-06-22T19:58:00Z"/>
              <w:rFonts w:eastAsiaTheme="minorEastAsia"/>
              <w:noProof/>
              <w:color w:val="auto"/>
              <w:sz w:val="22"/>
              <w:szCs w:val="22"/>
              <w:rPrChange w:id="647" w:author="Szabolcs Bene" w:date="2016-06-22T20:06:00Z">
                <w:rPr>
                  <w:del w:id="648" w:author="Szabolcs Bene" w:date="2016-06-22T19:58:00Z"/>
                  <w:rFonts w:asciiTheme="minorHAnsi" w:eastAsiaTheme="minorEastAsia" w:hAnsiTheme="minorHAnsi" w:cstheme="minorBidi"/>
                  <w:noProof/>
                  <w:color w:val="auto"/>
                  <w:sz w:val="22"/>
                  <w:szCs w:val="22"/>
                </w:rPr>
              </w:rPrChange>
            </w:rPr>
          </w:pPr>
          <w:del w:id="649" w:author="Szabolcs Bene" w:date="2016-06-22T19:58:00Z">
            <w:r w:rsidRPr="002B17A3" w:rsidDel="00773E76">
              <w:rPr>
                <w:rPrChange w:id="650" w:author="Szabolcs Bene" w:date="2016-06-22T20:06:00Z">
                  <w:rPr>
                    <w:rStyle w:val="Hyperlink"/>
                    <w:noProof/>
                  </w:rPr>
                </w:rPrChange>
              </w:rPr>
              <w:delText>7.2.</w:delText>
            </w:r>
            <w:r w:rsidRPr="002B17A3" w:rsidDel="00773E76">
              <w:rPr>
                <w:rFonts w:eastAsiaTheme="minorEastAsia"/>
                <w:noProof/>
                <w:color w:val="auto"/>
                <w:sz w:val="22"/>
                <w:szCs w:val="22"/>
                <w:rPrChange w:id="651"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52" w:author="Szabolcs Bene" w:date="2016-06-22T20:06:00Z">
                  <w:rPr>
                    <w:rStyle w:val="Hyperlink"/>
                    <w:noProof/>
                  </w:rPr>
                </w:rPrChange>
              </w:rPr>
              <w:delText>Utilizarea aplicatiei</w:delText>
            </w:r>
            <w:r w:rsidRPr="002B17A3" w:rsidDel="00773E76">
              <w:rPr>
                <w:noProof/>
                <w:webHidden/>
              </w:rPr>
              <w:tab/>
              <w:delText>71</w:delText>
            </w:r>
          </w:del>
        </w:p>
        <w:p w:rsidR="004861B6" w:rsidRPr="002B17A3" w:rsidDel="00773E76" w:rsidRDefault="004861B6">
          <w:pPr>
            <w:pStyle w:val="TOC1"/>
            <w:rPr>
              <w:del w:id="653" w:author="Szabolcs Bene" w:date="2016-06-22T19:58:00Z"/>
              <w:rFonts w:eastAsiaTheme="minorEastAsia"/>
              <w:b w:val="0"/>
              <w:color w:val="auto"/>
              <w:sz w:val="22"/>
              <w:szCs w:val="22"/>
              <w:rPrChange w:id="654" w:author="Szabolcs Bene" w:date="2016-06-22T20:06:00Z">
                <w:rPr>
                  <w:del w:id="655" w:author="Szabolcs Bene" w:date="2016-06-22T19:58:00Z"/>
                  <w:rFonts w:asciiTheme="minorHAnsi" w:eastAsiaTheme="minorEastAsia" w:hAnsiTheme="minorHAnsi" w:cstheme="minorBidi"/>
                  <w:b w:val="0"/>
                  <w:color w:val="auto"/>
                  <w:sz w:val="22"/>
                  <w:szCs w:val="22"/>
                </w:rPr>
              </w:rPrChange>
            </w:rPr>
          </w:pPr>
          <w:del w:id="656" w:author="Szabolcs Bene" w:date="2016-06-22T19:58:00Z">
            <w:r w:rsidRPr="002B17A3" w:rsidDel="00773E76">
              <w:rPr>
                <w:rPrChange w:id="657" w:author="Szabolcs Bene" w:date="2016-06-22T20:06:00Z">
                  <w:rPr>
                    <w:rStyle w:val="Hyperlink"/>
                  </w:rPr>
                </w:rPrChange>
              </w:rPr>
              <w:delText>Capitolul 8.</w:delText>
            </w:r>
            <w:r w:rsidRPr="002B17A3" w:rsidDel="00773E76">
              <w:rPr>
                <w:rFonts w:eastAsiaTheme="minorEastAsia"/>
                <w:b w:val="0"/>
                <w:color w:val="auto"/>
                <w:sz w:val="22"/>
                <w:szCs w:val="22"/>
                <w:rPrChange w:id="658" w:author="Szabolcs Bene" w:date="2016-06-22T20:06:00Z">
                  <w:rPr>
                    <w:rFonts w:asciiTheme="minorHAnsi" w:eastAsiaTheme="minorEastAsia" w:hAnsiTheme="minorHAnsi" w:cstheme="minorBidi"/>
                    <w:b w:val="0"/>
                    <w:color w:val="auto"/>
                    <w:sz w:val="22"/>
                    <w:szCs w:val="22"/>
                  </w:rPr>
                </w:rPrChange>
              </w:rPr>
              <w:tab/>
            </w:r>
            <w:r w:rsidRPr="002B17A3" w:rsidDel="00773E76">
              <w:rPr>
                <w:rPrChange w:id="659" w:author="Szabolcs Bene" w:date="2016-06-22T20:06:00Z">
                  <w:rPr>
                    <w:rStyle w:val="Hyperlink"/>
                  </w:rPr>
                </w:rPrChange>
              </w:rPr>
              <w:delText>Concluzii</w:delText>
            </w:r>
            <w:r w:rsidRPr="002B17A3" w:rsidDel="00773E76">
              <w:rPr>
                <w:b w:val="0"/>
                <w:webHidden/>
              </w:rPr>
              <w:tab/>
              <w:delText>73</w:delText>
            </w:r>
          </w:del>
        </w:p>
        <w:p w:rsidR="004861B6" w:rsidRPr="002B17A3" w:rsidDel="00773E76" w:rsidRDefault="004861B6">
          <w:pPr>
            <w:pStyle w:val="TOC2"/>
            <w:tabs>
              <w:tab w:val="left" w:pos="1760"/>
              <w:tab w:val="right" w:leader="dot" w:pos="9350"/>
            </w:tabs>
            <w:rPr>
              <w:del w:id="660" w:author="Szabolcs Bene" w:date="2016-06-22T19:58:00Z"/>
              <w:rFonts w:eastAsiaTheme="minorEastAsia"/>
              <w:noProof/>
              <w:color w:val="auto"/>
              <w:sz w:val="22"/>
              <w:szCs w:val="22"/>
              <w:rPrChange w:id="661" w:author="Szabolcs Bene" w:date="2016-06-22T20:06:00Z">
                <w:rPr>
                  <w:del w:id="662" w:author="Szabolcs Bene" w:date="2016-06-22T19:58:00Z"/>
                  <w:rFonts w:asciiTheme="minorHAnsi" w:eastAsiaTheme="minorEastAsia" w:hAnsiTheme="minorHAnsi" w:cstheme="minorBidi"/>
                  <w:noProof/>
                  <w:color w:val="auto"/>
                  <w:sz w:val="22"/>
                  <w:szCs w:val="22"/>
                </w:rPr>
              </w:rPrChange>
            </w:rPr>
          </w:pPr>
          <w:del w:id="663" w:author="Szabolcs Bene" w:date="2016-06-22T19:58:00Z">
            <w:r w:rsidRPr="002B17A3" w:rsidDel="00773E76">
              <w:rPr>
                <w:rPrChange w:id="664" w:author="Szabolcs Bene" w:date="2016-06-22T20:06:00Z">
                  <w:rPr>
                    <w:rStyle w:val="Hyperlink"/>
                    <w:noProof/>
                  </w:rPr>
                </w:rPrChange>
              </w:rPr>
              <w:delText>8.1.</w:delText>
            </w:r>
            <w:r w:rsidRPr="002B17A3" w:rsidDel="00773E76">
              <w:rPr>
                <w:rFonts w:eastAsiaTheme="minorEastAsia"/>
                <w:noProof/>
                <w:color w:val="auto"/>
                <w:sz w:val="22"/>
                <w:szCs w:val="22"/>
                <w:rPrChange w:id="665"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66" w:author="Szabolcs Bene" w:date="2016-06-22T20:06:00Z">
                  <w:rPr>
                    <w:rStyle w:val="Hyperlink"/>
                    <w:noProof/>
                  </w:rPr>
                </w:rPrChange>
              </w:rPr>
              <w:delText>Realizarea obiectivelor propuse</w:delText>
            </w:r>
            <w:r w:rsidRPr="002B17A3" w:rsidDel="00773E76">
              <w:rPr>
                <w:noProof/>
                <w:webHidden/>
              </w:rPr>
              <w:tab/>
              <w:delText>73</w:delText>
            </w:r>
          </w:del>
        </w:p>
        <w:p w:rsidR="004861B6" w:rsidRPr="002B17A3" w:rsidDel="00773E76" w:rsidRDefault="004861B6">
          <w:pPr>
            <w:pStyle w:val="TOC2"/>
            <w:tabs>
              <w:tab w:val="left" w:pos="1760"/>
              <w:tab w:val="right" w:leader="dot" w:pos="9350"/>
            </w:tabs>
            <w:rPr>
              <w:del w:id="667" w:author="Szabolcs Bene" w:date="2016-06-22T19:58:00Z"/>
              <w:rFonts w:eastAsiaTheme="minorEastAsia"/>
              <w:noProof/>
              <w:color w:val="auto"/>
              <w:sz w:val="22"/>
              <w:szCs w:val="22"/>
              <w:rPrChange w:id="668" w:author="Szabolcs Bene" w:date="2016-06-22T20:06:00Z">
                <w:rPr>
                  <w:del w:id="669" w:author="Szabolcs Bene" w:date="2016-06-22T19:58:00Z"/>
                  <w:rFonts w:asciiTheme="minorHAnsi" w:eastAsiaTheme="minorEastAsia" w:hAnsiTheme="minorHAnsi" w:cstheme="minorBidi"/>
                  <w:noProof/>
                  <w:color w:val="auto"/>
                  <w:sz w:val="22"/>
                  <w:szCs w:val="22"/>
                </w:rPr>
              </w:rPrChange>
            </w:rPr>
          </w:pPr>
          <w:del w:id="670" w:author="Szabolcs Bene" w:date="2016-06-22T19:58:00Z">
            <w:r w:rsidRPr="002B17A3" w:rsidDel="00773E76">
              <w:rPr>
                <w:rPrChange w:id="671" w:author="Szabolcs Bene" w:date="2016-06-22T20:06:00Z">
                  <w:rPr>
                    <w:rStyle w:val="Hyperlink"/>
                    <w:noProof/>
                  </w:rPr>
                </w:rPrChange>
              </w:rPr>
              <w:delText>8.2.</w:delText>
            </w:r>
            <w:r w:rsidRPr="002B17A3" w:rsidDel="00773E76">
              <w:rPr>
                <w:rFonts w:eastAsiaTheme="minorEastAsia"/>
                <w:noProof/>
                <w:color w:val="auto"/>
                <w:sz w:val="22"/>
                <w:szCs w:val="22"/>
                <w:rPrChange w:id="672" w:author="Szabolcs Bene" w:date="2016-06-22T20:06:00Z">
                  <w:rPr>
                    <w:rFonts w:asciiTheme="minorHAnsi" w:eastAsiaTheme="minorEastAsia" w:hAnsiTheme="minorHAnsi" w:cstheme="minorBidi"/>
                    <w:noProof/>
                    <w:color w:val="auto"/>
                    <w:sz w:val="22"/>
                    <w:szCs w:val="22"/>
                  </w:rPr>
                </w:rPrChange>
              </w:rPr>
              <w:tab/>
            </w:r>
            <w:r w:rsidRPr="002B17A3" w:rsidDel="00773E76">
              <w:rPr>
                <w:rPrChange w:id="673" w:author="Szabolcs Bene" w:date="2016-06-22T20:06:00Z">
                  <w:rPr>
                    <w:rStyle w:val="Hyperlink"/>
                    <w:noProof/>
                  </w:rPr>
                </w:rPrChange>
              </w:rPr>
              <w:delText>Dezvoltari ulterioare</w:delText>
            </w:r>
            <w:r w:rsidRPr="002B17A3" w:rsidDel="00773E76">
              <w:rPr>
                <w:noProof/>
                <w:webHidden/>
              </w:rPr>
              <w:tab/>
              <w:delText>73</w:delText>
            </w:r>
          </w:del>
        </w:p>
        <w:p w:rsidR="004861B6" w:rsidRPr="002B17A3" w:rsidDel="00773E76" w:rsidRDefault="004861B6">
          <w:pPr>
            <w:pStyle w:val="TOC1"/>
            <w:rPr>
              <w:del w:id="674" w:author="Szabolcs Bene" w:date="2016-06-22T19:58:00Z"/>
              <w:rFonts w:eastAsiaTheme="minorEastAsia"/>
              <w:b w:val="0"/>
              <w:color w:val="auto"/>
              <w:sz w:val="22"/>
              <w:szCs w:val="22"/>
              <w:rPrChange w:id="675" w:author="Szabolcs Bene" w:date="2016-06-22T20:06:00Z">
                <w:rPr>
                  <w:del w:id="676" w:author="Szabolcs Bene" w:date="2016-06-22T19:58:00Z"/>
                  <w:rFonts w:asciiTheme="minorHAnsi" w:eastAsiaTheme="minorEastAsia" w:hAnsiTheme="minorHAnsi" w:cstheme="minorBidi"/>
                  <w:b w:val="0"/>
                  <w:color w:val="auto"/>
                  <w:sz w:val="22"/>
                  <w:szCs w:val="22"/>
                </w:rPr>
              </w:rPrChange>
            </w:rPr>
          </w:pPr>
          <w:del w:id="677" w:author="Szabolcs Bene" w:date="2016-06-22T19:58:00Z">
            <w:r w:rsidRPr="002B17A3" w:rsidDel="00773E76">
              <w:rPr>
                <w:rPrChange w:id="678" w:author="Szabolcs Bene" w:date="2016-06-22T20:06:00Z">
                  <w:rPr>
                    <w:rStyle w:val="Hyperlink"/>
                  </w:rPr>
                </w:rPrChange>
              </w:rPr>
              <w:delText>Bibliografie.............................</w:delText>
            </w:r>
            <w:r w:rsidRPr="002B17A3" w:rsidDel="00773E76">
              <w:rPr>
                <w:b w:val="0"/>
                <w:webHidden/>
              </w:rPr>
              <w:tab/>
              <w:delText>75</w:delText>
            </w:r>
          </w:del>
        </w:p>
        <w:p w:rsidR="00C804D2" w:rsidRPr="002B17A3" w:rsidRDefault="00C804D2" w:rsidP="003A1FD3">
          <w:r w:rsidRPr="00867F94">
            <w:rPr>
              <w:b/>
              <w:bCs/>
              <w:noProof/>
            </w:rPr>
            <w:fldChar w:fldCharType="end"/>
          </w:r>
        </w:p>
      </w:sdtContent>
    </w:sdt>
    <w:p w:rsidR="002319CC" w:rsidRDefault="002319CC">
      <w:r>
        <w:br w:type="page"/>
      </w:r>
    </w:p>
    <w:p w:rsidR="004164D7" w:rsidRDefault="00F3628D">
      <w:pPr>
        <w:pStyle w:val="Heading1"/>
        <w:numPr>
          <w:ilvl w:val="0"/>
          <w:numId w:val="1"/>
        </w:numPr>
      </w:pPr>
      <w:bookmarkStart w:id="679" w:name="h.30j0zll" w:colFirst="0" w:colLast="0"/>
      <w:bookmarkStart w:id="680" w:name="_Toc454399459"/>
      <w:bookmarkEnd w:id="679"/>
      <w:r>
        <w:lastRenderedPageBreak/>
        <w:t>Introducere</w:t>
      </w:r>
      <w:bookmarkEnd w:id="680"/>
      <w:r>
        <w:t xml:space="preserve"> </w:t>
      </w:r>
    </w:p>
    <w:p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să meargă 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rsidR="004164D7" w:rsidRDefault="00F3628D">
      <w:pPr>
        <w:pStyle w:val="Heading2"/>
        <w:numPr>
          <w:ilvl w:val="1"/>
          <w:numId w:val="1"/>
        </w:numPr>
      </w:pPr>
      <w:bookmarkStart w:id="681" w:name="_Toc454399460"/>
      <w:r>
        <w:t>Contextul proiectului</w:t>
      </w:r>
      <w:bookmarkEnd w:id="681"/>
    </w:p>
    <w:p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rsidR="00F93D22" w:rsidRPr="00F93D22" w:rsidRDefault="00F93D22" w:rsidP="00F93D22">
      <w:r w:rsidRPr="00F93D22">
        <w:t>Sistemul propus se încadrează în acest context de comunica</w:t>
      </w:r>
      <w:ins w:id="682" w:author="Szabolcs Bene" w:date="2016-06-21T21:49:00Z">
        <w:r w:rsidR="00E90261">
          <w:t>ție</w:t>
        </w:r>
      </w:ins>
      <w:del w:id="683" w:author="Szabolcs Bene" w:date="2016-06-21T21:49:00Z">
        <w:r w:rsidRPr="00F93D22" w:rsidDel="00E90261">
          <w:delText>re</w:delText>
        </w:r>
      </w:del>
      <w:r w:rsidRPr="00F93D22">
        <w:t xml:space="preserve"> în timp real, combinând elementele de socializare din lumea modernă, cum ar fi Facebook-ul sau Skype-ul</w:t>
      </w:r>
      <w:ins w:id="684"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rsidR="00F93D22" w:rsidRPr="00F93D22" w:rsidRDefault="00F93D22" w:rsidP="00F93D22">
      <w:r w:rsidRPr="00F93D22">
        <w:t xml:space="preserve">Sistemul </w:t>
      </w:r>
      <w:del w:id="685" w:author="Szabolcs Bene" w:date="2016-06-20T22:15:00Z">
        <w:r w:rsidRPr="00F93D22" w:rsidDel="00433ABA">
          <w:delText xml:space="preserve">vine </w:delText>
        </w:r>
      </w:del>
      <w:ins w:id="686" w:author="Szabolcs Bene" w:date="2016-06-20T22:15:00Z">
        <w:r w:rsidR="00433ABA">
          <w:t>dorește</w:t>
        </w:r>
        <w:r w:rsidR="00433ABA" w:rsidRPr="00F93D22">
          <w:t xml:space="preserve"> </w:t>
        </w:r>
      </w:ins>
      <w:r w:rsidRPr="00F93D22">
        <w:t xml:space="preserve">cu ajutorul actorilor, şi anume a utilizatorilor, principali şi singulari, </w:t>
      </w:r>
      <w:del w:id="687" w:author="Szabolcs Bene" w:date="2016-06-20T22:16:00Z">
        <w:r w:rsidRPr="00F93D22" w:rsidDel="00433ABA">
          <w:delText xml:space="preserve">care nu au altă responsabilitate decât de a-şi creea propriul cont în aplicaţie şi </w:delText>
        </w:r>
      </w:del>
      <w:r w:rsidRPr="00F93D22">
        <w:t xml:space="preserve">să </w:t>
      </w:r>
      <w:del w:id="688" w:author="Szabolcs Bene" w:date="2016-06-20T22:16:00Z">
        <w:r w:rsidRPr="00F93D22" w:rsidDel="00433ABA">
          <w:delText xml:space="preserve">folosească </w:delText>
        </w:r>
      </w:del>
      <w:ins w:id="689"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rsidR="00F93D22" w:rsidRPr="00F93D22" w:rsidRDefault="00F93D22" w:rsidP="00F93D22">
      <w:r w:rsidRPr="00F93D22">
        <w:t>Sistemul</w:t>
      </w:r>
      <w:del w:id="690"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691"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rsidR="00D666C2" w:rsidRDefault="00D666C2" w:rsidP="00D666C2">
      <w:pPr>
        <w:pStyle w:val="Heading2"/>
        <w:numPr>
          <w:ilvl w:val="1"/>
          <w:numId w:val="1"/>
        </w:numPr>
      </w:pPr>
      <w:bookmarkStart w:id="692" w:name="_Toc454399461"/>
      <w:r>
        <w:t>M</w:t>
      </w:r>
      <w:r w:rsidR="00785247">
        <w:t>otivaț</w:t>
      </w:r>
      <w:r>
        <w:t>ia</w:t>
      </w:r>
      <w:bookmarkEnd w:id="692"/>
    </w:p>
    <w:p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w:t>
      </w:r>
      <w:ins w:id="693" w:author="Szabolcs Bene" w:date="2016-06-21T21:45:00Z">
        <w:r w:rsidR="00E94145">
          <w:rPr>
            <w:color w:val="auto"/>
          </w:rPr>
          <w:t xml:space="preserve">WebRTC este o tehnologie folosită </w:t>
        </w:r>
      </w:ins>
      <w:ins w:id="694" w:author="Szabolcs Bene" w:date="2016-06-21T21:46:00Z">
        <w:r w:rsidR="00E94145">
          <w:rPr>
            <w:color w:val="auto"/>
          </w:rPr>
          <w:t>în</w:t>
        </w:r>
      </w:ins>
      <w:ins w:id="695" w:author="Szabolcs Bene" w:date="2016-06-21T21:45:00Z">
        <w:r w:rsidR="00E94145">
          <w:rPr>
            <w:color w:val="auto"/>
          </w:rPr>
          <w:t xml:space="preserve"> browserele web, care ofer</w:t>
        </w:r>
      </w:ins>
      <w:ins w:id="696" w:author="Szabolcs Bene" w:date="2016-06-21T21:46:00Z">
        <w:r w:rsidR="00E94145">
          <w:rPr>
            <w:color w:val="auto"/>
          </w:rPr>
          <w:t>ă posibilitatea utilizatorilor să se conecteze peer-to-peer prin aceste browsere</w:t>
        </w:r>
      </w:ins>
      <w:ins w:id="697" w:author="Szabolcs Bene" w:date="2016-06-21T21:47:00Z">
        <w:r w:rsidR="00E94145">
          <w:rPr>
            <w:color w:val="auto"/>
          </w:rPr>
          <w:t xml:space="preserve"> și să transmită mesaje de tip text sau date de audio și video</w:t>
        </w:r>
      </w:ins>
      <w:ins w:id="698" w:author="Szabolcs Bene" w:date="2016-06-21T21:46:00Z">
        <w:r w:rsidR="00E94145">
          <w:rPr>
            <w:color w:val="auto"/>
          </w:rPr>
          <w:t>.</w:t>
        </w:r>
      </w:ins>
      <w:ins w:id="699" w:author="Szabolcs Bene" w:date="2016-06-21T21:48:00Z">
        <w:r w:rsidR="00E94145">
          <w:rPr>
            <w:color w:val="auto"/>
          </w:rPr>
          <w:t xml:space="preserve"> </w:t>
        </w:r>
      </w:ins>
      <w:r w:rsidRPr="006B0802">
        <w:rPr>
          <w:color w:val="auto"/>
        </w:rPr>
        <w:t xml:space="preserve">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numai prin </w:t>
      </w:r>
      <w:ins w:id="700" w:author="Szabolcs Bene" w:date="2016-06-20T22:17:00Z">
        <w:r w:rsidR="00A15807">
          <w:rPr>
            <w:color w:val="auto"/>
          </w:rPr>
          <w:t>I</w:t>
        </w:r>
      </w:ins>
      <w:del w:id="701" w:author="Szabolcs Bene" w:date="2016-06-20T22:17:00Z">
        <w:r w:rsidRPr="006B0802" w:rsidDel="00A15807">
          <w:rPr>
            <w:color w:val="auto"/>
          </w:rPr>
          <w:delText>i</w:delText>
        </w:r>
      </w:del>
      <w:r w:rsidRPr="006B0802">
        <w:rPr>
          <w:color w:val="auto"/>
        </w:rPr>
        <w:t xml:space="preserve">nternet, iar riscul de pierdere al conexiunii la server sau al pierderilor de date este minimizat. </w:t>
      </w:r>
    </w:p>
    <w:p w:rsidR="006B0802" w:rsidRPr="006B0802" w:rsidRDefault="006B0802" w:rsidP="006B0802">
      <w:pPr>
        <w:rPr>
          <w:color w:val="auto"/>
        </w:rPr>
      </w:pPr>
      <w:r w:rsidRPr="006B0802">
        <w:rPr>
          <w:color w:val="auto"/>
        </w:rPr>
        <w:lastRenderedPageBreak/>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rsidR="00C7513E" w:rsidRDefault="00C7513E"/>
    <w:p w:rsidR="00C7513E" w:rsidRDefault="00C7513E" w:rsidP="00C7513E">
      <w:pPr>
        <w:pStyle w:val="Heading2"/>
        <w:numPr>
          <w:ilvl w:val="1"/>
          <w:numId w:val="1"/>
        </w:numPr>
      </w:pPr>
      <w:bookmarkStart w:id="702" w:name="_Toc454399462"/>
      <w:r>
        <w:t>Con</w:t>
      </w:r>
      <w:ins w:id="703" w:author="Szabolcs Bene" w:date="2016-06-22T22:25:00Z">
        <w:r w:rsidR="00094670">
          <w:t>ț</w:t>
        </w:r>
      </w:ins>
      <w:del w:id="704" w:author="Szabolcs Bene" w:date="2016-06-22T22:25:00Z">
        <w:r w:rsidDel="00094670">
          <w:delText>t</w:delText>
        </w:r>
      </w:del>
      <w:r>
        <w:t>inutul lucr</w:t>
      </w:r>
      <w:ins w:id="705" w:author="Szabolcs Bene" w:date="2016-06-22T22:25:00Z">
        <w:r w:rsidR="0000559C">
          <w:t>ă</w:t>
        </w:r>
      </w:ins>
      <w:del w:id="706" w:author="Szabolcs Bene" w:date="2016-06-22T22:25:00Z">
        <w:r w:rsidDel="0000559C">
          <w:delText>a</w:delText>
        </w:r>
      </w:del>
      <w:r>
        <w:t>rii</w:t>
      </w:r>
      <w:bookmarkEnd w:id="702"/>
    </w:p>
    <w:p w:rsidR="00C7513E" w:rsidRPr="00C7513E" w:rsidRDefault="00C7513E" w:rsidP="00C7513E">
      <w:r w:rsidRPr="00C7513E">
        <w:t>În următoarele paragrafe se va prezenta structura lucrării, capitolele și conținut</w:t>
      </w:r>
      <w:ins w:id="707" w:author="Szabolcs Bene" w:date="2016-06-20T22:18:00Z">
        <w:r w:rsidR="00B001A2">
          <w:t>u</w:t>
        </w:r>
      </w:ins>
      <w:del w:id="708" w:author="Szabolcs Bene" w:date="2016-06-20T22:18:00Z">
        <w:r w:rsidRPr="00C7513E" w:rsidDel="00B001A2">
          <w:delText>i</w:delText>
        </w:r>
      </w:del>
      <w:r w:rsidRPr="00C7513E">
        <w:t xml:space="preserve">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709" w:author="Szabolcs Bene" w:date="2016-06-20T22:18:00Z">
        <w:r w:rsidR="00F5148C">
          <w:t>r</w:t>
        </w:r>
      </w:ins>
      <w:del w:id="710"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711" w:author="Szabolcs Bene" w:date="2016-06-20T22:19:00Z">
        <w:r w:rsidR="00D61393">
          <w:t>îndeplinirea validarea sistemului.</w:t>
        </w:r>
      </w:ins>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712" w:name="h.tyjcwt" w:colFirst="0" w:colLast="0"/>
      <w:bookmarkStart w:id="713" w:name="_Toc454399463"/>
      <w:bookmarkEnd w:id="712"/>
      <w:r>
        <w:lastRenderedPageBreak/>
        <w:t>Obiectivele Proiectului</w:t>
      </w:r>
      <w:bookmarkEnd w:id="713"/>
    </w:p>
    <w:p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w:t>
      </w:r>
      <w:ins w:id="714" w:author="Szabolcs Bene" w:date="2016-06-21T21:50:00Z">
        <w:r w:rsidR="00E90261">
          <w:rPr>
            <w:color w:val="auto"/>
          </w:rPr>
          <w:t>ție</w:t>
        </w:r>
      </w:ins>
      <w:del w:id="715" w:author="Szabolcs Bene" w:date="2016-06-21T21:50:00Z">
        <w:r w:rsidRPr="00CE08CC" w:rsidDel="00E90261">
          <w:rPr>
            <w:color w:val="auto"/>
          </w:rPr>
          <w:delText>re</w:delText>
        </w:r>
      </w:del>
      <w:r w:rsidRPr="00CE08CC">
        <w:rPr>
          <w:color w:val="auto"/>
        </w:rPr>
        <w:t xml:space="preserve"> în timp real, incluzând mecanismul de transmitere de fişierelor într-un mod eficient.</w:t>
      </w:r>
    </w:p>
    <w:p w:rsidR="00C35C29" w:rsidRDefault="00C35C29" w:rsidP="00C35C29">
      <w:pPr>
        <w:pStyle w:val="Heading2"/>
        <w:numPr>
          <w:ilvl w:val="1"/>
          <w:numId w:val="1"/>
        </w:numPr>
      </w:pPr>
      <w:bookmarkStart w:id="716" w:name="_Toc454399464"/>
      <w:r>
        <w:t>Obiectivul principal</w:t>
      </w:r>
      <w:bookmarkEnd w:id="716"/>
    </w:p>
    <w:p w:rsidR="002E667B" w:rsidRPr="002E667B" w:rsidRDefault="002E667B" w:rsidP="002E667B">
      <w:r>
        <w:t>Obiectivul principal al acestui proiect reprezinta proiectarea, definirea si construirea unui sistem care s</w:t>
      </w:r>
      <w:ins w:id="717" w:author="Szabolcs Bene" w:date="2016-06-21T21:50:00Z">
        <w:r w:rsidR="007E7833">
          <w:t>ă</w:t>
        </w:r>
      </w:ins>
      <w:del w:id="718" w:author="Szabolcs Bene" w:date="2016-06-21T21:50:00Z">
        <w:r w:rsidDel="007E7833">
          <w:delText>a</w:delText>
        </w:r>
      </w:del>
      <w:r>
        <w:t xml:space="preserve"> ofere functionalitati de comunica</w:t>
      </w:r>
      <w:ins w:id="719" w:author="Szabolcs Bene" w:date="2016-06-21T21:50:00Z">
        <w:r w:rsidR="007E7833">
          <w:t>ție</w:t>
        </w:r>
      </w:ins>
      <w:del w:id="720" w:author="Szabolcs Bene" w:date="2016-06-21T21:50:00Z">
        <w:r w:rsidDel="007E7833">
          <w:delText>re</w:delText>
        </w:r>
      </w:del>
      <w:r>
        <w:t xml:space="preserve"> online in timp real, f</w:t>
      </w:r>
      <w:ins w:id="721" w:author="Szabolcs Bene" w:date="2016-06-20T22:19:00Z">
        <w:r w:rsidR="005F03DB">
          <w:t>ără</w:t>
        </w:r>
      </w:ins>
      <w:del w:id="722" w:author="Szabolcs Bene" w:date="2016-06-20T22:19:00Z">
        <w:r w:rsidDel="005F03DB">
          <w:delText>ara</w:delText>
        </w:r>
      </w:del>
      <w:r>
        <w:t xml:space="preserve"> a fi nevoit</w:t>
      </w:r>
      <w:ins w:id="723" w:author="Szabolcs Bene" w:date="2016-06-20T22:19:00Z">
        <w:r w:rsidR="00F962E8">
          <w:t>ă</w:t>
        </w:r>
      </w:ins>
      <w:r>
        <w:t xml:space="preserve">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724" w:name="_Toc454399465"/>
      <w:r>
        <w:t>Obiective secundare</w:t>
      </w:r>
      <w:bookmarkEnd w:id="724"/>
    </w:p>
    <w:p w:rsidR="00C35C29" w:rsidRDefault="00C767B0" w:rsidP="00C30575">
      <w:r>
        <w:rPr>
          <w:b/>
        </w:rPr>
        <w:t>Obiective generale propuse</w:t>
      </w:r>
    </w:p>
    <w:p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00F721E3">
        <w:t>.</w:t>
      </w:r>
    </w:p>
    <w:p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rsidR="00047C09" w:rsidRPr="00E17312" w:rsidRDefault="00177CCB" w:rsidP="00E17312">
      <w:pPr>
        <w:rPr>
          <w:color w:val="auto"/>
        </w:rPr>
      </w:pPr>
      <w:r w:rsidRPr="00A35228">
        <w:rPr>
          <w:color w:val="auto"/>
        </w:rPr>
        <w:lastRenderedPageBreak/>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725" w:author="Szabolcs Bene" w:date="2016-06-20T22:21:00Z">
        <w:r w:rsidRPr="00B270BF" w:rsidDel="007A4390">
          <w:rPr>
            <w:color w:val="auto"/>
          </w:rPr>
          <w:delText>, iar diferenţierea acestui lucru se face prin colorarea numelui utilizatorilor deja logaţi în aplicaţie.</w:delText>
        </w:r>
      </w:del>
      <w:ins w:id="726" w:author="Szabolcs Bene" w:date="2016-06-20T22:21:00Z">
        <w:r w:rsidR="007A4390">
          <w:rPr>
            <w:color w:val="auto"/>
          </w:rPr>
          <w:t>.</w:t>
        </w:r>
      </w:ins>
    </w:p>
    <w:p w:rsidR="004911D8" w:rsidRDefault="004911D8">
      <w:pPr>
        <w:rPr>
          <w:sz w:val="23"/>
          <w:szCs w:val="23"/>
        </w:rPr>
      </w:pPr>
    </w:p>
    <w:p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rsidR="00CE36FF" w:rsidRPr="00ED7FF6" w:rsidDel="006C617B" w:rsidRDefault="00BE2906" w:rsidP="00BE2906">
      <w:pPr>
        <w:shd w:val="clear" w:color="auto" w:fill="FFFFFF" w:themeFill="background1"/>
        <w:rPr>
          <w:del w:id="727" w:author="Szabolcs Bene" w:date="2016-06-22T22:39:00Z"/>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rsidR="004164D7" w:rsidRDefault="00F3628D">
      <w:pPr>
        <w:shd w:val="clear" w:color="auto" w:fill="FFFFFF" w:themeFill="background1"/>
        <w:pPrChange w:id="728" w:author="Szabolcs Bene" w:date="2016-06-22T22:39:00Z">
          <w:pPr/>
        </w:pPrChange>
      </w:pPr>
      <w:r>
        <w:br w:type="page"/>
      </w:r>
    </w:p>
    <w:p w:rsidR="004164D7" w:rsidRDefault="00F3628D">
      <w:pPr>
        <w:pStyle w:val="Heading1"/>
        <w:numPr>
          <w:ilvl w:val="0"/>
          <w:numId w:val="1"/>
        </w:numPr>
      </w:pPr>
      <w:bookmarkStart w:id="729" w:name="h.3dy6vkm" w:colFirst="0" w:colLast="0"/>
      <w:bookmarkStart w:id="730" w:name="_Toc454399466"/>
      <w:bookmarkEnd w:id="729"/>
      <w:r>
        <w:lastRenderedPageBreak/>
        <w:t>Studiu Bibliografic</w:t>
      </w:r>
      <w:bookmarkEnd w:id="730"/>
    </w:p>
    <w:p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rsidR="00415620" w:rsidRPr="001A5D4C" w:rsidRDefault="00415620" w:rsidP="00415620">
      <w:pPr>
        <w:pStyle w:val="Heading2"/>
        <w:numPr>
          <w:ilvl w:val="1"/>
          <w:numId w:val="1"/>
        </w:numPr>
      </w:pPr>
      <w:bookmarkStart w:id="731" w:name="_Toc454399467"/>
      <w:r>
        <w:t>Dezvoltarea aplica</w:t>
      </w:r>
      <w:ins w:id="732" w:author="Szabolcs Bene" w:date="2016-06-22T22:25:00Z">
        <w:r w:rsidR="009F2317">
          <w:t>ț</w:t>
        </w:r>
      </w:ins>
      <w:del w:id="733" w:author="Szabolcs Bene" w:date="2016-06-22T22:25:00Z">
        <w:r w:rsidDel="009F2317">
          <w:delText>t</w:delText>
        </w:r>
      </w:del>
      <w:r>
        <w:t>iilor web</w:t>
      </w:r>
      <w:bookmarkEnd w:id="731"/>
    </w:p>
    <w:p w:rsidR="009B7A64" w:rsidRDefault="00BF098D">
      <w:r>
        <w:t>Când se dezvoltă o aplicație web,</w:t>
      </w:r>
      <w:r w:rsidR="00BC6B3A">
        <w:t xml:space="preserve"> </w:t>
      </w:r>
      <w:r>
        <w:t>functionalitatile aplicaț</w:t>
      </w:r>
      <w:r w:rsidR="00076384">
        <w:t xml:space="preserve">iei </w:t>
      </w:r>
      <w:r w:rsidRPr="00A35228">
        <w:rPr>
          <w:color w:val="auto"/>
        </w:rPr>
        <w:t>sunt separate de mediul în care sunt rulate</w:t>
      </w:r>
      <w:r w:rsidR="00AE343D">
        <w:rPr>
          <w:color w:val="auto"/>
        </w:rPr>
        <w:t>.</w:t>
      </w:r>
      <w:r w:rsidR="00AE343D">
        <w:t xml:space="preserve"> 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rsidR="00982B29" w:rsidRDefault="00982B29" w:rsidP="00982B29">
      <w:pPr>
        <w:pStyle w:val="Heading2"/>
        <w:numPr>
          <w:ilvl w:val="1"/>
          <w:numId w:val="1"/>
        </w:numPr>
      </w:pPr>
      <w:bookmarkStart w:id="734" w:name="_Toc454399468"/>
      <w:r>
        <w:t>Comunicare in timp real</w:t>
      </w:r>
      <w:bookmarkEnd w:id="734"/>
    </w:p>
    <w:p w:rsidR="00F37156" w:rsidRDefault="004E6DEF" w:rsidP="00F37156">
      <w:r>
        <w:t>Comunicarea in timp inseamna o telecomunicatie in orice mod, in care utilizatorii pot interschimba orice fel de informatii, text, audio sau video, instant sau cu intarzieri foarte mici.</w:t>
      </w:r>
    </w:p>
    <w:p w:rsidR="00982B29" w:rsidRDefault="00F37156" w:rsidP="00F37156">
      <w:pPr>
        <w:rPr>
          <w:ins w:id="735" w:author="Szabolcs Bene" w:date="2016-06-21T21:58:00Z"/>
        </w:rPr>
      </w:pPr>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rsidR="009E0DAA" w:rsidRDefault="009E0DAA" w:rsidP="00F37156"/>
    <w:p w:rsidR="00152D10" w:rsidRDefault="00242011" w:rsidP="00F37156">
      <w:pPr>
        <w:ind w:firstLine="0"/>
        <w:jc w:val="center"/>
      </w:pPr>
      <w:r>
        <w:rPr>
          <w:noProof/>
        </w:rPr>
        <mc:AlternateContent>
          <mc:Choice Requires="wps">
            <w:drawing>
              <wp:anchor distT="0" distB="0" distL="114300" distR="114300" simplePos="0" relativeHeight="251633152" behindDoc="0" locked="0" layoutInCell="1" allowOverlap="1" wp14:anchorId="3DC68067" wp14:editId="0338B5C8">
                <wp:simplePos x="0" y="0"/>
                <wp:positionH relativeFrom="column">
                  <wp:posOffset>935962</wp:posOffset>
                </wp:positionH>
                <wp:positionV relativeFrom="paragraph">
                  <wp:posOffset>2453470</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195658" w:rsidRPr="002815BE" w:rsidRDefault="00195658" w:rsidP="002815BE">
                            <w:pPr>
                              <w:pStyle w:val="Caption"/>
                              <w:rPr>
                                <w:i w:val="0"/>
                                <w:noProof/>
                                <w:color w:val="auto"/>
                                <w:sz w:val="24"/>
                                <w:szCs w:val="24"/>
                              </w:rPr>
                            </w:pPr>
                            <w:bookmarkStart w:id="736" w:name="_Toc454398762"/>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7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C68067" id="_x0000_t202" coordsize="21600,21600" o:spt="202" path="m,l,21600r21600,l21600,xe">
                <v:stroke joinstyle="miter"/>
                <v:path gradientshapeok="t" o:connecttype="rect"/>
              </v:shapetype>
              <v:shape id="Text Box 1" o:spid="_x0000_s1026" type="#_x0000_t202" style="position:absolute;left:0;text-align:left;margin-left:73.7pt;margin-top:193.2pt;width:358.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" stroked="f">
                <v:textbox style="mso-fit-shape-to-text:t" inset="0,0,0,0">
                  <w:txbxContent>
                    <w:p w:rsidR="00195658" w:rsidRPr="002815BE" w:rsidRDefault="00195658" w:rsidP="002815BE">
                      <w:pPr>
                        <w:pStyle w:val="Caption"/>
                        <w:rPr>
                          <w:i w:val="0"/>
                          <w:noProof/>
                          <w:color w:val="auto"/>
                          <w:sz w:val="24"/>
                          <w:szCs w:val="24"/>
                        </w:rPr>
                      </w:pPr>
                      <w:bookmarkStart w:id="737" w:name="_Toc454398762"/>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bookmarkEnd w:id="737"/>
                    </w:p>
                  </w:txbxContent>
                </v:textbox>
                <w10:wrap type="topAndBottom"/>
              </v:shape>
            </w:pict>
          </mc:Fallback>
        </mc:AlternateContent>
      </w:r>
      <w:r w:rsidR="00AF7EFE">
        <w:rPr>
          <w:noProof/>
        </w:rPr>
        <w:drawing>
          <wp:inline distT="0" distB="0" distL="0" distR="0" wp14:anchorId="2996D711" wp14:editId="1AC57541">
            <wp:extent cx="2866030" cy="242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9889" cy="2439195"/>
                    </a:xfrm>
                    <a:prstGeom prst="rect">
                      <a:avLst/>
                    </a:prstGeom>
                    <a:noFill/>
                    <a:ln>
                      <a:noFill/>
                    </a:ln>
                  </pic:spPr>
                </pic:pic>
              </a:graphicData>
            </a:graphic>
          </wp:inline>
        </w:drawing>
      </w:r>
    </w:p>
    <w:p w:rsidR="00152D10" w:rsidRDefault="00152D10" w:rsidP="004A6492">
      <w:pPr>
        <w:jc w:val="center"/>
      </w:pPr>
    </w:p>
    <w:p w:rsidR="0094457A" w:rsidRPr="00A35228" w:rsidRDefault="0094457A" w:rsidP="0094457A">
      <w:pPr>
        <w:rPr>
          <w:color w:val="auto"/>
        </w:rPr>
      </w:pPr>
      <w:r w:rsidRPr="00A35228">
        <w:rPr>
          <w:color w:val="auto"/>
        </w:rPr>
        <w:t xml:space="preserve">Comunicarea reală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738"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739" w:author="Szabolcs Bene" w:date="2016-06-20T22:22:00Z">
        <w:r w:rsidR="00F00484">
          <w:rPr>
            <w:color w:val="auto"/>
          </w:rPr>
          <w:t xml:space="preserve"> și</w:t>
        </w:r>
      </w:ins>
      <w:del w:id="740" w:author="Szabolcs Bene" w:date="2016-06-20T22:22:00Z">
        <w:r w:rsidRPr="00A35228" w:rsidDel="00F00484">
          <w:rPr>
            <w:color w:val="auto"/>
          </w:rPr>
          <w:delText>,</w:delText>
        </w:r>
      </w:del>
      <w:r w:rsidRPr="00A35228">
        <w:rPr>
          <w:color w:val="auto"/>
        </w:rPr>
        <w:t xml:space="preserve"> conferinţe audio/video</w:t>
      </w:r>
      <w:del w:id="741"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742" w:author="Szabolcs Bene" w:date="2016-06-20T22:22:00Z">
        <w:r w:rsidR="00FF5308">
          <w:rPr>
            <w:color w:val="auto"/>
          </w:rPr>
          <w:t>.</w:t>
        </w:r>
      </w:ins>
      <w:r w:rsidR="0046316D">
        <w:t>.</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743" w:name="_Toc454399469"/>
      <w:r>
        <w:t>WebRTC</w:t>
      </w:r>
      <w:bookmarkEnd w:id="743"/>
    </w:p>
    <w:p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rsidR="006111C7" w:rsidRPr="006111C7" w:rsidRDefault="006111C7" w:rsidP="003C6457">
      <w:pPr>
        <w:rPr>
          <w:color w:val="auto"/>
        </w:rPr>
      </w:pPr>
      <w:r w:rsidRPr="006111C7">
        <w:rPr>
          <w:color w:val="auto"/>
        </w:rPr>
        <w:t>WebRTC este un proiect utilizabil</w:t>
      </w:r>
      <w:del w:id="744"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745"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comunicarea prîntr-un set de protocoale. WebRTC este susţinut de diferite platforme cum ar fi Chrome, Mozilla sau Opera, şi este întreţinut de echipele Google Chrome. </w:t>
      </w:r>
    </w:p>
    <w:p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746" w:author="Szabolcs Bene" w:date="2016-06-20T22:24:00Z">
        <w:r w:rsidRPr="006111C7" w:rsidDel="00D8220B">
          <w:rPr>
            <w:color w:val="auto"/>
          </w:rPr>
          <w:delText xml:space="preserve">lucruri </w:delText>
        </w:r>
      </w:del>
      <w:ins w:id="747"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rsidR="006111C7" w:rsidRPr="006111C7" w:rsidRDefault="006111C7" w:rsidP="003C6457">
      <w:pPr>
        <w:rPr>
          <w:color w:val="auto"/>
        </w:rPr>
      </w:pPr>
      <w:r w:rsidRPr="006111C7">
        <w:rPr>
          <w:color w:val="auto"/>
        </w:rPr>
        <w:t xml:space="preserve">Tehnologia vine cu avantaje mari, când este vorba de RTC. În primul rând, funcţionalităţile oferite sunt uşor folosite şi implementate, şi nu este nevoie de folosirea unei librării externe sau 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rsidR="00B160B1" w:rsidRPr="003C6457" w:rsidRDefault="006111C7" w:rsidP="003C6457">
      <w:pPr>
        <w:rPr>
          <w:color w:val="auto"/>
        </w:rPr>
      </w:pPr>
      <w:r w:rsidRPr="006111C7">
        <w:rPr>
          <w:color w:val="auto"/>
        </w:rPr>
        <w:lastRenderedPageBreak/>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rsidR="004E4F75" w:rsidRPr="004114C2" w:rsidRDefault="004E4F75" w:rsidP="004E4F75">
      <w:pPr>
        <w:pStyle w:val="Heading3"/>
        <w:numPr>
          <w:ilvl w:val="2"/>
          <w:numId w:val="1"/>
        </w:numPr>
      </w:pPr>
      <w:bookmarkStart w:id="748" w:name="_Toc454399470"/>
      <w:r>
        <w:t>Arhitectura WebRTC</w:t>
      </w:r>
      <w:bookmarkEnd w:id="748"/>
    </w:p>
    <w:p w:rsidR="004E4F75" w:rsidRDefault="004E4F75" w:rsidP="009C4D97"/>
    <w:p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rsidR="00422DD8" w:rsidRDefault="0074152A" w:rsidP="0074152A">
      <w:pPr>
        <w:rPr>
          <w:ins w:id="749" w:author="Szabolcs Bene" w:date="2016-06-21T22:42:00Z"/>
        </w:rPr>
      </w:pPr>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rsidR="003F16CD" w:rsidRDefault="003F16CD" w:rsidP="0074152A"/>
    <w:p w:rsidR="00074ACC" w:rsidRDefault="00780F1A" w:rsidP="00796E90">
      <w:r>
        <w:rPr>
          <w:noProof/>
        </w:rPr>
        <mc:AlternateContent>
          <mc:Choice Requires="wps">
            <w:drawing>
              <wp:anchor distT="0" distB="0" distL="114300" distR="114300" simplePos="0" relativeHeight="251689472" behindDoc="0" locked="0" layoutInCell="1" allowOverlap="1" wp14:anchorId="2141A372" wp14:editId="6E28031D">
                <wp:simplePos x="0" y="0"/>
                <wp:positionH relativeFrom="column">
                  <wp:posOffset>-554649</wp:posOffset>
                </wp:positionH>
                <wp:positionV relativeFrom="paragraph">
                  <wp:posOffset>3298285</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195658" w:rsidRPr="00957E4F" w:rsidRDefault="00195658" w:rsidP="00957E4F">
                            <w:pPr>
                              <w:pStyle w:val="Caption"/>
                              <w:jc w:val="center"/>
                              <w:rPr>
                                <w:i w:val="0"/>
                                <w:noProof/>
                                <w:color w:val="auto"/>
                                <w:sz w:val="24"/>
                                <w:szCs w:val="24"/>
                              </w:rPr>
                            </w:pPr>
                            <w:bookmarkStart w:id="750" w:name="_Toc454398763"/>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7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1A372" id="Text Box 33" o:spid="_x0000_s1027" type="#_x0000_t202" style="position:absolute;left:0;text-align:left;margin-left:-43.65pt;margin-top:259.7pt;width:490.7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" stroked="f">
                <v:textbox style="mso-fit-shape-to-text:t" inset="0,0,0,0">
                  <w:txbxContent>
                    <w:p w:rsidR="00195658" w:rsidRPr="00957E4F" w:rsidRDefault="00195658" w:rsidP="00957E4F">
                      <w:pPr>
                        <w:pStyle w:val="Caption"/>
                        <w:jc w:val="center"/>
                        <w:rPr>
                          <w:i w:val="0"/>
                          <w:noProof/>
                          <w:color w:val="auto"/>
                          <w:sz w:val="24"/>
                          <w:szCs w:val="24"/>
                        </w:rPr>
                      </w:pPr>
                      <w:bookmarkStart w:id="751" w:name="_Toc454398763"/>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bookmarkEnd w:id="751"/>
                    </w:p>
                  </w:txbxContent>
                </v:textbox>
                <w10:wrap type="topAndBottom"/>
              </v:shape>
            </w:pict>
          </mc:Fallback>
        </mc:AlternateContent>
      </w:r>
      <w:r w:rsidR="00355B47">
        <w:rPr>
          <w:noProof/>
        </w:rPr>
        <w:drawing>
          <wp:inline distT="0" distB="0" distL="0" distR="0" wp14:anchorId="58495EEC" wp14:editId="11CB7255">
            <wp:extent cx="4931562" cy="322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9593" cy="3232080"/>
                    </a:xfrm>
                    <a:prstGeom prst="rect">
                      <a:avLst/>
                    </a:prstGeom>
                    <a:noFill/>
                    <a:ln>
                      <a:noFill/>
                    </a:ln>
                  </pic:spPr>
                </pic:pic>
              </a:graphicData>
            </a:graphic>
          </wp:inline>
        </w:drawing>
      </w:r>
    </w:p>
    <w:p w:rsidR="009E23EF" w:rsidDel="003F16CD" w:rsidRDefault="006B0314" w:rsidP="00A56608">
      <w:pPr>
        <w:rPr>
          <w:del w:id="752" w:author="Szabolcs Bene" w:date="2016-06-21T22:01:00Z"/>
        </w:rPr>
      </w:pPr>
      <w:r>
        <w:t>.</w:t>
      </w:r>
    </w:p>
    <w:p w:rsidR="003F16CD" w:rsidRDefault="003F16CD" w:rsidP="00796E90">
      <w:pPr>
        <w:rPr>
          <w:ins w:id="753" w:author="Szabolcs Bene" w:date="2016-06-21T22:42:00Z"/>
        </w:rPr>
      </w:pPr>
    </w:p>
    <w:p w:rsidR="005D14C0" w:rsidRPr="00957E4F" w:rsidDel="00355B47" w:rsidRDefault="005D14C0" w:rsidP="00957E4F">
      <w:pPr>
        <w:rPr>
          <w:del w:id="754" w:author="Szabolcs Bene" w:date="2016-06-21T22:01:00Z"/>
        </w:rPr>
      </w:pPr>
    </w:p>
    <w:p w:rsidR="009C4D97" w:rsidDel="00CC434F" w:rsidRDefault="009C4D97" w:rsidP="00892571">
      <w:pPr>
        <w:pStyle w:val="NormalWeb"/>
        <w:shd w:val="clear" w:color="auto" w:fill="FFFFFF"/>
        <w:spacing w:before="0" w:beforeAutospacing="0" w:after="150" w:afterAutospacing="0"/>
        <w:jc w:val="both"/>
        <w:rPr>
          <w:del w:id="755" w:author="Szabolcs Bene" w:date="2016-06-21T22:00:00Z"/>
          <w:color w:val="333333"/>
        </w:rPr>
      </w:pPr>
    </w:p>
    <w:p w:rsidR="00A56608" w:rsidRPr="00A35228" w:rsidRDefault="00A56608" w:rsidP="00A56608">
      <w:r w:rsidRPr="00A35228">
        <w:t xml:space="preserve">La prima vedere se pot observa două layere distincte: </w:t>
      </w:r>
    </w:p>
    <w:p w:rsidR="00A56608" w:rsidRPr="00A35228" w:rsidRDefault="00A56608" w:rsidP="00F911C4">
      <w:pPr>
        <w:pStyle w:val="ListParagraph"/>
        <w:numPr>
          <w:ilvl w:val="0"/>
          <w:numId w:val="50"/>
        </w:numPr>
      </w:pPr>
      <w:r w:rsidRPr="00A35228">
        <w:t xml:space="preserve">Programatorii browserelor sunt interesaţi în API-ul WebRTC C++ </w:t>
      </w:r>
    </w:p>
    <w:p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rsidR="00A56608" w:rsidRPr="00A35228" w:rsidRDefault="00A56608" w:rsidP="00A56608">
      <w:r>
        <w:lastRenderedPageBreak/>
        <w:t>Aplicaţiile</w:t>
      </w:r>
      <w:r w:rsidRPr="00A35228">
        <w:t xml:space="preserve"> web vor folosi capabilitaţile de comunicare în timp real oferite de API-ul Web, oferit de tehnologia WebRTC. </w:t>
      </w:r>
    </w:p>
    <w:p w:rsidR="004E4F75" w:rsidRPr="00A56608" w:rsidRDefault="00A56608" w:rsidP="00A56608">
      <w:r>
        <w:t>Multe componente sunt abstractizate, oferind creatorilor de aplicaţii web să implementeze propriile lor modalităţi de gestiune a datelor cum ar fi componenta de transport şi sesiuni folosite pentru diferite protocoale de transport, componenta de STUN/ICE care este folosită pentru stabilirea conexiunii sau componentă de gestionare a sesiunilor</w:t>
      </w:r>
      <w:r w:rsidR="00892571" w:rsidRPr="00A56608">
        <w:t>.</w:t>
      </w:r>
    </w:p>
    <w:p w:rsidR="00F02F80" w:rsidRDefault="00F02F80" w:rsidP="00F02F80">
      <w:pPr>
        <w:pStyle w:val="Heading3"/>
        <w:numPr>
          <w:ilvl w:val="2"/>
          <w:numId w:val="1"/>
        </w:numPr>
      </w:pPr>
      <w:bookmarkStart w:id="756" w:name="_Toc454399471"/>
      <w:r>
        <w:t>Media Path</w:t>
      </w:r>
      <w:bookmarkEnd w:id="756"/>
    </w:p>
    <w:p w:rsidR="00265356" w:rsidRDefault="00265356" w:rsidP="00265356">
      <w:r>
        <w:t>Pentru calea de media se foloseste Real Time Protocol (RTP). Conform schi</w:t>
      </w:r>
      <w:ins w:id="757" w:author="Szabolcs Bene" w:date="2016-06-20T22:25:00Z">
        <w:r w:rsidR="00FE404C">
          <w:t>ț</w:t>
        </w:r>
      </w:ins>
      <w:del w:id="758" w:author="Szabolcs Bene" w:date="2016-06-20T22:25:00Z">
        <w:r w:rsidDel="00FE404C">
          <w:delText>t</w:delText>
        </w:r>
      </w:del>
      <w:r>
        <w:t>elor d</w:t>
      </w:r>
      <w:r w:rsidR="003D728A">
        <w:t>e specificatii [5], se consideră</w:t>
      </w:r>
      <w:r>
        <w:t xml:space="preserve">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278729"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27" cy="465637"/>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bookmarkStart w:id="759" w:name="_Toc454398764"/>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bookmarkEnd w:id="759"/>
    </w:p>
    <w:p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087821" cy="101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9749" cy="102602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bookmarkStart w:id="760" w:name="_Toc454398765"/>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bookmarkEnd w:id="760"/>
    </w:p>
    <w:p w:rsidR="004C2A44" w:rsidDel="00CC434F" w:rsidRDefault="004C2A44" w:rsidP="003C155E">
      <w:pPr>
        <w:rPr>
          <w:del w:id="761" w:author="Szabolcs Bene" w:date="2016-06-21T21:59:00Z"/>
        </w:rPr>
      </w:pPr>
      <w:r>
        <w:t>In aceasta topologie sunt stabilite mai multe conexiuni de WebRTC. Dezavantajul acestei topologii este ca creste cererea de bandwidth si de retea la cresterea utilizatorilor, care intra in aceasta topologie.</w:t>
      </w:r>
    </w:p>
    <w:p w:rsidR="00E80B96" w:rsidDel="00CC434F" w:rsidRDefault="00E80B96" w:rsidP="003C155E">
      <w:pPr>
        <w:rPr>
          <w:del w:id="762" w:author="Szabolcs Bene" w:date="2016-06-21T21:59:00Z"/>
        </w:rPr>
      </w:pPr>
    </w:p>
    <w:p w:rsidR="00E80B96" w:rsidDel="00CC434F" w:rsidRDefault="00E80B96" w:rsidP="003C155E">
      <w:pPr>
        <w:rPr>
          <w:del w:id="763" w:author="Szabolcs Bene" w:date="2016-06-21T21:59:00Z"/>
        </w:rPr>
      </w:pPr>
    </w:p>
    <w:p w:rsidR="00E80B96" w:rsidDel="00CC434F" w:rsidRDefault="00E80B96" w:rsidP="003C155E">
      <w:pPr>
        <w:rPr>
          <w:del w:id="764" w:author="Szabolcs Bene" w:date="2016-06-21T21:59:00Z"/>
        </w:rPr>
      </w:pPr>
    </w:p>
    <w:p w:rsidR="00E80B96" w:rsidDel="00CC434F" w:rsidRDefault="00E80B96" w:rsidP="003C155E">
      <w:pPr>
        <w:rPr>
          <w:del w:id="765" w:author="Szabolcs Bene" w:date="2016-06-21T21:59:00Z"/>
        </w:rPr>
      </w:pPr>
    </w:p>
    <w:p w:rsidR="00E80B96" w:rsidDel="00CC434F" w:rsidRDefault="00E80B96" w:rsidP="003C155E">
      <w:pPr>
        <w:rPr>
          <w:del w:id="766" w:author="Szabolcs Bene" w:date="2016-06-21T21:59:00Z"/>
        </w:rPr>
      </w:pPr>
    </w:p>
    <w:p w:rsidR="00E80B96" w:rsidDel="00CC434F" w:rsidRDefault="00E80B96" w:rsidP="003C155E">
      <w:pPr>
        <w:rPr>
          <w:del w:id="767" w:author="Szabolcs Bene" w:date="2016-06-21T21:59:00Z"/>
        </w:rPr>
      </w:pPr>
    </w:p>
    <w:p w:rsidR="00E80B96" w:rsidDel="00CC434F" w:rsidRDefault="00E80B96" w:rsidP="003C155E">
      <w:pPr>
        <w:rPr>
          <w:del w:id="768" w:author="Szabolcs Bene" w:date="2016-06-21T21:59:00Z"/>
        </w:rPr>
      </w:pPr>
    </w:p>
    <w:p w:rsidR="00E80B96" w:rsidDel="00CC434F" w:rsidRDefault="00E80B96" w:rsidP="003C155E">
      <w:pPr>
        <w:rPr>
          <w:del w:id="769" w:author="Szabolcs Bene" w:date="2016-06-21T21:59:00Z"/>
        </w:rPr>
      </w:pPr>
    </w:p>
    <w:p w:rsidR="00E80B96" w:rsidDel="00CC434F" w:rsidRDefault="00E80B96" w:rsidP="003C155E">
      <w:pPr>
        <w:rPr>
          <w:del w:id="770" w:author="Szabolcs Bene" w:date="2016-06-21T21:59:00Z"/>
        </w:rPr>
      </w:pPr>
    </w:p>
    <w:p w:rsidR="00E80B96" w:rsidRDefault="00E80B96" w:rsidP="003C155E"/>
    <w:p w:rsidR="008A182A" w:rsidRDefault="008A182A" w:rsidP="003C155E">
      <w:pPr>
        <w:rPr>
          <w:b/>
        </w:rPr>
      </w:pPr>
      <w:r>
        <w:rPr>
          <w:b/>
        </w:rPr>
        <w:t>Mixer RTP cu doar un Unicast</w:t>
      </w:r>
    </w:p>
    <w:p w:rsidR="00E80B96" w:rsidRDefault="00E80B96" w:rsidP="003C155E"/>
    <w:p w:rsidR="009B66C2" w:rsidRDefault="008A182A" w:rsidP="009B66C2">
      <w:pPr>
        <w:keepNext/>
        <w:jc w:val="center"/>
      </w:pPr>
      <w:r w:rsidRPr="008A182A">
        <w:rPr>
          <w:noProof/>
        </w:rPr>
        <w:drawing>
          <wp:inline distT="0" distB="0" distL="0" distR="0" wp14:anchorId="65F50DF8" wp14:editId="0525DCEE">
            <wp:extent cx="2075609" cy="7252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542" cy="726588"/>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bookmarkStart w:id="771" w:name="_Toc454398766"/>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bookmarkEnd w:id="771"/>
    </w:p>
    <w:p w:rsidR="008A182A" w:rsidRDefault="00AF7ED6" w:rsidP="003C155E">
      <w:r w:rsidRPr="00A35228">
        <w:rPr>
          <w:color w:val="auto"/>
        </w:rPr>
        <w:lastRenderedPageBreak/>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rsidR="000C0005" w:rsidRPr="008A182A" w:rsidRDefault="000C0005" w:rsidP="003C155E"/>
    <w:p w:rsidR="007F2B33" w:rsidRDefault="007F2B33" w:rsidP="007F2B33">
      <w:pPr>
        <w:pStyle w:val="Heading2"/>
        <w:numPr>
          <w:ilvl w:val="1"/>
          <w:numId w:val="1"/>
        </w:numPr>
      </w:pPr>
      <w:bookmarkStart w:id="772" w:name="_Toc454399472"/>
      <w:r>
        <w:t>WebRTC vs WebSockets</w:t>
      </w:r>
      <w:bookmarkEnd w:id="772"/>
    </w:p>
    <w:p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rsidR="00C3785D" w:rsidRPr="00C3785D" w:rsidRDefault="00C3785D" w:rsidP="00C3785D">
      <w:pPr>
        <w:jc w:val="center"/>
        <w:rPr>
          <w:color w:val="auto"/>
        </w:rPr>
      </w:pPr>
      <w:bookmarkStart w:id="773" w:name="_Toc454397441"/>
      <w:r>
        <w:rPr>
          <w:color w:val="auto"/>
        </w:rPr>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Pr="00C3785D">
        <w:rPr>
          <w:color w:val="auto"/>
        </w:rPr>
        <w:t>1</w:t>
      </w:r>
      <w:r w:rsidRPr="00C3785D">
        <w:rPr>
          <w:color w:val="auto"/>
        </w:rPr>
        <w:fldChar w:fldCharType="end"/>
      </w:r>
      <w:r w:rsidRPr="00C3785D">
        <w:rPr>
          <w:color w:val="auto"/>
        </w:rPr>
        <w:t xml:space="preserve"> WebRTC vs WebSockets</w:t>
      </w:r>
      <w:bookmarkEnd w:id="773"/>
    </w:p>
    <w:tbl>
      <w:tblPr>
        <w:tblStyle w:val="TableGrid"/>
        <w:tblW w:w="9350" w:type="dxa"/>
        <w:tblLook w:val="04A0" w:firstRow="1" w:lastRow="0" w:firstColumn="1" w:lastColumn="0" w:noHBand="0" w:noVBand="1"/>
      </w:tblPr>
      <w:tblGrid>
        <w:gridCol w:w="4675"/>
        <w:gridCol w:w="4675"/>
      </w:tblGrid>
      <w:tr w:rsidR="00ED21E1" w:rsidRPr="00A35228" w:rsidTr="00190E4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WebRTC</w:t>
            </w:r>
          </w:p>
        </w:t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WebScockets</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Peer-to-Peer</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WebSockets are nevoie de un webserver centralizat pentru a trimite datele, mesajele sau imagini</w:t>
            </w:r>
            <w:r>
              <w:rPr>
                <w:rFonts w:ascii="Times New Roman" w:hAnsi="Times New Roman" w:cs="Times New Roman"/>
                <w:sz w:val="24"/>
                <w:szCs w:val="24"/>
              </w:rPr>
              <w:t>le</w:t>
            </w:r>
            <w:r w:rsidRPr="00A35228">
              <w:rPr>
                <w:rFonts w:ascii="Times New Roman" w:hAnsi="Times New Roman" w:cs="Times New Roman"/>
                <w:sz w:val="24"/>
                <w:szCs w:val="24"/>
              </w:rPr>
              <w:t xml:space="preserve"> video.</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Comunicarea este bidirecta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client-client;</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Are nevoie de un serviciu extern, numit signalling, prin care se transmit </w:t>
            </w:r>
            <w:r>
              <w:rPr>
                <w:rFonts w:ascii="Times New Roman" w:hAnsi="Times New Roman" w:cs="Times New Roman"/>
                <w:sz w:val="24"/>
                <w:szCs w:val="24"/>
              </w:rPr>
              <w:t>informaţii</w:t>
            </w:r>
            <w:r w:rsidRPr="00A35228">
              <w:rPr>
                <w:rFonts w:ascii="Times New Roman" w:hAnsi="Times New Roman" w:cs="Times New Roman"/>
                <w:sz w:val="24"/>
                <w:szCs w:val="24"/>
              </w:rPr>
              <w:t xml:space="preserve"> de </w:t>
            </w:r>
            <w:r>
              <w:rPr>
                <w:rFonts w:ascii="Times New Roman" w:hAnsi="Times New Roman" w:cs="Times New Roman"/>
                <w:sz w:val="24"/>
                <w:szCs w:val="24"/>
              </w:rPr>
              <w:t>reţea</w:t>
            </w:r>
            <w:r w:rsidRPr="00A35228">
              <w:rPr>
                <w:rFonts w:ascii="Times New Roman" w:hAnsi="Times New Roman" w:cs="Times New Roman"/>
                <w:sz w:val="24"/>
                <w:szCs w:val="24"/>
              </w:rPr>
              <w:t xml:space="preserve"> pentru stabilirea conexiunii.</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implementarea unui serviciu de signalling se poate folosi WebSockets, sau </w:t>
            </w:r>
            <w:r w:rsidRPr="00A35228">
              <w:rPr>
                <w:rFonts w:ascii="Times New Roman" w:hAnsi="Times New Roman" w:cs="Times New Roman"/>
                <w:sz w:val="24"/>
                <w:szCs w:val="24"/>
              </w:rPr>
              <w:lastRenderedPageBreak/>
              <w:t>diferite librarii care au la baza lor implementare</w:t>
            </w:r>
            <w:r>
              <w:rPr>
                <w:rFonts w:ascii="Times New Roman" w:hAnsi="Times New Roman" w:cs="Times New Roman"/>
                <w:sz w:val="24"/>
                <w:szCs w:val="24"/>
              </w:rPr>
              <w:t>a</w:t>
            </w:r>
            <w:r w:rsidRPr="00A35228">
              <w:rPr>
                <w:rFonts w:ascii="Times New Roman" w:hAnsi="Times New Roman" w:cs="Times New Roman"/>
                <w:sz w:val="24"/>
                <w:szCs w:val="24"/>
              </w:rPr>
              <w:t xml:space="preserve"> socketuri</w:t>
            </w:r>
            <w:r>
              <w:rPr>
                <w:rFonts w:ascii="Times New Roman" w:hAnsi="Times New Roman" w:cs="Times New Roman"/>
                <w:sz w:val="24"/>
                <w:szCs w:val="24"/>
              </w:rPr>
              <w:t>lor</w:t>
            </w:r>
            <w:r w:rsidRPr="00A35228">
              <w:rPr>
                <w:rFonts w:ascii="Times New Roman" w:hAnsi="Times New Roman" w:cs="Times New Roman"/>
                <w:sz w:val="24"/>
                <w:szCs w:val="24"/>
              </w:rPr>
              <w:t xml:space="preserve"> (ex. Socket.io)</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lastRenderedPageBreak/>
              <w:t>Comunicarea este bidirectionala</w:t>
            </w:r>
            <w:r w:rsidRPr="00A35228">
              <w:rPr>
                <w:rFonts w:ascii="Times New Roman" w:hAnsi="Times New Roman" w:cs="Times New Roman"/>
                <w:sz w:val="24"/>
                <w:szCs w:val="24"/>
              </w:rPr>
              <w:t xml:space="preserve">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client-server-client</w:t>
            </w:r>
            <w:r>
              <w:rPr>
                <w:rFonts w:ascii="Times New Roman" w:hAnsi="Times New Roman" w:cs="Times New Roman"/>
                <w:sz w:val="24"/>
                <w:szCs w:val="24"/>
              </w:rPr>
              <w:t>, reducând astfel viteza de t</w:t>
            </w:r>
            <w:r w:rsidRPr="00A35228">
              <w:rPr>
                <w:rFonts w:ascii="Times New Roman" w:hAnsi="Times New Roman" w:cs="Times New Roman"/>
                <w:sz w:val="24"/>
                <w:szCs w:val="24"/>
              </w:rPr>
              <w:t>rimite</w:t>
            </w:r>
            <w:r>
              <w:rPr>
                <w:rFonts w:ascii="Times New Roman" w:hAnsi="Times New Roman" w:cs="Times New Roman"/>
                <w:sz w:val="24"/>
                <w:szCs w:val="24"/>
              </w:rPr>
              <w:t>re a</w:t>
            </w:r>
            <w:r w:rsidRPr="00A35228">
              <w:rPr>
                <w:rFonts w:ascii="Times New Roman" w:hAnsi="Times New Roman" w:cs="Times New Roman"/>
                <w:sz w:val="24"/>
                <w:szCs w:val="24"/>
              </w:rPr>
              <w:t xml:space="preserve"> date</w:t>
            </w:r>
            <w:r>
              <w:rPr>
                <w:rFonts w:ascii="Times New Roman" w:hAnsi="Times New Roman" w:cs="Times New Roman"/>
                <w:sz w:val="24"/>
                <w:szCs w:val="24"/>
              </w:rPr>
              <w:t>lor</w:t>
            </w:r>
            <w:r w:rsidRPr="00A35228">
              <w:rPr>
                <w:rFonts w:ascii="Times New Roman" w:hAnsi="Times New Roman" w:cs="Times New Roman"/>
                <w:sz w:val="24"/>
                <w:szCs w:val="24"/>
              </w:rPr>
              <w:t xml:space="preserve"> de la un client la altul</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WebRTC este oferit numai de ultimele versiuni a</w:t>
            </w:r>
            <w:r>
              <w:rPr>
                <w:rFonts w:ascii="Times New Roman" w:hAnsi="Times New Roman" w:cs="Times New Roman"/>
                <w:sz w:val="24"/>
                <w:szCs w:val="24"/>
              </w:rPr>
              <w:t xml:space="preserve">le </w:t>
            </w:r>
            <w:r w:rsidRPr="00A44A2F">
              <w:rPr>
                <w:rFonts w:ascii="Times New Roman" w:hAnsi="Times New Roman" w:cs="Times New Roman"/>
                <w:sz w:val="24"/>
                <w:szCs w:val="24"/>
              </w:rPr>
              <w:t xml:space="preserve">majorităţii </w:t>
            </w:r>
            <w:r w:rsidRPr="00A35228">
              <w:rPr>
                <w:rFonts w:ascii="Times New Roman" w:hAnsi="Times New Roman" w:cs="Times New Roman"/>
                <w:sz w:val="24"/>
                <w:szCs w:val="24"/>
              </w:rPr>
              <w:t>browserelor. Ex: Chrome, Firefox, Opera</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socketuri este oferit de toate browserele, </w:t>
            </w:r>
            <w:r>
              <w:rPr>
                <w:rFonts w:ascii="Times New Roman" w:hAnsi="Times New Roman" w:cs="Times New Roman"/>
                <w:sz w:val="24"/>
                <w:szCs w:val="24"/>
              </w:rPr>
              <w:t>fără</w:t>
            </w:r>
            <w:r w:rsidRPr="00A35228">
              <w:rPr>
                <w:rFonts w:ascii="Times New Roman" w:hAnsi="Times New Roman" w:cs="Times New Roman"/>
                <w:sz w:val="24"/>
                <w:szCs w:val="24"/>
              </w:rPr>
              <w:t xml:space="preserve"> </w:t>
            </w:r>
            <w:r>
              <w:rPr>
                <w:rFonts w:ascii="Times New Roman" w:hAnsi="Times New Roman" w:cs="Times New Roman"/>
                <w:sz w:val="24"/>
                <w:szCs w:val="24"/>
              </w:rPr>
              <w:t>excepţie</w:t>
            </w:r>
            <w:r w:rsidRPr="00A35228">
              <w:rPr>
                <w:rFonts w:ascii="Times New Roman" w:hAnsi="Times New Roman" w:cs="Times New Roman"/>
                <w:sz w:val="24"/>
                <w:szCs w:val="24"/>
              </w:rPr>
              <w: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Este browser-browser, iar “camerele” pentru </w:t>
            </w:r>
          </w:p>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conversaţii</w:t>
            </w:r>
            <w:r w:rsidRPr="00A35228">
              <w:rPr>
                <w:rFonts w:ascii="Times New Roman" w:hAnsi="Times New Roman" w:cs="Times New Roman"/>
                <w:sz w:val="24"/>
                <w:szCs w:val="24"/>
              </w:rPr>
              <w:t xml:space="preserve"> sunt create </w:t>
            </w:r>
            <w:r>
              <w:rPr>
                <w:rFonts w:ascii="Times New Roman" w:hAnsi="Times New Roman" w:cs="Times New Roman"/>
                <w:sz w:val="24"/>
                <w:szCs w:val="24"/>
              </w:rPr>
              <w:t>în</w:t>
            </w:r>
            <w:r w:rsidRPr="00A35228">
              <w:rPr>
                <w:rFonts w:ascii="Times New Roman" w:hAnsi="Times New Roman" w:cs="Times New Roman"/>
                <w:sz w:val="24"/>
                <w:szCs w:val="24"/>
              </w:rPr>
              <w:t xml:space="preserve"> procesul de signaling</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handshakeuri HTTP compatibile </w:t>
            </w:r>
            <w:r>
              <w:rPr>
                <w:rFonts w:ascii="Times New Roman" w:hAnsi="Times New Roman" w:cs="Times New Roman"/>
                <w:sz w:val="24"/>
                <w:szCs w:val="24"/>
              </w:rPr>
              <w:t>şi</w:t>
            </w:r>
            <w:r w:rsidRPr="00A35228">
              <w:rPr>
                <w:rFonts w:ascii="Times New Roman" w:hAnsi="Times New Roman" w:cs="Times New Roman"/>
                <w:sz w:val="24"/>
                <w:szCs w:val="24"/>
              </w:rPr>
              <w:t xml:space="preserve"> porturi default pentru combinarea mai </w:t>
            </w:r>
            <w:r>
              <w:rPr>
                <w:rFonts w:ascii="Times New Roman" w:hAnsi="Times New Roman" w:cs="Times New Roman"/>
                <w:sz w:val="24"/>
                <w:szCs w:val="24"/>
              </w:rPr>
              <w:t>uşoară</w:t>
            </w:r>
            <w:r w:rsidRPr="00A35228">
              <w:rPr>
                <w:rFonts w:ascii="Times New Roman" w:hAnsi="Times New Roman" w:cs="Times New Roman"/>
                <w:sz w:val="24"/>
                <w:szCs w:val="24"/>
              </w:rPr>
              <w:t xml:space="preserve"> a infrastructurii web existente </w:t>
            </w:r>
            <w:r>
              <w:rPr>
                <w:rFonts w:ascii="Times New Roman" w:hAnsi="Times New Roman" w:cs="Times New Roman"/>
                <w:sz w:val="24"/>
                <w:szCs w:val="24"/>
              </w:rPr>
              <w:t>şi</w:t>
            </w:r>
            <w:r w:rsidRPr="00A35228">
              <w:rPr>
                <w:rFonts w:ascii="Times New Roman" w:hAnsi="Times New Roman" w:cs="Times New Roman"/>
                <w:sz w:val="24"/>
                <w:szCs w:val="24"/>
              </w:rPr>
              <w:t xml:space="preserve"> a proxyurilor/firewall-urilor</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Layerul de transport este configurabil</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Un API de browser mai usor folosit </w:t>
            </w:r>
            <w:r>
              <w:rPr>
                <w:rFonts w:ascii="Times New Roman" w:hAnsi="Times New Roman" w:cs="Times New Roman"/>
                <w:sz w:val="24"/>
                <w:szCs w:val="24"/>
              </w:rPr>
              <w:t>şi</w:t>
            </w:r>
            <w:r w:rsidRPr="00A35228">
              <w:rPr>
                <w:rFonts w:ascii="Times New Roman" w:hAnsi="Times New Roman" w:cs="Times New Roman"/>
                <w:sz w:val="24"/>
                <w:szCs w:val="24"/>
              </w:rPr>
              <w:t xml:space="preserve"> implementat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Majoritatea aplicatiilor </w:t>
            </w:r>
            <w:r>
              <w:rPr>
                <w:rFonts w:ascii="Times New Roman" w:hAnsi="Times New Roman" w:cs="Times New Roman"/>
                <w:sz w:val="24"/>
                <w:szCs w:val="24"/>
              </w:rPr>
              <w:t>implementează</w:t>
            </w:r>
            <w:r w:rsidRPr="00A35228">
              <w:rPr>
                <w:rFonts w:ascii="Times New Roman" w:hAnsi="Times New Roman" w:cs="Times New Roman"/>
                <w:sz w:val="24"/>
                <w:szCs w:val="24"/>
              </w:rPr>
              <w:t xml:space="preserve"> </w:t>
            </w:r>
            <w:r>
              <w:rPr>
                <w:rFonts w:ascii="Times New Roman" w:hAnsi="Times New Roman" w:cs="Times New Roman"/>
                <w:sz w:val="24"/>
                <w:szCs w:val="24"/>
              </w:rPr>
              <w:t>funcţionalităţile</w:t>
            </w:r>
            <w:r w:rsidRPr="00A35228">
              <w:rPr>
                <w:rFonts w:ascii="Times New Roman" w:hAnsi="Times New Roman" w:cs="Times New Roman"/>
                <w:sz w:val="24"/>
                <w:szCs w:val="24"/>
              </w:rPr>
              <w:t xml:space="preserve"> WebRTC folos</w:t>
            </w:r>
            <w:r>
              <w:rPr>
                <w:rFonts w:ascii="Times New Roman" w:hAnsi="Times New Roman" w:cs="Times New Roman"/>
                <w:sz w:val="24"/>
                <w:szCs w:val="24"/>
              </w:rPr>
              <w:t>ind</w:t>
            </w:r>
            <w:r w:rsidRPr="00A35228">
              <w:rPr>
                <w:rFonts w:ascii="Times New Roman" w:hAnsi="Times New Roman" w:cs="Times New Roman"/>
                <w:sz w:val="24"/>
                <w:szCs w:val="24"/>
              </w:rPr>
              <w:t xml:space="preserve"> protocolul UDP</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Aplicaţiile</w:t>
            </w:r>
            <w:r w:rsidRPr="00A35228">
              <w:rPr>
                <w:rFonts w:ascii="Times New Roman" w:hAnsi="Times New Roman" w:cs="Times New Roman"/>
                <w:sz w:val="24"/>
                <w:szCs w:val="24"/>
              </w:rPr>
              <w:t xml:space="preserve"> care folosesc socketuri folosesc protocolul TCP</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Folosind </w:t>
            </w:r>
            <w:r>
              <w:rPr>
                <w:rFonts w:ascii="Times New Roman" w:hAnsi="Times New Roman" w:cs="Times New Roman"/>
                <w:sz w:val="24"/>
                <w:szCs w:val="24"/>
              </w:rPr>
              <w:t>funcţionalitatea</w:t>
            </w:r>
            <w:r w:rsidRPr="00A35228">
              <w:rPr>
                <w:rFonts w:ascii="Times New Roman" w:hAnsi="Times New Roman" w:cs="Times New Roman"/>
                <w:sz w:val="24"/>
                <w:szCs w:val="24"/>
              </w:rPr>
              <w:t xml:space="preserve"> de DataChannel, se pot trimite date neprelucrate de la un client la altul, </w:t>
            </w:r>
            <w:r>
              <w:rPr>
                <w:rFonts w:ascii="Times New Roman" w:hAnsi="Times New Roman" w:cs="Times New Roman"/>
                <w:sz w:val="24"/>
                <w:szCs w:val="24"/>
              </w:rPr>
              <w:t>fără</w:t>
            </w:r>
            <w:r w:rsidRPr="00A35228">
              <w:rPr>
                <w:rFonts w:ascii="Times New Roman" w:hAnsi="Times New Roman" w:cs="Times New Roman"/>
                <w:sz w:val="24"/>
                <w:szCs w:val="24"/>
              </w:rPr>
              <w:t xml:space="preserve"> a folosi vreun server de comunicare</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Clienţii</w:t>
            </w:r>
            <w:r w:rsidRPr="00A35228">
              <w:rPr>
                <w:rFonts w:ascii="Times New Roman" w:hAnsi="Times New Roman" w:cs="Times New Roman"/>
                <w:sz w:val="24"/>
                <w:szCs w:val="24"/>
              </w:rPr>
              <w:t xml:space="preserve"> </w:t>
            </w:r>
            <w:r>
              <w:rPr>
                <w:rFonts w:ascii="Times New Roman" w:hAnsi="Times New Roman" w:cs="Times New Roman"/>
                <w:sz w:val="24"/>
                <w:szCs w:val="24"/>
              </w:rPr>
              <w:t>trebuie să</w:t>
            </w:r>
            <w:r w:rsidRPr="00A35228">
              <w:rPr>
                <w:rFonts w:ascii="Times New Roman" w:hAnsi="Times New Roman" w:cs="Times New Roman"/>
                <w:sz w:val="24"/>
                <w:szCs w:val="24"/>
              </w:rPr>
              <w:t xml:space="preserve"> foloseasc</w:t>
            </w:r>
            <w:r>
              <w:rPr>
                <w:rFonts w:ascii="Times New Roman" w:hAnsi="Times New Roman" w:cs="Times New Roman"/>
                <w:sz w:val="24"/>
                <w:szCs w:val="24"/>
              </w:rPr>
              <w:t>ă</w:t>
            </w:r>
            <w:r w:rsidRPr="00A35228">
              <w:rPr>
                <w:rFonts w:ascii="Times New Roman" w:hAnsi="Times New Roman" w:cs="Times New Roman"/>
                <w:sz w:val="24"/>
                <w:szCs w:val="24"/>
              </w:rPr>
              <w:t xml:space="preserve"> neaparat ajutorul unui server pentru a putea comunica </w:t>
            </w:r>
            <w:r>
              <w:rPr>
                <w:rFonts w:ascii="Times New Roman" w:hAnsi="Times New Roman" w:cs="Times New Roman"/>
                <w:sz w:val="24"/>
                <w:szCs w:val="24"/>
              </w:rPr>
              <w:t>între</w:t>
            </w:r>
            <w:r w:rsidRPr="00A35228">
              <w:rPr>
                <w:rFonts w:ascii="Times New Roman" w:hAnsi="Times New Roman" w:cs="Times New Roman"/>
                <w:sz w:val="24"/>
                <w:szCs w:val="24"/>
              </w:rPr>
              <w:t xml:space="preserve"> ei.</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nu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servere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pentru a </w:t>
            </w:r>
            <w:r>
              <w:rPr>
                <w:rFonts w:ascii="Times New Roman" w:hAnsi="Times New Roman" w:cs="Times New Roman"/>
                <w:sz w:val="24"/>
                <w:szCs w:val="24"/>
              </w:rPr>
              <w:t>obţine</w:t>
            </w:r>
            <w:r w:rsidRPr="00A35228">
              <w:rPr>
                <w:rFonts w:ascii="Times New Roman" w:hAnsi="Times New Roman" w:cs="Times New Roman"/>
                <w:sz w:val="24"/>
                <w:szCs w:val="24"/>
              </w:rPr>
              <w:t xml:space="preserve"> conexiuni cu client care au IP-uri private (clasele A,B,C)</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comunicarea </w:t>
            </w:r>
            <w:r>
              <w:rPr>
                <w:rFonts w:ascii="Times New Roman" w:hAnsi="Times New Roman" w:cs="Times New Roman"/>
                <w:sz w:val="24"/>
                <w:szCs w:val="24"/>
              </w:rPr>
              <w:t>între</w:t>
            </w:r>
            <w:r w:rsidRPr="00A35228">
              <w:rPr>
                <w:rFonts w:ascii="Times New Roman" w:hAnsi="Times New Roman" w:cs="Times New Roman"/>
                <w:sz w:val="24"/>
                <w:szCs w:val="24"/>
              </w:rPr>
              <w:t xml:space="preserve"> </w:t>
            </w:r>
            <w:r>
              <w:rPr>
                <w:rFonts w:ascii="Times New Roman" w:hAnsi="Times New Roman" w:cs="Times New Roman"/>
                <w:sz w:val="24"/>
                <w:szCs w:val="24"/>
              </w:rPr>
              <w:t>clienţi</w:t>
            </w:r>
            <w:r w:rsidRPr="00A35228">
              <w:rPr>
                <w:rFonts w:ascii="Times New Roman" w:hAnsi="Times New Roman" w:cs="Times New Roman"/>
                <w:sz w:val="24"/>
                <w:szCs w:val="24"/>
              </w:rPr>
              <w:t xml:space="preserve"> nu </w:t>
            </w:r>
            <w:r>
              <w:rPr>
                <w:rFonts w:ascii="Times New Roman" w:hAnsi="Times New Roman" w:cs="Times New Roman"/>
                <w:sz w:val="24"/>
                <w:szCs w:val="24"/>
              </w:rPr>
              <w:t>sunt</w:t>
            </w:r>
            <w:r w:rsidRPr="00A35228">
              <w:rPr>
                <w:rFonts w:ascii="Times New Roman" w:hAnsi="Times New Roman" w:cs="Times New Roman"/>
                <w:sz w:val="24"/>
                <w:szCs w:val="24"/>
              </w:rPr>
              <w:t xml:space="preserve"> necesar</w:t>
            </w:r>
            <w:r>
              <w:rPr>
                <w:rFonts w:ascii="Times New Roman" w:hAnsi="Times New Roman" w:cs="Times New Roman"/>
                <w:sz w:val="24"/>
                <w:szCs w:val="24"/>
              </w:rPr>
              <w:t xml:space="preserve">e să fie folosite </w:t>
            </w:r>
            <w:r w:rsidRPr="00A35228">
              <w:rPr>
                <w:rFonts w:ascii="Times New Roman" w:hAnsi="Times New Roman" w:cs="Times New Roman"/>
                <w:sz w:val="24"/>
                <w:szCs w:val="24"/>
              </w:rPr>
              <w:t xml:space="preserve">servere de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deoarece serverul web decide unde vor ajunge datele de la un client la altul.</w:t>
            </w:r>
          </w:p>
        </w:tc>
      </w:tr>
      <w:tr w:rsidR="00ED21E1" w:rsidRPr="00A35228" w:rsidTr="00190E4C">
        <w:tc>
          <w:tcPr>
            <w:tcW w:w="9350" w:type="dxa"/>
            <w:gridSpan w:val="2"/>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a se putea face broadcast (comunicare </w:t>
            </w:r>
            <w:r>
              <w:rPr>
                <w:rFonts w:ascii="Times New Roman" w:hAnsi="Times New Roman" w:cs="Times New Roman"/>
                <w:sz w:val="24"/>
                <w:szCs w:val="24"/>
              </w:rPr>
              <w:t>între</w:t>
            </w:r>
            <w:r w:rsidRPr="00A35228">
              <w:rPr>
                <w:rFonts w:ascii="Times New Roman" w:hAnsi="Times New Roman" w:cs="Times New Roman"/>
                <w:sz w:val="24"/>
                <w:szCs w:val="24"/>
              </w:rPr>
              <w:t xml:space="preserve"> mai mult de 2 </w:t>
            </w:r>
            <w:r>
              <w:rPr>
                <w:rFonts w:ascii="Times New Roman" w:hAnsi="Times New Roman" w:cs="Times New Roman"/>
                <w:sz w:val="24"/>
                <w:szCs w:val="24"/>
              </w:rPr>
              <w:t>clienţi</w:t>
            </w:r>
            <w:r w:rsidRPr="00A35228">
              <w:rPr>
                <w:rFonts w:ascii="Times New Roman" w:hAnsi="Times New Roman" w:cs="Times New Roman"/>
                <w:sz w:val="24"/>
                <w:szCs w:val="24"/>
              </w:rPr>
              <w:t xml:space="preserve"> </w:t>
            </w:r>
            <w:r>
              <w:rPr>
                <w:rFonts w:ascii="Times New Roman" w:hAnsi="Times New Roman" w:cs="Times New Roman"/>
                <w:sz w:val="24"/>
                <w:szCs w:val="24"/>
              </w:rPr>
              <w:t>în</w:t>
            </w:r>
            <w:r w:rsidRPr="00A35228">
              <w:rPr>
                <w:rFonts w:ascii="Times New Roman" w:hAnsi="Times New Roman" w:cs="Times New Roman"/>
                <w:sz w:val="24"/>
                <w:szCs w:val="24"/>
              </w:rPr>
              <w:t xml:space="preserve"> aceasi timp), </w:t>
            </w:r>
            <w:r>
              <w:rPr>
                <w:rFonts w:ascii="Times New Roman" w:hAnsi="Times New Roman" w:cs="Times New Roman"/>
                <w:sz w:val="24"/>
                <w:szCs w:val="24"/>
              </w:rPr>
              <w:t>soluţia</w:t>
            </w:r>
            <w:r w:rsidRPr="00A35228">
              <w:rPr>
                <w:rFonts w:ascii="Times New Roman" w:hAnsi="Times New Roman" w:cs="Times New Roman"/>
                <w:sz w:val="24"/>
                <w:szCs w:val="24"/>
              </w:rPr>
              <w:t xml:space="preserve"> este ace</w:t>
            </w:r>
            <w:r>
              <w:rPr>
                <w:rFonts w:ascii="Times New Roman" w:hAnsi="Times New Roman" w:cs="Times New Roman"/>
                <w:sz w:val="24"/>
                <w:szCs w:val="24"/>
              </w:rPr>
              <w:t>e</w:t>
            </w:r>
            <w:r w:rsidRPr="00A35228">
              <w:rPr>
                <w:rFonts w:ascii="Times New Roman" w:hAnsi="Times New Roman" w:cs="Times New Roman"/>
                <w:sz w:val="24"/>
                <w:szCs w:val="24"/>
              </w:rPr>
              <w:t xml:space="preserve">asi la ambele tehnologii: este nevoie de un server centralizat. Dezavantajul </w:t>
            </w:r>
            <w:r>
              <w:rPr>
                <w:rFonts w:ascii="Times New Roman" w:hAnsi="Times New Roman" w:cs="Times New Roman"/>
                <w:sz w:val="24"/>
                <w:szCs w:val="24"/>
              </w:rPr>
              <w:t>este că</w:t>
            </w:r>
            <w:r w:rsidRPr="00A35228">
              <w:rPr>
                <w:rFonts w:ascii="Times New Roman" w:hAnsi="Times New Roman" w:cs="Times New Roman"/>
                <w:sz w:val="24"/>
                <w:szCs w:val="24"/>
              </w:rPr>
              <w:t xml:space="preserve"> datele mari ce trebuie transmise pot ajunge mai tarziu la client.</w:t>
            </w:r>
          </w:p>
        </w:tc>
      </w:tr>
    </w:tbl>
    <w:p w:rsidR="00ED21E1" w:rsidDel="008731F7" w:rsidRDefault="00ED21E1">
      <w:pPr>
        <w:ind w:firstLine="0"/>
        <w:rPr>
          <w:del w:id="774" w:author="Szabolcs Bene" w:date="2016-06-21T22:02:00Z"/>
        </w:rPr>
        <w:pPrChange w:id="775" w:author="Szabolcs Bene" w:date="2016-06-21T22:02:00Z">
          <w:pPr/>
        </w:pPrChange>
      </w:pPr>
    </w:p>
    <w:p w:rsidR="009E23EF" w:rsidDel="008731F7" w:rsidRDefault="009E23EF" w:rsidP="00796E90">
      <w:pPr>
        <w:rPr>
          <w:del w:id="776" w:author="Szabolcs Bene" w:date="2016-06-21T22:02:00Z"/>
        </w:rPr>
      </w:pPr>
    </w:p>
    <w:p w:rsidR="00FB4539" w:rsidDel="008731F7" w:rsidRDefault="00FB4539" w:rsidP="00FB4539">
      <w:pPr>
        <w:jc w:val="center"/>
        <w:rPr>
          <w:del w:id="777" w:author="Szabolcs Bene" w:date="2016-06-21T22:02:00Z"/>
        </w:rPr>
      </w:pPr>
      <w:del w:id="778" w:author="Szabolcs Bene" w:date="2016-06-21T22:02:00Z">
        <w:r w:rsidDel="008731F7">
          <w:delText>Tabel 3.</w:delText>
        </w:r>
        <w:r w:rsidR="006120DB" w:rsidDel="008731F7">
          <w:fldChar w:fldCharType="begin"/>
        </w:r>
        <w:r w:rsidR="006120DB" w:rsidDel="008731F7">
          <w:delInstrText xml:space="preserve"> SEQ Tabel_3. \* ARABIC </w:delInstrText>
        </w:r>
        <w:r w:rsidR="006120DB" w:rsidDel="008731F7">
          <w:fldChar w:fldCharType="separate"/>
        </w:r>
        <w:r w:rsidR="00C3785D" w:rsidDel="008731F7">
          <w:rPr>
            <w:noProof/>
          </w:rPr>
          <w:delText>2</w:delText>
        </w:r>
        <w:r w:rsidR="006120DB" w:rsidDel="008731F7">
          <w:rPr>
            <w:noProof/>
          </w:rPr>
          <w:fldChar w:fldCharType="end"/>
        </w:r>
        <w:r w:rsidRPr="00FB4539" w:rsidDel="008731F7">
          <w:delText xml:space="preserve"> WebRTC vs WebSockets</w:delText>
        </w:r>
      </w:del>
    </w:p>
    <w:p w:rsidR="009E23EF" w:rsidRDefault="009E23EF" w:rsidP="00917A7C">
      <w:pPr>
        <w:ind w:firstLine="0"/>
      </w:pPr>
    </w:p>
    <w:p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rsidR="005E0BDD" w:rsidRDefault="005E0BDD" w:rsidP="005E0BDD">
      <w:pPr>
        <w:pStyle w:val="Heading2"/>
        <w:numPr>
          <w:ilvl w:val="1"/>
          <w:numId w:val="1"/>
        </w:numPr>
      </w:pPr>
      <w:bookmarkStart w:id="779" w:name="_Toc454399473"/>
      <w:r>
        <w:t>WebRTC API</w:t>
      </w:r>
      <w:bookmarkEnd w:id="779"/>
    </w:p>
    <w:p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rsidR="005E0BDD" w:rsidRPr="009074C0" w:rsidRDefault="005E0BDD" w:rsidP="005E0BDD">
      <w:pPr>
        <w:ind w:firstLine="708"/>
        <w:rPr>
          <w:iCs/>
        </w:rPr>
      </w:pPr>
    </w:p>
    <w:p w:rsidR="00780F1A" w:rsidRDefault="00780F1A" w:rsidP="005E0BDD">
      <w:pPr>
        <w:ind w:firstLine="708"/>
        <w:rPr>
          <w:ins w:id="780" w:author="Szabolcs Bene" w:date="2016-06-21T22:43:00Z"/>
          <w:b/>
          <w:iCs/>
        </w:rPr>
      </w:pPr>
    </w:p>
    <w:p w:rsidR="005E0BDD" w:rsidRPr="009074C0" w:rsidRDefault="005E0BDD" w:rsidP="005E0BDD">
      <w:pPr>
        <w:ind w:firstLine="708"/>
        <w:rPr>
          <w:b/>
          <w:iCs/>
        </w:rPr>
      </w:pPr>
      <w:r w:rsidRPr="009074C0">
        <w:rPr>
          <w:b/>
          <w:iCs/>
        </w:rPr>
        <w:lastRenderedPageBreak/>
        <w:t>Principiu de functionare</w:t>
      </w:r>
    </w:p>
    <w:p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781" w:author="Szabolcs Bene" w:date="2016-06-20T22:26:00Z">
        <w:r w:rsidR="001229EE">
          <w:rPr>
            <w:iCs/>
            <w:color w:val="auto"/>
          </w:rPr>
          <w:t>(Session Description Protocol)</w:t>
        </w:r>
      </w:ins>
      <w:r w:rsidRPr="00A35228">
        <w:rPr>
          <w:iCs/>
          <w:color w:val="auto"/>
        </w:rPr>
        <w:t>, prin serviciul de semnalare.</w:t>
      </w:r>
    </w:p>
    <w:p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rsidR="00BA293C" w:rsidRPr="001E2258" w:rsidRDefault="00BA293C" w:rsidP="001E2258">
      <w:pPr>
        <w:ind w:firstLine="708"/>
      </w:pPr>
      <w:r w:rsidRPr="001E2258">
        <w:t xml:space="preserve">În această aplicaţie, acest principiu este transformat într-o implementare proprie, şi anume în scriptul webrtc.js. </w:t>
      </w:r>
    </w:p>
    <w:p w:rsidR="00BA293C" w:rsidRPr="001E2258" w:rsidRDefault="00BA293C" w:rsidP="001E2258">
      <w:pPr>
        <w:ind w:firstLine="708"/>
      </w:pPr>
      <w:r w:rsidRPr="001E2258">
        <w:t>În urmatoarele subcapitole vor fi prezentate elementele principale WebRTC, iar după vor urma integrarea acestor elemente în aplicaţia web.</w:t>
      </w:r>
    </w:p>
    <w:p w:rsidR="00BA293C" w:rsidRPr="001E2258" w:rsidRDefault="00BA293C" w:rsidP="001E2258">
      <w:pPr>
        <w:ind w:firstLine="708"/>
      </w:pPr>
      <w:r w:rsidRPr="001E2258">
        <w:t>WebRTC: Comunicarea în timp real între browsere, defineste un API de JavaScript, care poate fi folosit</w:t>
      </w:r>
      <w:ins w:id="782" w:author="Szabolcs Bene" w:date="2016-06-20T22:26:00Z">
        <w:r w:rsidR="00A065D7">
          <w:t>ă</w:t>
        </w:r>
      </w:ins>
      <w:r w:rsidRPr="001E2258">
        <w:t xml:space="preserve"> în aplicaţii web pentru a </w:t>
      </w:r>
      <w:del w:id="783" w:author="Szabolcs Bene" w:date="2016-06-20T22:26:00Z">
        <w:r w:rsidRPr="001E2258" w:rsidDel="00A065D7">
          <w:delText xml:space="preserve">folosi </w:delText>
        </w:r>
      </w:del>
      <w:ins w:id="784" w:author="Szabolcs Bene" w:date="2016-06-20T22:26:00Z">
        <w:r w:rsidR="00A065D7">
          <w:t>utiliza</w:t>
        </w:r>
        <w:r w:rsidR="00A065D7" w:rsidRPr="001E2258">
          <w:t xml:space="preserve"> </w:t>
        </w:r>
      </w:ins>
      <w:r w:rsidRPr="001E2258">
        <w:t>funcţionalităţile oferite de WebRTC pentru comunicare peer-to-peer.</w:t>
      </w:r>
    </w:p>
    <w:p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785" w:author="Szabolcs Bene" w:date="2016-06-20T22:26:00Z">
        <w:r w:rsidRPr="001E2258" w:rsidDel="00A065D7">
          <w:delText xml:space="preserve"> ca </w:delText>
        </w:r>
      </w:del>
      <w:r w:rsidRPr="001E2258">
        <w:t>fiecare punct final poate să înceapă conexiunea</w:t>
      </w:r>
      <w:r w:rsidR="005E0BDD" w:rsidRPr="001E2258">
        <w:t xml:space="preserve">. </w:t>
      </w:r>
    </w:p>
    <w:p w:rsidR="005E0BDD" w:rsidRDefault="005E0BDD" w:rsidP="005E0BDD">
      <w:pPr>
        <w:pStyle w:val="Heading3"/>
        <w:numPr>
          <w:ilvl w:val="2"/>
          <w:numId w:val="1"/>
        </w:numPr>
      </w:pPr>
      <w:bookmarkStart w:id="786" w:name="_Toc454399474"/>
      <w:r>
        <w:t>Negocierea informa</w:t>
      </w:r>
      <w:ins w:id="787" w:author="Szabolcs Bene" w:date="2016-06-22T22:25:00Z">
        <w:r w:rsidR="005E34CB">
          <w:t>ț</w:t>
        </w:r>
      </w:ins>
      <w:del w:id="788" w:author="Szabolcs Bene" w:date="2016-06-22T22:25:00Z">
        <w:r w:rsidDel="005E34CB">
          <w:delText>t</w:delText>
        </w:r>
      </w:del>
      <w:r>
        <w:t xml:space="preserve">iilor de </w:t>
      </w:r>
      <w:r w:rsidR="002F5C2C">
        <w:rPr>
          <w:color w:val="auto"/>
        </w:rPr>
        <w:t>reţea</w:t>
      </w:r>
      <w:bookmarkEnd w:id="786"/>
    </w:p>
    <w:p w:rsidR="000E4B08" w:rsidRPr="00FA63F8" w:rsidRDefault="000E4B08" w:rsidP="00FA63F8">
      <w:pPr>
        <w:ind w:firstLine="708"/>
      </w:pPr>
      <w:r w:rsidRPr="00FA63F8">
        <w:t xml:space="preserve">Negocierea datelor se face prin serviciul de semnalare. În acest caz serviciul de semnalare </w:t>
      </w:r>
      <w:del w:id="789" w:author="Szabolcs Bene" w:date="2016-06-20T22:27:00Z">
        <w:r w:rsidRPr="00FA63F8" w:rsidDel="009549FF">
          <w:delText xml:space="preserve">este </w:delText>
        </w:r>
      </w:del>
      <w:ins w:id="790"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w:t>
      </w:r>
      <w:ins w:id="791" w:author="Szabolcs Bene" w:date="2016-06-21T22:44:00Z">
        <w:r w:rsidR="003666B3">
          <w:t>SDP (</w:t>
        </w:r>
      </w:ins>
      <w:r w:rsidRPr="00FA63F8">
        <w:t>Session Description Protocol</w:t>
      </w:r>
      <w:ins w:id="792" w:author="Szabolcs Bene" w:date="2016-06-21T22:44:00Z">
        <w:r w:rsidR="003666B3">
          <w:t>)</w:t>
        </w:r>
      </w:ins>
      <w:r w:rsidRPr="00FA63F8">
        <w:t>, şi ICE candidaţi</w:t>
      </w:r>
      <w:ins w:id="793" w:author="Szabolcs Bene" w:date="2016-06-21T22:44:00Z">
        <w:r w:rsidR="003666B3">
          <w:t xml:space="preserve"> (</w:t>
        </w:r>
        <w:r w:rsidR="003666B3" w:rsidRPr="00FA63F8">
          <w:t>Interactive Connectivity Establishment</w:t>
        </w:r>
        <w:r w:rsidR="003666B3">
          <w:t>)</w:t>
        </w:r>
      </w:ins>
      <w:r w:rsidRPr="00FA63F8">
        <w:t xml:space="preserve">. </w:t>
      </w:r>
    </w:p>
    <w:p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rsidR="005E0BDD" w:rsidRPr="00FA63F8" w:rsidRDefault="000E4B08" w:rsidP="00FA63F8">
      <w:pPr>
        <w:ind w:firstLine="708"/>
      </w:pPr>
      <w:r w:rsidRPr="00FA63F8">
        <w:t>Candidaţii ICE</w:t>
      </w:r>
      <w:del w:id="794" w:author="Szabolcs Bene" w:date="2016-06-21T22:44:00Z">
        <w:r w:rsidRPr="00FA63F8" w:rsidDel="003666B3">
          <w:delText xml:space="preserve"> </w:delText>
        </w:r>
      </w:del>
      <w:ins w:id="795" w:author="Szabolcs Bene" w:date="2016-06-21T22:44:00Z">
        <w:r w:rsidR="003666B3">
          <w:t xml:space="preserve"> </w:t>
        </w:r>
      </w:ins>
      <w:r w:rsidRPr="00FA63F8">
        <w:t xml:space="preserve">sunt transmişi cu informaţiile de IP prin NAT (Network Address Translator). ICE </w:t>
      </w:r>
      <w:del w:id="796" w:author="Szabolcs Bene" w:date="2016-06-20T22:28:00Z">
        <w:r w:rsidRPr="00FA63F8" w:rsidDel="00693098">
          <w:delText>vine de la</w:delText>
        </w:r>
      </w:del>
      <w:del w:id="797" w:author="Szabolcs Bene" w:date="2016-06-20T22:27:00Z">
        <w:r w:rsidRPr="00FA63F8" w:rsidDel="00693098">
          <w:delText xml:space="preserve"> Interactive Connectivity Establishment</w:delText>
        </w:r>
      </w:del>
      <w:del w:id="798" w:author="Szabolcs Bene" w:date="2016-06-20T22:28:00Z">
        <w:r w:rsidRPr="00FA63F8" w:rsidDel="00693098">
          <w:delText xml:space="preserve">, şi </w:delText>
        </w:r>
      </w:del>
      <w:r w:rsidRPr="00FA63F8">
        <w:t xml:space="preserve">este folosit pentru crearea </w:t>
      </w:r>
      <w:del w:id="799" w:author="Szabolcs Bene" w:date="2016-06-21T21:48:00Z">
        <w:r w:rsidRPr="00FA63F8" w:rsidDel="00381A2F">
          <w:delText xml:space="preserve">de </w:delText>
        </w:r>
      </w:del>
      <w:r w:rsidRPr="00FA63F8">
        <w:t>comunic</w:t>
      </w:r>
      <w:ins w:id="800" w:author="Szabolcs Bene" w:date="2016-06-21T21:48:00Z">
        <w:r w:rsidR="00381A2F">
          <w:t>ării</w:t>
        </w:r>
      </w:ins>
      <w:del w:id="801" w:author="Szabolcs Bene" w:date="2016-06-21T21:48:00Z">
        <w:r w:rsidRPr="00FA63F8" w:rsidDel="00381A2F">
          <w:delText>aţie</w:delText>
        </w:r>
      </w:del>
      <w:r w:rsidRPr="00FA63F8">
        <w:t xml:space="preserve"> pentru VOIP, peer-to-peer, mesaje instanţe şi alte interactiuni media. Formatul este următorul</w:t>
      </w:r>
      <w:r w:rsidR="005E0BDD" w:rsidRPr="00FA63F8">
        <w:t>:</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4F298B" w:rsidRPr="00A35228" w:rsidRDefault="005E0BDD" w:rsidP="004F298B">
      <w:pPr>
        <w:ind w:firstLine="708"/>
        <w:rPr>
          <w:iCs/>
          <w:color w:val="auto"/>
        </w:rPr>
      </w:pPr>
      <w:r w:rsidRPr="004820F3">
        <w:tab/>
      </w:r>
      <w:r w:rsidR="004F298B" w:rsidRPr="00A35228">
        <w:rPr>
          <w:iCs/>
          <w:color w:val="auto"/>
        </w:rPr>
        <w:t xml:space="preserve">Aici UDP-ul ne </w:t>
      </w:r>
      <w:del w:id="802" w:author="Szabolcs Bene" w:date="2016-06-20T22:28:00Z">
        <w:r w:rsidR="004F298B" w:rsidRPr="00A35228" w:rsidDel="00817E88">
          <w:rPr>
            <w:iCs/>
            <w:color w:val="auto"/>
          </w:rPr>
          <w:delText xml:space="preserve">zice </w:delText>
        </w:r>
      </w:del>
      <w:ins w:id="803"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ne </w:t>
      </w:r>
      <w:r w:rsidR="004F298B">
        <w:rPr>
          <w:iCs/>
          <w:color w:val="auto"/>
        </w:rPr>
        <w:t>zice că</w:t>
      </w:r>
      <w:r w:rsidR="004F298B" w:rsidRPr="00A35228">
        <w:rPr>
          <w:iCs/>
          <w:color w:val="auto"/>
        </w:rPr>
        <w:t xml:space="preserve"> </w:t>
      </w:r>
      <w:r w:rsidR="004F298B">
        <w:rPr>
          <w:iCs/>
          <w:color w:val="auto"/>
        </w:rPr>
        <w:t>candidaţii</w:t>
      </w:r>
      <w:r w:rsidR="004F298B" w:rsidRPr="00A35228">
        <w:rPr>
          <w:iCs/>
          <w:color w:val="auto"/>
        </w:rPr>
        <w:t xml:space="preserve"> sunt generate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rsidR="003A1208" w:rsidRDefault="005E0BDD">
      <w:pPr>
        <w:keepNext/>
        <w:jc w:val="center"/>
        <w:pPrChange w:id="804" w:author="Szabolcs Bene" w:date="2016-06-22T19:57:00Z">
          <w:pPr>
            <w:keepNext/>
          </w:pPr>
        </w:pPrChange>
      </w:pPr>
      <w:r w:rsidRPr="004820F3">
        <w:rPr>
          <w:noProof/>
        </w:rPr>
        <w:drawing>
          <wp:inline distT="0" distB="0" distL="0" distR="0" wp14:anchorId="41E7D475" wp14:editId="75CE5AA7">
            <wp:extent cx="3876675" cy="2012516"/>
            <wp:effectExtent l="0" t="0" r="0" b="698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8803" cy="2029195"/>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bookmarkStart w:id="805" w:name="_Toc454398767"/>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bookmarkEnd w:id="805"/>
    </w:p>
    <w:p w:rsidR="005E0BDD" w:rsidDel="004706E6" w:rsidRDefault="005E0BDD" w:rsidP="005E0BDD">
      <w:pPr>
        <w:rPr>
          <w:del w:id="806" w:author="Szabolcs Bene" w:date="2016-06-21T22:44:00Z"/>
        </w:rPr>
      </w:pPr>
    </w:p>
    <w:p w:rsidR="005E0BDD" w:rsidRDefault="005E0BDD" w:rsidP="005E0BDD"/>
    <w:p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lastRenderedPageBreak/>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Del="00780F1A" w:rsidRDefault="005E0BDD" w:rsidP="005E0BDD">
      <w:pPr>
        <w:autoSpaceDE w:val="0"/>
        <w:autoSpaceDN w:val="0"/>
        <w:adjustRightInd w:val="0"/>
        <w:ind w:left="1428" w:firstLine="708"/>
        <w:rPr>
          <w:del w:id="807" w:author="Szabolcs Bene" w:date="2016-06-21T22:43:00Z"/>
          <w:i/>
          <w:iCs/>
        </w:rPr>
      </w:pPr>
      <w:del w:id="808" w:author="Szabolcs Bene" w:date="2016-06-21T22:43:00Z">
        <w:r w:rsidRPr="004820F3" w:rsidDel="00780F1A">
          <w:rPr>
            <w:i/>
            <w:iCs/>
          </w:rPr>
          <w:delText>{'urls':'stun:stun.iptel.org'},</w:delText>
        </w:r>
      </w:del>
    </w:p>
    <w:p w:rsidR="005E0BDD" w:rsidRPr="004820F3" w:rsidDel="00780F1A" w:rsidRDefault="005E0BDD" w:rsidP="005E0BDD">
      <w:pPr>
        <w:autoSpaceDE w:val="0"/>
        <w:autoSpaceDN w:val="0"/>
        <w:adjustRightInd w:val="0"/>
        <w:ind w:left="1428" w:firstLine="708"/>
        <w:rPr>
          <w:del w:id="809" w:author="Szabolcs Bene" w:date="2016-06-21T22:43:00Z"/>
          <w:i/>
          <w:iCs/>
        </w:rPr>
      </w:pPr>
      <w:del w:id="810" w:author="Szabolcs Bene" w:date="2016-06-21T22:43:00Z">
        <w:r w:rsidRPr="004820F3" w:rsidDel="00780F1A">
          <w:rPr>
            <w:i/>
            <w:iCs/>
          </w:rPr>
          <w:delText>{'urls':'stun:stun.rixtelecom.se'},</w:delText>
        </w:r>
      </w:del>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Del="00DF1BB9" w:rsidRDefault="005E0BDD" w:rsidP="005E0BDD">
      <w:pPr>
        <w:ind w:firstLine="708"/>
        <w:rPr>
          <w:del w:id="811" w:author="Szabolcs Bene" w:date="2016-06-22T19:58:00Z"/>
        </w:rPr>
      </w:pPr>
    </w:p>
    <w:p w:rsidR="005E0BDD" w:rsidRPr="004820F3" w:rsidRDefault="005E0BDD">
      <w:pPr>
        <w:ind w:firstLine="0"/>
        <w:pPrChange w:id="812" w:author="Szabolcs Bene" w:date="2016-06-22T19:57:00Z">
          <w:pPr/>
        </w:pPrChange>
      </w:pPr>
    </w:p>
    <w:p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rsidR="00967822" w:rsidRPr="00A35228" w:rsidRDefault="00967822" w:rsidP="00967822">
      <w:pPr>
        <w:ind w:firstLine="708"/>
        <w:rPr>
          <w:color w:val="auto"/>
        </w:rPr>
      </w:pPr>
      <w:r w:rsidRPr="00A35228">
        <w:rPr>
          <w:color w:val="auto"/>
        </w:rPr>
        <w:t>Un candidat de server</w:t>
      </w:r>
      <w:del w:id="813"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814" w:author="Szabolcs Bene" w:date="2016-06-20T22:29:00Z">
        <w:r w:rsidDel="00A03CAB">
          <w:rPr>
            <w:color w:val="auto"/>
          </w:rPr>
          <w:delText>i</w:delText>
        </w:r>
      </w:del>
      <w:r w:rsidRPr="00A35228">
        <w:rPr>
          <w:color w:val="auto"/>
        </w:rPr>
        <w:t xml:space="preserve"> de server</w:t>
      </w:r>
      <w:ins w:id="815" w:author="Szabolcs Bene" w:date="2016-06-20T22:29:00Z">
        <w:r w:rsidR="00D033D0">
          <w:rPr>
            <w:color w:val="auto"/>
          </w:rPr>
          <w:t>,</w:t>
        </w:r>
      </w:ins>
      <w:del w:id="816"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ins w:id="817" w:author="Szabolcs Bene" w:date="2016-06-22T19:55:00Z">
        <w:r w:rsidR="009D038A">
          <w:rPr>
            <w:rStyle w:val="FootnoteReference"/>
            <w:color w:val="auto"/>
          </w:rPr>
          <w:footnoteReference w:id="1"/>
        </w:r>
      </w:ins>
      <w:del w:id="827" w:author="Szabolcs Bene" w:date="2016-06-22T19:53:00Z">
        <w:r w:rsidRPr="00A35228" w:rsidDel="009D038A">
          <w:rPr>
            <w:color w:val="auto"/>
          </w:rPr>
          <w:delText>[</w:delText>
        </w:r>
        <w:r w:rsidR="00B32E02" w:rsidDel="009D038A">
          <w:rPr>
            <w:color w:val="auto"/>
          </w:rPr>
          <w:delText>22</w:delText>
        </w:r>
        <w:r w:rsidRPr="00A35228" w:rsidDel="009D038A">
          <w:rPr>
            <w:color w:val="auto"/>
          </w:rPr>
          <w:delText>]</w:delText>
        </w:r>
      </w:del>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w:t>
      </w:r>
      <w:ins w:id="828" w:author="Szabolcs Bene" w:date="2016-06-22T19:56:00Z">
        <w:r w:rsidR="00DF1BB9">
          <w:rPr>
            <w:rStyle w:val="FootnoteReference"/>
            <w:color w:val="auto"/>
          </w:rPr>
          <w:footnoteReference w:id="2"/>
        </w:r>
      </w:ins>
      <w:r w:rsidRPr="00A35228">
        <w:rPr>
          <w:color w:val="auto"/>
        </w:rPr>
        <w:t xml:space="preserve"> </w:t>
      </w:r>
      <w:del w:id="832" w:author="Szabolcs Bene" w:date="2016-06-22T19:55:00Z">
        <w:r w:rsidRPr="00A35228" w:rsidDel="009D038A">
          <w:rPr>
            <w:color w:val="auto"/>
          </w:rPr>
          <w:delText>[</w:delText>
        </w:r>
        <w:r w:rsidR="00480B9C" w:rsidDel="009D038A">
          <w:rPr>
            <w:color w:val="auto"/>
          </w:rPr>
          <w:delText>2</w:delText>
        </w:r>
        <w:r w:rsidR="00B32E02" w:rsidDel="009D038A">
          <w:rPr>
            <w:color w:val="auto"/>
          </w:rPr>
          <w:delText>3</w:delText>
        </w:r>
        <w:r w:rsidRPr="00A35228" w:rsidDel="009D038A">
          <w:rPr>
            <w:color w:val="auto"/>
          </w:rPr>
          <w:delText xml:space="preserve">] </w:delText>
        </w:r>
      </w:del>
      <w:r w:rsidRPr="00A35228">
        <w:rPr>
          <w:color w:val="auto"/>
        </w:rPr>
        <w:t xml:space="preserve">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rsidR="00456572" w:rsidRDefault="005E0BDD">
      <w:pPr>
        <w:keepNext/>
        <w:jc w:val="center"/>
        <w:pPrChange w:id="833" w:author="Szabolcs Bene" w:date="2016-06-21T22:03:00Z">
          <w:pPr>
            <w:keepNext/>
          </w:pPr>
        </w:pPrChange>
      </w:pPr>
      <w:r>
        <w:rPr>
          <w:noProof/>
        </w:rPr>
        <w:lastRenderedPageBreak/>
        <w:drawing>
          <wp:inline distT="0" distB="0" distL="0" distR="0" wp14:anchorId="53D1B1C5" wp14:editId="2E9DAD28">
            <wp:extent cx="3637914" cy="3171825"/>
            <wp:effectExtent l="0" t="0" r="1270" b="0"/>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762" cy="3206568"/>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bookmarkStart w:id="834" w:name="_Toc454398768"/>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bookmarkEnd w:id="834"/>
    </w:p>
    <w:p w:rsidR="005E0BDD" w:rsidDel="00E01DC3" w:rsidRDefault="005E0BDD" w:rsidP="00B20558">
      <w:pPr>
        <w:ind w:firstLine="0"/>
        <w:rPr>
          <w:del w:id="835" w:author="Szabolcs Bene" w:date="2016-06-21T22:03:00Z"/>
        </w:rPr>
      </w:pPr>
    </w:p>
    <w:p w:rsidR="005E0BDD" w:rsidRPr="003477A0" w:rsidRDefault="005E0BDD" w:rsidP="005E0BDD"/>
    <w:p w:rsidR="009B2EC6" w:rsidRDefault="005E0BDD">
      <w:pPr>
        <w:keepNext/>
        <w:jc w:val="center"/>
        <w:pPrChange w:id="836" w:author="Szabolcs Bene" w:date="2016-06-21T22:03:00Z">
          <w:pPr>
            <w:keepNext/>
          </w:pPr>
        </w:pPrChange>
      </w:pPr>
      <w:r>
        <w:rPr>
          <w:noProof/>
        </w:rPr>
        <w:drawing>
          <wp:inline distT="0" distB="0" distL="0" distR="0" wp14:anchorId="3AC3B0A3" wp14:editId="005C3D0D">
            <wp:extent cx="3577435" cy="2686050"/>
            <wp:effectExtent l="0" t="0" r="4445"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924" cy="2735972"/>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bookmarkStart w:id="837" w:name="_Toc454398769"/>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bookmarkEnd w:id="837"/>
    </w:p>
    <w:p w:rsidR="005E0BDD" w:rsidRDefault="005E0BDD" w:rsidP="005E0BDD"/>
    <w:p w:rsidR="005E0BDD" w:rsidRDefault="005E0BDD" w:rsidP="005E0BDD">
      <w:pPr>
        <w:pStyle w:val="Heading3"/>
        <w:numPr>
          <w:ilvl w:val="2"/>
          <w:numId w:val="1"/>
        </w:numPr>
      </w:pPr>
      <w:bookmarkStart w:id="838" w:name="_Toc454399475"/>
      <w:r>
        <w:lastRenderedPageBreak/>
        <w:t>Stream API</w:t>
      </w:r>
      <w:bookmarkEnd w:id="838"/>
    </w:p>
    <w:p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839" w:author="Szabolcs Bene" w:date="2016-06-20T22:30:00Z">
        <w:r w:rsidR="00EE48AD">
          <w:rPr>
            <w:color w:val="auto"/>
          </w:rPr>
          <w:t>„</w:t>
        </w:r>
      </w:ins>
      <w:r w:rsidRPr="003E0CFE">
        <w:rPr>
          <w:color w:val="auto"/>
        </w:rPr>
        <w:t>5.1</w:t>
      </w:r>
      <w:ins w:id="840"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rsidR="005E0BDD" w:rsidRPr="00665C0A" w:rsidRDefault="005E0BDD" w:rsidP="005E0BDD">
      <w:pPr>
        <w:ind w:firstLine="708"/>
      </w:pPr>
    </w:p>
    <w:p w:rsidR="005E0BDD" w:rsidRPr="004820F3" w:rsidRDefault="005E0BDD" w:rsidP="005E0BDD">
      <w:pPr>
        <w:pStyle w:val="Heading3"/>
        <w:numPr>
          <w:ilvl w:val="2"/>
          <w:numId w:val="1"/>
        </w:numPr>
      </w:pPr>
      <w:bookmarkStart w:id="841" w:name="_Toc454399476"/>
      <w:r>
        <w:t>PeerConnection</w:t>
      </w:r>
      <w:r w:rsidRPr="004820F3">
        <w:t xml:space="preserve"> API</w:t>
      </w:r>
      <w:bookmarkEnd w:id="841"/>
    </w:p>
    <w:p w:rsidR="001871F0" w:rsidRPr="001871F0" w:rsidRDefault="00C43D68" w:rsidP="001871F0">
      <w:pPr>
        <w:ind w:firstLine="708"/>
        <w:rPr>
          <w:color w:val="auto"/>
        </w:rPr>
      </w:pPr>
      <w:ins w:id="842" w:author="Szabolcs Bene" w:date="2016-06-20T22:31:00Z">
        <w:r>
          <w:rPr>
            <w:color w:val="auto"/>
          </w:rPr>
          <w:t>O</w:t>
        </w:r>
      </w:ins>
      <w:del w:id="843"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844"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Obiectul PeerConnection permite comunicarea directa între browsere. Inainte sa se stabileasca o conexiune directa, obiectul PeerConnection are nevoie de un canal pentru tratarea negocierilor şi a semnalarii.</w:t>
      </w:r>
    </w:p>
    <w:p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rsidR="005E0BDD" w:rsidRPr="004820F3" w:rsidRDefault="005E0BDD" w:rsidP="005E0BDD">
      <w:pPr>
        <w:pStyle w:val="Heading3"/>
        <w:numPr>
          <w:ilvl w:val="2"/>
          <w:numId w:val="1"/>
        </w:numPr>
      </w:pPr>
      <w:bookmarkStart w:id="845" w:name="_Toc454399477"/>
      <w:r>
        <w:t>Data Channel</w:t>
      </w:r>
      <w:r w:rsidRPr="004820F3">
        <w:t xml:space="preserve"> API</w:t>
      </w:r>
      <w:bookmarkEnd w:id="845"/>
    </w:p>
    <w:p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rsidR="006F7E3C" w:rsidRDefault="005E0BDD" w:rsidP="006F7E3C">
      <w:pPr>
        <w:keepNext/>
        <w:ind w:firstLine="708"/>
      </w:pPr>
      <w:r>
        <w:rPr>
          <w:noProof/>
        </w:rPr>
        <w:lastRenderedPageBreak/>
        <w:drawing>
          <wp:inline distT="0" distB="0" distL="0" distR="0" wp14:anchorId="19EFB5F9" wp14:editId="1C24D9D7">
            <wp:extent cx="5624868" cy="1915445"/>
            <wp:effectExtent l="0" t="0" r="0" b="8890"/>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54" cy="1915985"/>
                    </a:xfrm>
                    <a:prstGeom prst="rect">
                      <a:avLst/>
                    </a:prstGeom>
                    <a:noFill/>
                    <a:ln>
                      <a:noFill/>
                    </a:ln>
                  </pic:spPr>
                </pic:pic>
              </a:graphicData>
            </a:graphic>
          </wp:inline>
        </w:drawing>
      </w:r>
    </w:p>
    <w:p w:rsidR="005E0BDD" w:rsidRPr="006F7E3C" w:rsidDel="007B63E9" w:rsidRDefault="006F7E3C" w:rsidP="006F7E3C">
      <w:pPr>
        <w:pStyle w:val="Caption"/>
        <w:jc w:val="center"/>
        <w:rPr>
          <w:del w:id="846" w:author="Szabolcs Bene" w:date="2016-06-21T22:04:00Z"/>
          <w:i w:val="0"/>
          <w:iCs w:val="0"/>
          <w:color w:val="000000"/>
          <w:sz w:val="24"/>
          <w:szCs w:val="24"/>
        </w:rPr>
      </w:pPr>
      <w:bookmarkStart w:id="847" w:name="_Toc454398770"/>
      <w:r w:rsidRPr="006F7E3C">
        <w:rPr>
          <w:i w:val="0"/>
          <w:iCs w:val="0"/>
          <w:color w:val="000000"/>
          <w:sz w:val="24"/>
          <w:szCs w:val="24"/>
        </w:rPr>
        <w:t>Figura 3.</w:t>
      </w:r>
      <w:r w:rsidRPr="006F7E3C">
        <w:fldChar w:fldCharType="begin"/>
      </w:r>
      <w:r w:rsidRPr="006F7E3C">
        <w:rPr>
          <w:i w:val="0"/>
          <w:iCs w:val="0"/>
          <w:color w:val="000000"/>
          <w:sz w:val="24"/>
          <w:szCs w:val="24"/>
        </w:rPr>
        <w:instrText xml:space="preserve"> SEQ Figura_3 \* ARABIC </w:instrText>
      </w:r>
      <w:r w:rsidRPr="006F7E3C">
        <w:fldChar w:fldCharType="separate"/>
      </w:r>
      <w:r w:rsidRPr="006F7E3C">
        <w:rPr>
          <w:i w:val="0"/>
          <w:iCs w:val="0"/>
          <w:color w:val="000000"/>
          <w:sz w:val="24"/>
          <w:szCs w:val="24"/>
        </w:rPr>
        <w:t>9</w:t>
      </w:r>
      <w:r w:rsidRPr="006F7E3C">
        <w:fldChar w:fldCharType="end"/>
      </w:r>
      <w:r w:rsidRPr="006F7E3C">
        <w:rPr>
          <w:i w:val="0"/>
          <w:iCs w:val="0"/>
          <w:color w:val="000000"/>
          <w:sz w:val="24"/>
          <w:szCs w:val="24"/>
        </w:rPr>
        <w:t xml:space="preserve"> Structura protocoalelor</w:t>
      </w:r>
      <w:bookmarkEnd w:id="847"/>
    </w:p>
    <w:p w:rsidR="005E0BDD" w:rsidRPr="00326582" w:rsidRDefault="005E0BDD">
      <w:pPr>
        <w:pStyle w:val="Caption"/>
        <w:jc w:val="center"/>
        <w:pPrChange w:id="848" w:author="Szabolcs Bene" w:date="2016-06-21T22:04:00Z">
          <w:pPr>
            <w:ind w:firstLine="708"/>
          </w:pPr>
        </w:pPrChange>
      </w:pPr>
      <w:del w:id="849" w:author="Szabolcs Bene" w:date="2016-06-21T22:04:00Z">
        <w:r w:rsidDel="007B63E9">
          <w:delText xml:space="preserve"> </w:delText>
        </w:r>
      </w:del>
    </w:p>
    <w:p w:rsidR="005E0BDD" w:rsidRPr="00326582" w:rsidRDefault="005E0BDD" w:rsidP="005E0BDD">
      <w:pPr>
        <w:ind w:firstLine="708"/>
      </w:pPr>
    </w:p>
    <w:p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850" w:name="_Toc454399478"/>
      <w:r>
        <w:t>Sisteme similare</w:t>
      </w:r>
      <w:bookmarkEnd w:id="850"/>
    </w:p>
    <w:p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rsidR="00783EF2" w:rsidDel="00955789" w:rsidRDefault="00783EF2" w:rsidP="00135E48">
      <w:pPr>
        <w:rPr>
          <w:del w:id="851" w:author="Szabolcs Bene" w:date="2016-06-22T22:40:00Z"/>
        </w:rPr>
      </w:pPr>
    </w:p>
    <w:p w:rsidR="00487DD1" w:rsidRDefault="00487DD1" w:rsidP="00783EF2">
      <w:pPr>
        <w:rPr>
          <w:ins w:id="852" w:author="Szabolcs Bene" w:date="2016-06-21T22:04:00Z"/>
          <w:b/>
        </w:rPr>
      </w:pPr>
    </w:p>
    <w:p w:rsidR="004114C2" w:rsidRPr="00783EF2" w:rsidRDefault="004114C2" w:rsidP="00783EF2">
      <w:pPr>
        <w:rPr>
          <w:b/>
        </w:rPr>
      </w:pPr>
      <w:r w:rsidRPr="00783EF2">
        <w:rPr>
          <w:b/>
        </w:rPr>
        <w:t>Apizee</w:t>
      </w:r>
    </w:p>
    <w:p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rsidR="00F57F8D" w:rsidRPr="00A35228" w:rsidRDefault="00F57F8D" w:rsidP="00F57F8D">
      <w:pPr>
        <w:rPr>
          <w:color w:val="auto"/>
        </w:rPr>
      </w:pPr>
      <w:r>
        <w:rPr>
          <w:color w:val="auto"/>
        </w:rPr>
        <w:lastRenderedPageBreak/>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rsidR="00F57F8D" w:rsidRPr="004114C2" w:rsidRDefault="00F57F8D" w:rsidP="00F57F8D"/>
    <w:p w:rsidR="004114C2" w:rsidRPr="00783EF2" w:rsidRDefault="004114C2" w:rsidP="00783EF2">
      <w:pPr>
        <w:rPr>
          <w:b/>
        </w:rPr>
      </w:pPr>
      <w:r w:rsidRPr="00783EF2">
        <w:rPr>
          <w:b/>
        </w:rPr>
        <w:t>Client Bee</w:t>
      </w:r>
    </w:p>
    <w:p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w:t>
      </w:r>
      <w:del w:id="853" w:author="Szabolcs Bene" w:date="2016-06-21T22:46:00Z">
        <w:r w:rsidRPr="00A35228" w:rsidDel="00742212">
          <w:rPr>
            <w:color w:val="auto"/>
          </w:rPr>
          <w:delText>c</w:delText>
        </w:r>
      </w:del>
      <w:r w:rsidRPr="00A35228">
        <w:rPr>
          <w:color w:val="auto"/>
        </w:rPr>
        <w:t xml:space="preserve">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rsidR="004114C2"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rsidR="007605FE" w:rsidRPr="00A8737E" w:rsidRDefault="007605FE" w:rsidP="006C4DAA"/>
    <w:p w:rsidR="00CE025A" w:rsidRPr="00783EF2" w:rsidRDefault="00CE025A" w:rsidP="00783EF2">
      <w:pPr>
        <w:rPr>
          <w:b/>
        </w:rPr>
      </w:pPr>
      <w:r w:rsidRPr="00783EF2">
        <w:rPr>
          <w:b/>
        </w:rPr>
        <w:t>eFace2Face</w:t>
      </w:r>
    </w:p>
    <w:p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rsidR="00783EF2" w:rsidRDefault="00783EF2" w:rsidP="00E57DDE"/>
    <w:p w:rsidR="004114C2" w:rsidRPr="00783EF2" w:rsidRDefault="004114C2" w:rsidP="00783EF2">
      <w:pPr>
        <w:rPr>
          <w:b/>
        </w:rPr>
      </w:pPr>
      <w:r w:rsidRPr="00783EF2">
        <w:rPr>
          <w:b/>
        </w:rPr>
        <w:t>FACEmeeting</w:t>
      </w:r>
    </w:p>
    <w:p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w:t>
      </w:r>
      <w:del w:id="854" w:author="Szabolcs Bene" w:date="2016-06-21T22:46:00Z">
        <w:r w:rsidRPr="00A35228" w:rsidDel="00742212">
          <w:rPr>
            <w:color w:val="auto"/>
          </w:rPr>
          <w:delText>c</w:delText>
        </w:r>
      </w:del>
      <w:r w:rsidRPr="00A35228">
        <w:rPr>
          <w:color w:val="auto"/>
        </w:rPr>
        <w:t xml:space="preserve">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w:t>
      </w:r>
      <w:del w:id="855" w:author="Szabolcs Bene" w:date="2016-06-21T22:46:00Z">
        <w:r w:rsidRPr="00A35228" w:rsidDel="00742212">
          <w:rPr>
            <w:color w:val="auto"/>
          </w:rPr>
          <w:delText>c</w:delText>
        </w:r>
      </w:del>
      <w:r w:rsidRPr="00A35228">
        <w:rPr>
          <w:color w:val="auto"/>
        </w:rPr>
        <w:t xml:space="preserve">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rsidR="00E57DDE" w:rsidRDefault="00AF7818" w:rsidP="00AF7818">
      <w:r w:rsidRPr="00A35228">
        <w:rPr>
          <w:color w:val="auto"/>
        </w:rPr>
        <w:lastRenderedPageBreak/>
        <w:t>Te</w:t>
      </w:r>
      <w:del w:id="856" w:author="Szabolcs Bene" w:date="2016-06-21T22:46:00Z">
        <w:r w:rsidRPr="00A35228" w:rsidDel="00742212">
          <w:rPr>
            <w:color w:val="auto"/>
          </w:rPr>
          <w:delText>c</w:delText>
        </w:r>
      </w:del>
      <w:r w:rsidRPr="00A35228">
        <w:rPr>
          <w:color w:val="auto"/>
        </w:rPr>
        <w:t xml:space="preserve">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rsidR="00783EF2" w:rsidRDefault="00783EF2" w:rsidP="004114C2"/>
    <w:p w:rsidR="00561A9F" w:rsidRPr="00783EF2" w:rsidRDefault="00561A9F" w:rsidP="00783EF2">
      <w:pPr>
        <w:rPr>
          <w:b/>
        </w:rPr>
      </w:pPr>
      <w:r w:rsidRPr="00783EF2">
        <w:rPr>
          <w:b/>
        </w:rPr>
        <w:t>Proplogic Software Inc - Tawk</w:t>
      </w:r>
    </w:p>
    <w:p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rsidR="004114C2" w:rsidRDefault="00A0522F" w:rsidP="00A0522F">
      <w:r>
        <w:rPr>
          <w:color w:val="auto"/>
        </w:rPr>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rsidR="004114C2" w:rsidRDefault="004114C2" w:rsidP="004114C2"/>
    <w:p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w:t>
      </w:r>
      <w:del w:id="857" w:author="Szabolcs Bene" w:date="2016-06-21T22:46:00Z">
        <w:r w:rsidRPr="00A35228" w:rsidDel="00742212">
          <w:rPr>
            <w:color w:val="auto"/>
          </w:rPr>
          <w:delText>c</w:delText>
        </w:r>
      </w:del>
      <w:r w:rsidRPr="00A35228">
        <w:rPr>
          <w:color w:val="auto"/>
        </w:rPr>
        <w:t xml:space="preserve">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w:t>
      </w:r>
      <w:ins w:id="858" w:author="Szabolcs Bene" w:date="2016-06-21T22:49:00Z">
        <w:r w:rsidR="00610D86">
          <w:rPr>
            <w:color w:val="auto"/>
          </w:rPr>
          <w:t>ă</w:t>
        </w:r>
      </w:ins>
      <w:del w:id="859" w:author="Szabolcs Bene" w:date="2016-06-21T22:49:00Z">
        <w:r w:rsidRPr="00A35228" w:rsidDel="00610D86">
          <w:rPr>
            <w:color w:val="auto"/>
          </w:rPr>
          <w:delText>a</w:delText>
        </w:r>
      </w:del>
      <w:r w:rsidRPr="00A35228">
        <w:rPr>
          <w:color w:val="auto"/>
        </w:rPr>
        <w:t xml:space="preserve"> aplcatia web. </w:t>
      </w:r>
      <w:ins w:id="860" w:author="Szabolcs Bene" w:date="2016-06-21T22:50:00Z">
        <w:r w:rsidR="00610D86">
          <w:rPr>
            <w:color w:val="auto"/>
          </w:rPr>
          <w:t xml:space="preserve">Tehnologia </w:t>
        </w:r>
      </w:ins>
      <w:del w:id="861" w:author="Szabolcs Bene" w:date="2016-06-21T22:47:00Z">
        <w:r w:rsidRPr="00A35228" w:rsidDel="00610D86">
          <w:rPr>
            <w:color w:val="auto"/>
          </w:rPr>
          <w:delText xml:space="preserve">Fiind WebRTC-ul raspandit </w:delText>
        </w:r>
        <w:r w:rsidDel="00610D86">
          <w:rPr>
            <w:color w:val="auto"/>
          </w:rPr>
          <w:delText>în</w:delText>
        </w:r>
        <w:r w:rsidRPr="00A35228" w:rsidDel="00610D86">
          <w:rPr>
            <w:color w:val="auto"/>
          </w:rPr>
          <w:delText xml:space="preserve"> lume, </w:delText>
        </w:r>
        <w:r w:rsidDel="00610D86">
          <w:rPr>
            <w:color w:val="auto"/>
          </w:rPr>
          <w:delText>există</w:delText>
        </w:r>
        <w:r w:rsidRPr="00A35228" w:rsidDel="00610D86">
          <w:rPr>
            <w:color w:val="auto"/>
          </w:rPr>
          <w:delText xml:space="preserve"> mult mai multe </w:delText>
        </w:r>
        <w:r w:rsidDel="00610D86">
          <w:rPr>
            <w:color w:val="auto"/>
          </w:rPr>
          <w:delText>aplicaţii</w:delText>
        </w:r>
        <w:r w:rsidRPr="00A35228" w:rsidDel="00610D86">
          <w:rPr>
            <w:color w:val="auto"/>
          </w:rPr>
          <w:delText xml:space="preserve"> care folosesc </w:delText>
        </w:r>
        <w:r w:rsidDel="00610D86">
          <w:rPr>
            <w:color w:val="auto"/>
          </w:rPr>
          <w:delText>această</w:delText>
        </w:r>
        <w:r w:rsidRPr="00A35228" w:rsidDel="00610D86">
          <w:rPr>
            <w:color w:val="auto"/>
          </w:rPr>
          <w:delText xml:space="preserve"> te</w:delText>
        </w:r>
      </w:del>
      <w:del w:id="862" w:author="Szabolcs Bene" w:date="2016-06-21T22:46:00Z">
        <w:r w:rsidRPr="00A35228" w:rsidDel="00742212">
          <w:rPr>
            <w:color w:val="auto"/>
          </w:rPr>
          <w:delText>c</w:delText>
        </w:r>
      </w:del>
      <w:del w:id="863" w:author="Szabolcs Bene" w:date="2016-06-21T22:47:00Z">
        <w:r w:rsidRPr="00A35228" w:rsidDel="00610D86">
          <w:rPr>
            <w:color w:val="auto"/>
          </w:rPr>
          <w:delText>hnologie, iar mai sus sunt prezentate doar o parte mic</w:delText>
        </w:r>
        <w:r w:rsidDel="00610D86">
          <w:rPr>
            <w:color w:val="auto"/>
          </w:rPr>
          <w:delText>ă</w:delText>
        </w:r>
        <w:r w:rsidRPr="00A35228" w:rsidDel="00610D86">
          <w:rPr>
            <w:color w:val="auto"/>
          </w:rPr>
          <w:delText xml:space="preserve"> din setul de </w:delText>
        </w:r>
        <w:r w:rsidDel="00610D86">
          <w:rPr>
            <w:color w:val="auto"/>
          </w:rPr>
          <w:delText>aplicaţii</w:delText>
        </w:r>
        <w:r w:rsidRPr="00A35228" w:rsidDel="00610D86">
          <w:rPr>
            <w:color w:val="auto"/>
          </w:rPr>
          <w:delText xml:space="preserve"> care </w:delText>
        </w:r>
        <w:r w:rsidDel="00610D86">
          <w:rPr>
            <w:color w:val="auto"/>
          </w:rPr>
          <w:delText>există</w:delText>
        </w:r>
        <w:r w:rsidRPr="00A35228" w:rsidDel="00610D86">
          <w:rPr>
            <w:color w:val="auto"/>
          </w:rPr>
          <w:delText xml:space="preserve"> peste tot</w:delText>
        </w:r>
        <w:r w:rsidR="00DE32A8" w:rsidDel="00610D86">
          <w:delText>.</w:delText>
        </w:r>
      </w:del>
      <w:ins w:id="864" w:author="Szabolcs Bene" w:date="2016-06-21T22:47:00Z">
        <w:r w:rsidR="00610D86">
          <w:rPr>
            <w:color w:val="auto"/>
          </w:rPr>
          <w:t xml:space="preserve">WebRTC poate fi folosită în mai multe contexte, cum ar fi comunicare, </w:t>
        </w:r>
      </w:ins>
      <w:ins w:id="865" w:author="Szabolcs Bene" w:date="2016-06-21T22:49:00Z">
        <w:r w:rsidR="00610D86">
          <w:rPr>
            <w:color w:val="auto"/>
          </w:rPr>
          <w:t>împartașire a datelor, înreg</w:t>
        </w:r>
      </w:ins>
      <w:ins w:id="866" w:author="Szabolcs Bene" w:date="2016-06-21T22:50:00Z">
        <w:r w:rsidR="00610D86">
          <w:rPr>
            <w:color w:val="auto"/>
          </w:rPr>
          <w:t>istrare video sau plăți online</w:t>
        </w:r>
      </w:ins>
      <w:ins w:id="867" w:author="Szabolcs Bene" w:date="2016-06-21T23:03:00Z">
        <w:r w:rsidR="00D513C4">
          <w:rPr>
            <w:color w:val="auto"/>
          </w:rPr>
          <w:t>, și datorită faptului că oferă posibilități în mai multe domenii, există multe aplicații la baza cărora se află această tehnologie.</w:t>
        </w:r>
      </w:ins>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868" w:name="h.1t3h5sf" w:colFirst="0" w:colLast="0"/>
      <w:bookmarkStart w:id="869" w:name="_Toc454399479"/>
      <w:bookmarkEnd w:id="868"/>
      <w:r>
        <w:lastRenderedPageBreak/>
        <w:t>Analiză</w:t>
      </w:r>
      <w:r w:rsidR="00BC6B3A">
        <w:t xml:space="preserve"> și </w:t>
      </w:r>
      <w:r>
        <w:t>Fundamentare Teoretică</w:t>
      </w:r>
      <w:bookmarkEnd w:id="869"/>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870" w:name="_Toc454399480"/>
      <w:r>
        <w:t>Tehnologii și unelte utilizate pentru dezvoltarea aplicației web</w:t>
      </w:r>
      <w:bookmarkEnd w:id="870"/>
    </w:p>
    <w:p w:rsidR="004919B0" w:rsidRPr="004919B0" w:rsidRDefault="004919B0" w:rsidP="005C0A3B">
      <w:pPr>
        <w:pStyle w:val="Heading3"/>
        <w:numPr>
          <w:ilvl w:val="2"/>
          <w:numId w:val="1"/>
        </w:numPr>
      </w:pPr>
      <w:bookmarkStart w:id="871" w:name="_Toc454399481"/>
      <w:r>
        <w:t>PHP</w:t>
      </w:r>
      <w:bookmarkEnd w:id="871"/>
    </w:p>
    <w:p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rsidR="006128C5" w:rsidRDefault="00302026" w:rsidP="00302026">
      <w:pPr>
        <w:pStyle w:val="ListParagraph"/>
        <w:ind w:left="0"/>
      </w:pPr>
      <w:r w:rsidRPr="00A35228">
        <w:rPr>
          <w:color w:val="auto"/>
        </w:rPr>
        <w:lastRenderedPageBreak/>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rsidR="003E43D6" w:rsidRDefault="003E43D6" w:rsidP="003E43D6">
      <w:pPr>
        <w:pStyle w:val="Heading3"/>
        <w:numPr>
          <w:ilvl w:val="2"/>
          <w:numId w:val="1"/>
        </w:numPr>
      </w:pPr>
      <w:bookmarkStart w:id="872" w:name="_Toc454399482"/>
      <w:r>
        <w:t>JavaScript</w:t>
      </w:r>
      <w:bookmarkEnd w:id="872"/>
    </w:p>
    <w:p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p>
    <w:p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rsidR="00690216" w:rsidRPr="00690216" w:rsidRDefault="00690216" w:rsidP="00690216"/>
    <w:p w:rsidR="00B8666E" w:rsidRDefault="00B8666E" w:rsidP="005A54E4">
      <w:pPr>
        <w:pStyle w:val="Heading3"/>
        <w:numPr>
          <w:ilvl w:val="2"/>
          <w:numId w:val="1"/>
        </w:numPr>
      </w:pPr>
      <w:bookmarkStart w:id="873" w:name="_Toc454399483"/>
      <w:r>
        <w:t>HTML</w:t>
      </w:r>
      <w:bookmarkEnd w:id="873"/>
    </w:p>
    <w:p w:rsidR="004164D7" w:rsidRDefault="004164D7">
      <w:pPr>
        <w:ind w:firstLine="0"/>
      </w:pPr>
    </w:p>
    <w:p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w:t>
      </w:r>
      <w:r w:rsidRPr="00A35228">
        <w:rPr>
          <w:b/>
          <w:i/>
          <w:color w:val="auto"/>
        </w:rPr>
        <w:lastRenderedPageBreak/>
        <w:t xml:space="preserve">/&gt;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rsidR="00692256" w:rsidRPr="00A35228" w:rsidRDefault="00692256" w:rsidP="00692256">
      <w:pPr>
        <w:rPr>
          <w:color w:val="auto"/>
        </w:rPr>
      </w:pPr>
      <w:r w:rsidRPr="00A35228">
        <w:rPr>
          <w:color w:val="auto"/>
        </w:rPr>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rsidR="00B762BA" w:rsidRDefault="00B762BA"/>
    <w:p w:rsidR="00B762BA" w:rsidRDefault="00B762BA" w:rsidP="005A54E4">
      <w:pPr>
        <w:pStyle w:val="Heading3"/>
        <w:numPr>
          <w:ilvl w:val="2"/>
          <w:numId w:val="1"/>
        </w:numPr>
      </w:pPr>
      <w:bookmarkStart w:id="874" w:name="_Toc454399484"/>
      <w:r>
        <w:t>CSS</w:t>
      </w:r>
      <w:bookmarkEnd w:id="874"/>
    </w:p>
    <w:p w:rsidR="002E576C" w:rsidRPr="002E576C" w:rsidRDefault="002E576C" w:rsidP="002E576C">
      <w:pPr>
        <w:rPr>
          <w:color w:val="auto"/>
        </w:rPr>
      </w:pPr>
      <w:r w:rsidRPr="002E576C">
        <w:rPr>
          <w:color w:val="auto"/>
        </w:rPr>
        <w:t xml:space="preserve">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w:t>
      </w:r>
      <w:del w:id="875" w:author="Szabolcs Bene" w:date="2016-06-21T21:49:00Z">
        <w:r w:rsidRPr="002E576C" w:rsidDel="009F688C">
          <w:rPr>
            <w:color w:val="auto"/>
          </w:rPr>
          <w:delText xml:space="preserve">Înregistrare </w:delText>
        </w:r>
      </w:del>
      <w:ins w:id="876" w:author="Szabolcs Bene" w:date="2016-06-21T21:49:00Z">
        <w:r w:rsidR="009F688C">
          <w:rPr>
            <w:color w:val="auto"/>
          </w:rPr>
          <w:t>î</w:t>
        </w:r>
        <w:r w:rsidR="009F688C" w:rsidRPr="002E576C">
          <w:rPr>
            <w:color w:val="auto"/>
          </w:rPr>
          <w:t xml:space="preserve">nregistrare </w:t>
        </w:r>
      </w:ins>
      <w:r w:rsidRPr="002E576C">
        <w:rPr>
          <w:color w:val="auto"/>
        </w:rPr>
        <w:t xml:space="preserve">şi </w:t>
      </w:r>
      <w:del w:id="877" w:author="Szabolcs Bene" w:date="2016-06-21T21:49:00Z">
        <w:r w:rsidRPr="002E576C" w:rsidDel="009F688C">
          <w:rPr>
            <w:color w:val="auto"/>
          </w:rPr>
          <w:delText xml:space="preserve">Logare </w:delText>
        </w:r>
      </w:del>
      <w:ins w:id="878" w:author="Szabolcs Bene" w:date="2016-06-21T21:49:00Z">
        <w:r w:rsidR="009F688C">
          <w:rPr>
            <w:color w:val="auto"/>
          </w:rPr>
          <w:t>l</w:t>
        </w:r>
        <w:r w:rsidR="009F688C" w:rsidRPr="002E576C">
          <w:rPr>
            <w:color w:val="auto"/>
          </w:rPr>
          <w:t xml:space="preserve">ogare </w:t>
        </w:r>
      </w:ins>
      <w:r w:rsidRPr="002E576C">
        <w:rPr>
          <w:color w:val="auto"/>
        </w:rPr>
        <w:t xml:space="preserve">a </w:t>
      </w:r>
      <w:del w:id="879" w:author="Szabolcs Bene" w:date="2016-06-21T21:49:00Z">
        <w:r w:rsidRPr="002E576C" w:rsidDel="00DA6511">
          <w:rPr>
            <w:color w:val="auto"/>
          </w:rPr>
          <w:delText xml:space="preserve">Sistemului </w:delText>
        </w:r>
      </w:del>
      <w:ins w:id="880" w:author="Szabolcs Bene" w:date="2016-06-21T21:49:00Z">
        <w:r w:rsidR="00DA6511">
          <w:rPr>
            <w:color w:val="auto"/>
          </w:rPr>
          <w:t>s</w:t>
        </w:r>
        <w:r w:rsidR="00DA6511" w:rsidRPr="002E576C">
          <w:rPr>
            <w:color w:val="auto"/>
          </w:rPr>
          <w:t xml:space="preserve">istemului </w:t>
        </w:r>
      </w:ins>
      <w:r w:rsidRPr="002E576C">
        <w:rPr>
          <w:color w:val="auto"/>
        </w:rPr>
        <w:t>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rsidR="001D0F04" w:rsidRPr="001D0F04" w:rsidRDefault="001D0F04" w:rsidP="001D0F04"/>
    <w:p w:rsidR="00A56643" w:rsidRDefault="00C3137D" w:rsidP="005A54E4">
      <w:pPr>
        <w:pStyle w:val="Heading3"/>
        <w:numPr>
          <w:ilvl w:val="2"/>
          <w:numId w:val="1"/>
        </w:numPr>
      </w:pPr>
      <w:bookmarkStart w:id="881" w:name="_Toc454399485"/>
      <w:r>
        <w:lastRenderedPageBreak/>
        <w:t>GitH</w:t>
      </w:r>
      <w:r w:rsidR="00A56643">
        <w:t>ub</w:t>
      </w:r>
      <w:bookmarkEnd w:id="881"/>
    </w:p>
    <w:p w:rsidR="0026524B" w:rsidRPr="0026524B" w:rsidRDefault="0026524B" w:rsidP="0026524B">
      <w:pPr>
        <w:rPr>
          <w:color w:val="auto"/>
        </w:rPr>
      </w:pPr>
      <w:r w:rsidRPr="0026524B">
        <w:rPr>
          <w:color w:val="auto"/>
        </w:rPr>
        <w:t>GitHub este o aplicaţie web folosită pentru salvarea și stocarea aplicațiilor prin servicii Git. Precum Git, GitHub oferă funcționalităti cum ar fi controlul versiunilor și gestionarea codului 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rsidR="00A56643" w:rsidRDefault="00A56643" w:rsidP="005A54E4">
      <w:pPr>
        <w:pStyle w:val="Heading3"/>
        <w:numPr>
          <w:ilvl w:val="2"/>
          <w:numId w:val="1"/>
        </w:numPr>
      </w:pPr>
      <w:bookmarkStart w:id="882" w:name="_Toc454399486"/>
      <w:r w:rsidRPr="00520303">
        <w:t>Apache Server</w:t>
      </w:r>
      <w:bookmarkEnd w:id="882"/>
    </w:p>
    <w:p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rsidR="001D0F04" w:rsidRPr="003E6BAC" w:rsidRDefault="00A20C22" w:rsidP="003E6BAC">
      <w:pPr>
        <w:rPr>
          <w:color w:val="auto"/>
        </w:rPr>
      </w:pPr>
      <w:r w:rsidRPr="00A20C22">
        <w:rPr>
          <w:color w:val="auto"/>
        </w:rPr>
        <w:t xml:space="preserve">Virtual hosting permite instalarea Apache pentru deservirea mai multor aplicaţii web diferite. O masina cu un singur server Apache poate deservi simultan "www.videocall.com", 'www.videocall.org'. O alta caracteristica ar fi suportul pentru autentificarea cu parola. Deoarece </w:t>
      </w:r>
      <w:r w:rsidRPr="00A20C22">
        <w:rPr>
          <w:color w:val="auto"/>
        </w:rPr>
        <w:lastRenderedPageBreak/>
        <w:t>codul sursa este disponibil în mod gratuit, orice programator poate adapta server pentru nevoile proiectului</w:t>
      </w:r>
      <w:r w:rsidR="001D0F04" w:rsidRPr="003E6BAC">
        <w:rPr>
          <w:color w:val="auto"/>
        </w:rPr>
        <w:t>.</w:t>
      </w:r>
    </w:p>
    <w:p w:rsidR="001D0F04" w:rsidRPr="001D0F04" w:rsidRDefault="001D0F04" w:rsidP="001D0F04"/>
    <w:p w:rsidR="001D0F04" w:rsidRPr="00520303" w:rsidRDefault="001D0F04" w:rsidP="001D0F04">
      <w:pPr>
        <w:pStyle w:val="Heading3"/>
        <w:numPr>
          <w:ilvl w:val="2"/>
          <w:numId w:val="1"/>
        </w:numPr>
      </w:pPr>
      <w:bookmarkStart w:id="883" w:name="_Toc454399487"/>
      <w:r>
        <w:t>XAMPP</w:t>
      </w:r>
      <w:bookmarkEnd w:id="883"/>
    </w:p>
    <w:p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rsidR="00A56643" w:rsidRPr="0010390B" w:rsidRDefault="00A56643" w:rsidP="00A56643">
      <w:pPr>
        <w:rPr>
          <w:color w:val="auto"/>
        </w:rPr>
      </w:pPr>
    </w:p>
    <w:p w:rsidR="0098259E" w:rsidRPr="001A5D4C" w:rsidRDefault="0098259E" w:rsidP="00946FB4">
      <w:pPr>
        <w:pStyle w:val="Heading2"/>
        <w:numPr>
          <w:ilvl w:val="1"/>
          <w:numId w:val="1"/>
        </w:numPr>
      </w:pPr>
      <w:bookmarkStart w:id="884" w:name="_Toc454399488"/>
      <w:r>
        <w:t>Cerințele sistemului</w:t>
      </w:r>
      <w:bookmarkEnd w:id="884"/>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885" w:name="_Toc454399489"/>
      <w:r>
        <w:lastRenderedPageBreak/>
        <w:t>Cerinte func</w:t>
      </w:r>
      <w:ins w:id="886" w:author="Szabolcs Bene" w:date="2016-06-22T22:26:00Z">
        <w:r w:rsidR="00F67ECD">
          <w:t>ț</w:t>
        </w:r>
      </w:ins>
      <w:del w:id="887" w:author="Szabolcs Bene" w:date="2016-06-22T22:25:00Z">
        <w:r w:rsidDel="00F67ECD">
          <w:delText>t</w:delText>
        </w:r>
      </w:del>
      <w:r>
        <w:t>ionale</w:t>
      </w:r>
      <w:bookmarkEnd w:id="885"/>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888" w:name="_Toc454399490"/>
      <w:r>
        <w:lastRenderedPageBreak/>
        <w:t xml:space="preserve">Cerinte </w:t>
      </w:r>
      <w:ins w:id="889" w:author="Szabolcs Bene" w:date="2016-06-22T22:26:00Z">
        <w:r w:rsidR="00F67ECD">
          <w:t>non-</w:t>
        </w:r>
      </w:ins>
      <w:r>
        <w:t>func</w:t>
      </w:r>
      <w:ins w:id="890" w:author="Szabolcs Bene" w:date="2016-06-22T22:26:00Z">
        <w:r w:rsidR="00F67ECD">
          <w:t>ț</w:t>
        </w:r>
      </w:ins>
      <w:del w:id="891" w:author="Szabolcs Bene" w:date="2016-06-22T22:26:00Z">
        <w:r w:rsidDel="00F67ECD">
          <w:delText>t</w:delText>
        </w:r>
      </w:del>
      <w:r>
        <w:t>ionale</w:t>
      </w:r>
      <w:bookmarkEnd w:id="888"/>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del w:id="892" w:author="Szabolcs Bene" w:date="2016-06-20T22:33:00Z">
        <w:r w:rsidDel="00B54B10">
          <w:rPr>
            <w:b/>
          </w:rPr>
          <w:delText>Deploiare</w:delText>
        </w:r>
      </w:del>
      <w:ins w:id="893" w:author="Szabolcs Bene" w:date="2016-06-21T22:05:00Z">
        <w:r w:rsidR="00C50D27">
          <w:rPr>
            <w:b/>
          </w:rPr>
          <w:t>Deployment</w:t>
        </w:r>
      </w:ins>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894" w:name="_Toc454399491"/>
      <w:r>
        <w:t>Cazuri de utilizare</w:t>
      </w:r>
      <w:bookmarkEnd w:id="894"/>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702784"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195658" w:rsidRPr="00C004E8" w:rsidRDefault="00195658" w:rsidP="00C004E8">
                            <w:pPr>
                              <w:pStyle w:val="Caption"/>
                              <w:jc w:val="center"/>
                              <w:rPr>
                                <w:i w:val="0"/>
                                <w:iCs w:val="0"/>
                                <w:color w:val="000000"/>
                                <w:sz w:val="24"/>
                                <w:szCs w:val="24"/>
                              </w:rPr>
                            </w:pPr>
                            <w:bookmarkStart w:id="895" w:name="_Toc454389647"/>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8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195658" w:rsidRPr="00C004E8" w:rsidRDefault="00195658" w:rsidP="00C004E8">
                      <w:pPr>
                        <w:pStyle w:val="Caption"/>
                        <w:jc w:val="center"/>
                        <w:rPr>
                          <w:i w:val="0"/>
                          <w:iCs w:val="0"/>
                          <w:color w:val="000000"/>
                          <w:sz w:val="24"/>
                          <w:szCs w:val="24"/>
                        </w:rPr>
                      </w:pPr>
                      <w:bookmarkStart w:id="896" w:name="_Toc454389647"/>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bookmarkEnd w:id="896"/>
                    </w:p>
                  </w:txbxContent>
                </v:textbox>
                <w10:wrap type="square"/>
              </v:shape>
            </w:pict>
          </mc:Fallback>
        </mc:AlternateContent>
      </w:r>
      <w:r w:rsidR="00B22D9D">
        <w:rPr>
          <w:noProof/>
        </w:rPr>
        <w:drawing>
          <wp:anchor distT="0" distB="0" distL="114300" distR="114300" simplePos="0" relativeHeight="25159321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897" w:name="h.4d34og8" w:colFirst="0" w:colLast="0"/>
      <w:bookmarkStart w:id="898" w:name="_Toc454399492"/>
      <w:bookmarkEnd w:id="897"/>
      <w:r>
        <w:lastRenderedPageBreak/>
        <w:t>Proiectare de Detaliu</w:t>
      </w:r>
      <w:r w:rsidR="00BC6B3A">
        <w:t xml:space="preserve"> și </w:t>
      </w:r>
      <w:r>
        <w:t>Implementare</w:t>
      </w:r>
      <w:bookmarkEnd w:id="898"/>
    </w:p>
    <w:p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rsidR="00F45C5E" w:rsidRDefault="00F45C5E" w:rsidP="00F45C5E">
      <w:pPr>
        <w:pStyle w:val="Heading2"/>
        <w:numPr>
          <w:ilvl w:val="1"/>
          <w:numId w:val="1"/>
        </w:numPr>
      </w:pPr>
      <w:bookmarkStart w:id="899" w:name="_Toc454399493"/>
      <w:r>
        <w:t xml:space="preserve">Arhitectura </w:t>
      </w:r>
      <w:r w:rsidR="006C145B">
        <w:t xml:space="preserve">de layer a </w:t>
      </w:r>
      <w:r>
        <w:t>sistemului</w:t>
      </w:r>
      <w:bookmarkEnd w:id="899"/>
    </w:p>
    <w:p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bookmarkStart w:id="900" w:name="_Toc454398771"/>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901" w:author="Szabolcs Bene" w:date="2016-06-20T22:34:00Z">
        <w:r w:rsidRPr="00A75967" w:rsidDel="00E131C0">
          <w:rPr>
            <w:i w:val="0"/>
            <w:iCs w:val="0"/>
            <w:color w:val="000000"/>
            <w:sz w:val="24"/>
            <w:szCs w:val="24"/>
          </w:rPr>
          <w:delText xml:space="preserve">layer </w:delText>
        </w:r>
      </w:del>
      <w:ins w:id="902"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903" w:author="Szabolcs Bene" w:date="2016-06-20T22:33:00Z">
        <w:r w:rsidR="00E131C0">
          <w:rPr>
            <w:i w:val="0"/>
            <w:iCs w:val="0"/>
            <w:color w:val="000000"/>
            <w:sz w:val="24"/>
            <w:szCs w:val="24"/>
          </w:rPr>
          <w:t>ț</w:t>
        </w:r>
      </w:ins>
      <w:del w:id="904"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bookmarkEnd w:id="900"/>
    </w:p>
    <w:p w:rsidR="004164D7" w:rsidRDefault="004164D7"/>
    <w:p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rsidR="005B0BB8" w:rsidRDefault="005B0BB8" w:rsidP="005B0BB8">
      <w:pPr>
        <w:pStyle w:val="Heading3"/>
        <w:numPr>
          <w:ilvl w:val="2"/>
          <w:numId w:val="1"/>
        </w:numPr>
      </w:pPr>
      <w:bookmarkStart w:id="905" w:name="_Toc454399494"/>
      <w:r>
        <w:t>Nivelul interfa</w:t>
      </w:r>
      <w:ins w:id="906" w:author="Szabolcs Bene" w:date="2016-06-22T22:26:00Z">
        <w:r w:rsidR="00C87922">
          <w:t>ț</w:t>
        </w:r>
      </w:ins>
      <w:del w:id="907" w:author="Szabolcs Bene" w:date="2016-06-22T22:26:00Z">
        <w:r w:rsidDel="00C87922">
          <w:delText>t</w:delText>
        </w:r>
      </w:del>
      <w:r>
        <w:t>a utilizator</w:t>
      </w:r>
      <w:bookmarkEnd w:id="905"/>
    </w:p>
    <w:p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rsidR="005B0BB8" w:rsidRDefault="005B0BB8" w:rsidP="005B0BB8">
      <w:pPr>
        <w:pStyle w:val="Heading3"/>
        <w:numPr>
          <w:ilvl w:val="2"/>
          <w:numId w:val="1"/>
        </w:numPr>
      </w:pPr>
      <w:bookmarkStart w:id="908" w:name="_Toc454399495"/>
      <w:r>
        <w:t>Nivelul de aplica</w:t>
      </w:r>
      <w:ins w:id="909" w:author="Szabolcs Bene" w:date="2016-06-22T22:26:00Z">
        <w:r w:rsidR="00C87922">
          <w:t>ț</w:t>
        </w:r>
      </w:ins>
      <w:del w:id="910" w:author="Szabolcs Bene" w:date="2016-06-22T22:26:00Z">
        <w:r w:rsidDel="00C87922">
          <w:delText>t</w:delText>
        </w:r>
      </w:del>
      <w:r>
        <w:t>ie</w:t>
      </w:r>
      <w:bookmarkEnd w:id="908"/>
    </w:p>
    <w:p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rsidR="005B0BB8" w:rsidRDefault="005B0BB8" w:rsidP="005B0BB8">
      <w:pPr>
        <w:pStyle w:val="Heading3"/>
        <w:numPr>
          <w:ilvl w:val="2"/>
          <w:numId w:val="1"/>
        </w:numPr>
      </w:pPr>
      <w:bookmarkStart w:id="911" w:name="_Toc454399496"/>
      <w:r>
        <w:t>Nivelul de business logic</w:t>
      </w:r>
      <w:bookmarkEnd w:id="911"/>
    </w:p>
    <w:p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rsidR="005B0BB8" w:rsidRDefault="005B0BB8" w:rsidP="005B0BB8">
      <w:pPr>
        <w:pStyle w:val="Heading3"/>
        <w:numPr>
          <w:ilvl w:val="2"/>
          <w:numId w:val="1"/>
        </w:numPr>
      </w:pPr>
      <w:bookmarkStart w:id="912" w:name="_Toc454399497"/>
      <w:r>
        <w:t>Nivelul de acces de date</w:t>
      </w:r>
      <w:bookmarkEnd w:id="912"/>
    </w:p>
    <w:p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rsidR="005B0BB8" w:rsidRPr="005B0BB8" w:rsidRDefault="005B0BB8" w:rsidP="005B0BB8">
      <w:pPr>
        <w:pStyle w:val="Heading3"/>
        <w:numPr>
          <w:ilvl w:val="2"/>
          <w:numId w:val="1"/>
        </w:numPr>
      </w:pPr>
      <w:bookmarkStart w:id="913" w:name="_Toc454399498"/>
      <w:r>
        <w:lastRenderedPageBreak/>
        <w:t>Nivelul de baz</w:t>
      </w:r>
      <w:del w:id="914" w:author="Szabolcs Bene" w:date="2016-06-22T22:26:00Z">
        <w:r w:rsidDel="00C87922">
          <w:delText>a</w:delText>
        </w:r>
      </w:del>
      <w:ins w:id="915" w:author="Szabolcs Bene" w:date="2016-06-22T22:26:00Z">
        <w:r w:rsidR="00C87922">
          <w:t>ă</w:t>
        </w:r>
      </w:ins>
      <w:r>
        <w:t xml:space="preserve"> de date</w:t>
      </w:r>
      <w:bookmarkEnd w:id="913"/>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916" w:name="_Toc454399499"/>
      <w:r>
        <w:t>Arhitectura MVC</w:t>
      </w:r>
      <w:bookmarkEnd w:id="916"/>
    </w:p>
    <w:p w:rsidR="007B03CB" w:rsidRPr="007B03CB" w:rsidDel="00B83D97" w:rsidRDefault="007B03CB">
      <w:pPr>
        <w:ind w:firstLine="0"/>
        <w:rPr>
          <w:del w:id="917" w:author="Szabolcs Bene" w:date="2016-06-20T22:35:00Z"/>
          <w:color w:val="auto"/>
        </w:rPr>
        <w:pPrChange w:id="918" w:author="Szabolcs Bene" w:date="2016-06-20T22:35:00Z">
          <w:pPr/>
        </w:pPrChange>
      </w:pPr>
      <w:del w:id="919" w:author="Szabolcs Bene" w:date="2016-06-20T22:35:00Z">
        <w:r w:rsidRPr="007B03CB" w:rsidDel="00B83D97">
          <w:rPr>
            <w:color w:val="auto"/>
          </w:rPr>
          <w:delText>Arhitectura de layer a aplicaţiei este combinat cu o alt</w:delText>
        </w:r>
      </w:del>
      <w:del w:id="920" w:author="Szabolcs Bene" w:date="2016-06-20T22:34:00Z">
        <w:r w:rsidRPr="007B03CB" w:rsidDel="009F7598">
          <w:rPr>
            <w:color w:val="auto"/>
          </w:rPr>
          <w:delText>a</w:delText>
        </w:r>
      </w:del>
      <w:del w:id="921" w:author="Szabolcs Bene" w:date="2016-06-20T22:35:00Z">
        <w:r w:rsidRPr="007B03CB" w:rsidDel="00B83D97">
          <w:rPr>
            <w:color w:val="auto"/>
          </w:rPr>
          <w:delText xml:space="preserve"> arhitectura de design, şi anume Model-View-Controller (MVC).</w:delText>
        </w:r>
      </w:del>
    </w:p>
    <w:p w:rsidR="007B03CB" w:rsidRPr="007B03CB" w:rsidRDefault="007B03CB" w:rsidP="007B03CB">
      <w:pPr>
        <w:rPr>
          <w:color w:val="auto"/>
        </w:rPr>
      </w:pPr>
      <w:r w:rsidRPr="007B03CB">
        <w:rPr>
          <w:color w:val="auto"/>
        </w:rPr>
        <w:t>MVC este o arhitectura de software folosit</w:t>
      </w:r>
      <w:ins w:id="922"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923" w:author="Szabolcs Bene" w:date="2016-06-20T22:36:00Z">
        <w:r w:rsidRPr="007B03CB" w:rsidDel="00141483">
          <w:rPr>
            <w:color w:val="auto"/>
          </w:rPr>
          <w:delText xml:space="preserve">X </w:delText>
        </w:r>
      </w:del>
      <w:ins w:id="924" w:author="Szabolcs Bene" w:date="2016-06-20T22:36:00Z">
        <w:r w:rsidR="00141483">
          <w:rPr>
            <w:color w:val="auto"/>
          </w:rPr>
          <w:t>5.2</w:t>
        </w:r>
        <w:r w:rsidR="00141483" w:rsidRPr="007B03CB">
          <w:rPr>
            <w:color w:val="auto"/>
          </w:rPr>
          <w:t xml:space="preserve"> </w:t>
        </w:r>
      </w:ins>
      <w:r w:rsidRPr="007B03CB">
        <w:rPr>
          <w:color w:val="auto"/>
        </w:rPr>
        <w:t xml:space="preserve">se </w:t>
      </w:r>
      <w:del w:id="925" w:author="Szabolcs Bene" w:date="2016-06-20T22:36:00Z">
        <w:r w:rsidRPr="007B03CB" w:rsidDel="009C0D9B">
          <w:rPr>
            <w:color w:val="auto"/>
          </w:rPr>
          <w:delText xml:space="preserve">poate </w:delText>
        </w:r>
      </w:del>
      <w:ins w:id="926"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rsidR="00AB0FC2" w:rsidRDefault="00D063AC" w:rsidP="00AB0FC2">
      <w:pPr>
        <w:keepNext/>
        <w:jc w:val="center"/>
      </w:pPr>
      <w:r>
        <w:rPr>
          <w:noProof/>
        </w:rPr>
        <w:drawing>
          <wp:inline distT="0" distB="0" distL="0" distR="0" wp14:anchorId="4CDF6CDE" wp14:editId="326066ED">
            <wp:extent cx="3343701" cy="2136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353349" cy="2142206"/>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bookmarkStart w:id="927" w:name="_Toc454398772"/>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bookmarkEnd w:id="927"/>
    </w:p>
    <w:p w:rsidR="00036AC3" w:rsidRDefault="00036AC3" w:rsidP="005E3B7B"/>
    <w:p w:rsidR="00A417C6" w:rsidRPr="00A35228" w:rsidRDefault="00A417C6" w:rsidP="00A417C6">
      <w:pPr>
        <w:rPr>
          <w:color w:val="auto"/>
        </w:rPr>
      </w:pPr>
      <w:r w:rsidRPr="00A35228">
        <w:rPr>
          <w:color w:val="auto"/>
        </w:rPr>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rsidR="00A417C6" w:rsidRDefault="00A417C6" w:rsidP="00A417C6">
      <w:pPr>
        <w:rPr>
          <w:ins w:id="928" w:author="Szabolcs Bene" w:date="2016-06-21T22:24:00Z"/>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w:t>
      </w:r>
      <w:r w:rsidRPr="00A35228">
        <w:rPr>
          <w:color w:val="auto"/>
        </w:rPr>
        <w:lastRenderedPageBreak/>
        <w:t xml:space="preserve">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rsidR="008F2070" w:rsidRPr="00A35228" w:rsidRDefault="008F2070" w:rsidP="00A417C6">
      <w:pPr>
        <w:rPr>
          <w:color w:val="auto"/>
        </w:rPr>
      </w:pPr>
      <w:ins w:id="929" w:author="Szabolcs Bene" w:date="2016-06-21T22:25:00Z">
        <w:r>
          <w:rPr>
            <w:color w:val="auto"/>
          </w:rPr>
          <w:t xml:space="preserve">Această arhitectură </w:t>
        </w:r>
      </w:ins>
      <w:ins w:id="930" w:author="Szabolcs Bene" w:date="2016-06-21T22:33:00Z">
        <w:r>
          <w:rPr>
            <w:color w:val="auto"/>
          </w:rPr>
          <w:t xml:space="preserve">se îmbină cu arhitectura de layeri a aplicației. </w:t>
        </w:r>
      </w:ins>
      <w:ins w:id="931" w:author="Szabolcs Bene" w:date="2016-06-21T22:34:00Z">
        <w:r>
          <w:rPr>
            <w:color w:val="auto"/>
          </w:rPr>
          <w:t>Clasele de View ar fi echivalente claselor din User Interface, clasele de Controller ar fi echivalente claselor din Application si Business layer, iar clasele de Model ar fi echivalente c</w:t>
        </w:r>
      </w:ins>
      <w:ins w:id="932" w:author="Szabolcs Bene" w:date="2016-06-21T22:35:00Z">
        <w:r>
          <w:rPr>
            <w:color w:val="auto"/>
          </w:rPr>
          <w:t>laselor din Data Access și Database layer.</w:t>
        </w:r>
      </w:ins>
    </w:p>
    <w:p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rsidR="009C7605" w:rsidRDefault="00036AC3" w:rsidP="009C7605">
      <w:pPr>
        <w:keepNext/>
      </w:pPr>
      <w:r>
        <w:rPr>
          <w:noProof/>
        </w:rPr>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bookmarkStart w:id="933" w:name="_Toc454398773"/>
      <w:r>
        <w:t>Figura 5.</w:t>
      </w:r>
      <w:fldSimple w:instr=" SEQ Figura_5. \* ARABIC ">
        <w:r w:rsidR="001F3F86">
          <w:rPr>
            <w:noProof/>
          </w:rPr>
          <w:t>3</w:t>
        </w:r>
      </w:fldSimple>
      <w:r w:rsidR="009C7605">
        <w:t xml:space="preserve"> Diagrama de secventa a unui exemplu de MVC</w:t>
      </w:r>
      <w:bookmarkEnd w:id="933"/>
    </w:p>
    <w:p w:rsidR="00036AC3" w:rsidRPr="005E3B7B" w:rsidRDefault="00036AC3" w:rsidP="005E3B7B"/>
    <w:p w:rsidR="00F45C5E" w:rsidRDefault="00F45C5E"/>
    <w:p w:rsidR="003477A0" w:rsidRDefault="003477A0" w:rsidP="003477A0">
      <w:pPr>
        <w:pStyle w:val="Heading2"/>
        <w:numPr>
          <w:ilvl w:val="1"/>
          <w:numId w:val="1"/>
        </w:numPr>
      </w:pPr>
      <w:bookmarkStart w:id="934" w:name="_Toc454399500"/>
      <w:r>
        <w:lastRenderedPageBreak/>
        <w:t>Patternul Front Controller</w:t>
      </w:r>
      <w:bookmarkEnd w:id="934"/>
    </w:p>
    <w:p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rsidR="003477A0" w:rsidRPr="00E0750F" w:rsidRDefault="00E0750F" w:rsidP="00E0750F">
      <w:pPr>
        <w:rPr>
          <w:color w:val="auto"/>
        </w:rPr>
      </w:pPr>
      <w:r w:rsidRPr="00E0750F">
        <w:rPr>
          <w:color w:val="auto"/>
        </w:rPr>
        <w:t xml:space="preserve">Front Controller este un software design pattern </w:t>
      </w:r>
      <w:del w:id="935" w:author="Szabolcs Bene" w:date="2016-06-20T22:37:00Z">
        <w:r w:rsidRPr="00E0750F" w:rsidDel="00B1177A">
          <w:rPr>
            <w:color w:val="auto"/>
          </w:rPr>
          <w:delText>desscris în mai multe cataloage relationand</w:delText>
        </w:r>
      </w:del>
      <w:ins w:id="936" w:author="Szabolcs Bene" w:date="2016-06-20T22:37:00Z">
        <w:r w:rsidR="00B1177A">
          <w:rPr>
            <w:color w:val="auto"/>
          </w:rPr>
          <w:t>utilizat</w:t>
        </w:r>
      </w:ins>
      <w:r w:rsidRPr="00E0750F">
        <w:rPr>
          <w:color w:val="auto"/>
        </w:rPr>
        <w:t xml:space="preserve"> </w:t>
      </w:r>
      <w:ins w:id="937" w:author="Szabolcs Bene" w:date="2016-06-20T22:37:00Z">
        <w:r w:rsidR="00187D11">
          <w:rPr>
            <w:color w:val="auto"/>
          </w:rPr>
          <w:t>pentru</w:t>
        </w:r>
      </w:ins>
      <w:del w:id="938"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4583875" cy="4004218"/>
            <wp:effectExtent l="0" t="0" r="7620" b="0"/>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5760" cy="4023336"/>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bookmarkStart w:id="939" w:name="_Toc454398774"/>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bookmarkEnd w:id="939"/>
    </w:p>
    <w:p w:rsidR="00D025A8" w:rsidRDefault="00D025A8" w:rsidP="003477A0"/>
    <w:p w:rsidR="00C61DDC" w:rsidRDefault="00ED2AA1" w:rsidP="00C61DDC">
      <w:pPr>
        <w:rPr>
          <w:ins w:id="940" w:author="Szabolcs Bene" w:date="2016-06-21T22:40:00Z"/>
        </w:rPr>
      </w:pPr>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la urma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rsidR="00444273" w:rsidRDefault="00444273" w:rsidP="00C61DDC">
      <w:pPr>
        <w:rPr>
          <w:ins w:id="941" w:author="Szabolcs Bene" w:date="2016-06-21T22:40:00Z"/>
        </w:rPr>
      </w:pPr>
    </w:p>
    <w:p w:rsidR="00444273" w:rsidRDefault="00444273" w:rsidP="00C61DDC"/>
    <w:p w:rsidR="00FC755B" w:rsidRDefault="00FC755B" w:rsidP="00FC755B">
      <w:pPr>
        <w:pStyle w:val="Heading2"/>
        <w:numPr>
          <w:ilvl w:val="1"/>
          <w:numId w:val="1"/>
        </w:numPr>
      </w:pPr>
      <w:bookmarkStart w:id="942" w:name="_Toc454399501"/>
      <w:r>
        <w:t>Componentele aplica</w:t>
      </w:r>
      <w:ins w:id="943" w:author="Szabolcs Bene" w:date="2016-06-22T22:27:00Z">
        <w:r w:rsidR="006944D7">
          <w:t>ț</w:t>
        </w:r>
      </w:ins>
      <w:del w:id="944" w:author="Szabolcs Bene" w:date="2016-06-22T22:27:00Z">
        <w:r w:rsidDel="006944D7">
          <w:delText>t</w:delText>
        </w:r>
      </w:del>
      <w:r>
        <w:t>iei</w:t>
      </w:r>
      <w:bookmarkEnd w:id="942"/>
    </w:p>
    <w:p w:rsidR="00945C2A" w:rsidDel="00444273" w:rsidRDefault="00945C2A" w:rsidP="00E34D0F">
      <w:pPr>
        <w:rPr>
          <w:del w:id="945" w:author="Szabolcs Bene" w:date="2016-06-21T22:40:00Z"/>
        </w:rPr>
      </w:pPr>
      <w:del w:id="946" w:author="Szabolcs Bene" w:date="2016-06-21T22:38:00Z">
        <w:r w:rsidRPr="004820F3" w:rsidDel="00FA6414">
          <w:delText xml:space="preserve">In </w:delText>
        </w:r>
        <w:r w:rsidDel="00FA6414">
          <w:delText xml:space="preserve">figura </w:delText>
        </w:r>
        <w:r w:rsidR="00E34D0F" w:rsidDel="00FA6414">
          <w:delText>5.5</w:delText>
        </w:r>
        <w:r w:rsidRPr="004820F3" w:rsidDel="00FA6414">
          <w:delText xml:space="preserve"> se poate observa cele </w:delText>
        </w:r>
      </w:del>
      <w:del w:id="947" w:author="Szabolcs Bene" w:date="2016-06-21T22:37:00Z">
        <w:r w:rsidRPr="004820F3" w:rsidDel="00EA534B">
          <w:delText xml:space="preserve">3 </w:delText>
        </w:r>
      </w:del>
      <w:del w:id="948" w:author="Szabolcs Bene" w:date="2016-06-21T22:38:00Z">
        <w:r w:rsidRPr="004820F3" w:rsidDel="00FA6414">
          <w:delText>componente principale ale aplicatiei</w:delText>
        </w:r>
      </w:del>
      <w:del w:id="949" w:author="Szabolcs Bene" w:date="2016-06-21T22:40:00Z">
        <w:r w:rsidRPr="004820F3" w:rsidDel="00444273">
          <w:delText>:</w:delText>
        </w:r>
        <w:r w:rsidRPr="00005BA6" w:rsidDel="00444273">
          <w:delText xml:space="preserve"> </w:delText>
        </w:r>
      </w:del>
    </w:p>
    <w:p w:rsidR="00945C2A" w:rsidDel="00444273" w:rsidRDefault="00945C2A" w:rsidP="00945C2A">
      <w:pPr>
        <w:rPr>
          <w:del w:id="950" w:author="Szabolcs Bene" w:date="2016-06-21T22:40:00Z"/>
        </w:rPr>
      </w:pPr>
    </w:p>
    <w:p w:rsidR="00444273" w:rsidRDefault="00444273" w:rsidP="0061477D">
      <w:pPr>
        <w:rPr>
          <w:ins w:id="951" w:author="Szabolcs Bene" w:date="2016-06-21T22:40:00Z"/>
          <w:noProof/>
        </w:rPr>
      </w:pPr>
      <w:del w:id="952" w:author="Szabolcs Bene" w:date="2016-06-21T22:39:00Z">
        <w:r w:rsidRPr="004820F3" w:rsidDel="00444273">
          <w:rPr>
            <w:noProof/>
          </w:rPr>
          <w:drawing>
            <wp:inline distT="0" distB="0" distL="0" distR="0" wp14:anchorId="2ED15343" wp14:editId="2F73F154">
              <wp:extent cx="5835015" cy="193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inline>
          </w:drawing>
        </w:r>
      </w:del>
      <w:del w:id="953" w:author="Szabolcs Bene" w:date="2016-06-21T22:38:00Z">
        <w:r w:rsidR="0061477D" w:rsidRPr="00A35228" w:rsidDel="00AC3177">
          <w:rPr>
            <w:color w:val="auto"/>
          </w:rPr>
          <w:delText>Aceste 3</w:delText>
        </w:r>
      </w:del>
      <w:ins w:id="954" w:author="Szabolcs Bene" w:date="2016-06-21T22:38:00Z">
        <w:r w:rsidR="00AC3177">
          <w:rPr>
            <w:color w:val="auto"/>
          </w:rPr>
          <w:t>Aplicația conține trei</w:t>
        </w:r>
      </w:ins>
      <w:r w:rsidR="0061477D" w:rsidRPr="00A35228">
        <w:rPr>
          <w:color w:val="auto"/>
        </w:rPr>
        <w:t xml:space="preserve"> componente principale</w:t>
      </w:r>
      <w:del w:id="955" w:author="Szabolcs Bene" w:date="2016-06-21T22:38:00Z">
        <w:r w:rsidR="0061477D" w:rsidRPr="00A35228" w:rsidDel="00AC3177">
          <w:rPr>
            <w:color w:val="auto"/>
          </w:rPr>
          <w:delText xml:space="preserve"> sunt urmatoarele</w:delText>
        </w:r>
      </w:del>
      <w:r w:rsidR="0061477D" w:rsidRPr="00A35228">
        <w:rPr>
          <w:color w:val="auto"/>
        </w:rPr>
        <w:t xml:space="preserve">: </w:t>
      </w:r>
      <w:r w:rsidR="0061477D" w:rsidRPr="00A35228">
        <w:rPr>
          <w:i/>
          <w:color w:val="auto"/>
        </w:rPr>
        <w:t>Client Browser</w:t>
      </w:r>
      <w:r w:rsidR="0061477D" w:rsidRPr="00A35228">
        <w:rPr>
          <w:color w:val="auto"/>
        </w:rPr>
        <w:t xml:space="preserve">, </w:t>
      </w:r>
      <w:r w:rsidR="0061477D" w:rsidRPr="00A35228">
        <w:rPr>
          <w:i/>
          <w:color w:val="auto"/>
        </w:rPr>
        <w:t>Application Server</w:t>
      </w:r>
      <w:r w:rsidR="0061477D" w:rsidRPr="00A35228">
        <w:rPr>
          <w:color w:val="auto"/>
        </w:rPr>
        <w:t xml:space="preserve">, </w:t>
      </w:r>
      <w:r w:rsidR="0061477D" w:rsidRPr="00A35228">
        <w:rPr>
          <w:i/>
          <w:color w:val="auto"/>
        </w:rPr>
        <w:t>Database Server</w:t>
      </w:r>
      <w:ins w:id="956" w:author="Szabolcs Bene" w:date="2016-06-21T22:38:00Z">
        <w:r w:rsidR="00FA6414">
          <w:rPr>
            <w:color w:val="auto"/>
          </w:rPr>
          <w:t xml:space="preserve">, iar </w:t>
        </w:r>
        <w:r w:rsidR="00FA6414">
          <w:t>î</w:t>
        </w:r>
        <w:r w:rsidR="00FA6414" w:rsidRPr="004820F3">
          <w:t xml:space="preserve">n </w:t>
        </w:r>
        <w:r w:rsidR="00FA6414">
          <w:t>figura 5.5</w:t>
        </w:r>
        <w:r w:rsidR="00FA6414" w:rsidRPr="004820F3">
          <w:t xml:space="preserve"> se poate observa </w:t>
        </w:r>
        <w:r w:rsidR="00FA6414">
          <w:t>aceste componente.</w:t>
        </w:r>
      </w:ins>
      <w:ins w:id="957" w:author="Szabolcs Bene" w:date="2016-06-21T22:39:00Z">
        <w:r w:rsidRPr="00444273">
          <w:rPr>
            <w:noProof/>
          </w:rPr>
          <w:t xml:space="preserve"> </w:t>
        </w:r>
      </w:ins>
    </w:p>
    <w:p w:rsidR="00BE1760" w:rsidRDefault="00BE1760" w:rsidP="0061477D">
      <w:pPr>
        <w:rPr>
          <w:ins w:id="958" w:author="Szabolcs Bene" w:date="2016-06-21T22:40:00Z"/>
          <w:noProof/>
        </w:rPr>
      </w:pPr>
    </w:p>
    <w:p w:rsidR="00444273" w:rsidRDefault="00444273" w:rsidP="0061477D">
      <w:pPr>
        <w:rPr>
          <w:ins w:id="959" w:author="Szabolcs Bene" w:date="2016-06-21T22:40:00Z"/>
          <w:noProof/>
        </w:rPr>
      </w:pPr>
    </w:p>
    <w:p w:rsidR="0061477D" w:rsidRPr="00A35228" w:rsidRDefault="00444273" w:rsidP="0061477D">
      <w:pPr>
        <w:rPr>
          <w:color w:val="auto"/>
        </w:rPr>
      </w:pPr>
      <w:ins w:id="960" w:author="Szabolcs Bene" w:date="2016-06-21T22:39:00Z">
        <w:r w:rsidRPr="004820F3">
          <w:rPr>
            <w:noProof/>
          </w:rPr>
          <w:drawing>
            <wp:inline distT="0" distB="0" distL="0" distR="0" wp14:anchorId="215742E8" wp14:editId="2BAE8278">
              <wp:extent cx="4981059" cy="164951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06334" cy="1657882"/>
                      </a:xfrm>
                      <a:prstGeom prst="rect">
                        <a:avLst/>
                      </a:prstGeom>
                      <a:noFill/>
                      <a:ln>
                        <a:noFill/>
                      </a:ln>
                    </pic:spPr>
                  </pic:pic>
                </a:graphicData>
              </a:graphic>
            </wp:inline>
          </w:drawing>
        </w:r>
      </w:ins>
      <w:del w:id="961" w:author="Szabolcs Bene" w:date="2016-06-21T22:38:00Z">
        <w:r w:rsidR="0061477D" w:rsidRPr="00A35228" w:rsidDel="00FA6414">
          <w:rPr>
            <w:i/>
            <w:color w:val="auto"/>
          </w:rPr>
          <w:delText>.</w:delText>
        </w:r>
      </w:del>
    </w:p>
    <w:p w:rsidR="00444273" w:rsidRDefault="00444273" w:rsidP="0061477D">
      <w:pPr>
        <w:rPr>
          <w:ins w:id="962" w:author="Szabolcs Bene" w:date="2016-06-21T22:39:00Z"/>
          <w:color w:val="auto"/>
        </w:rPr>
      </w:pPr>
      <w:r>
        <w:rPr>
          <w:noProof/>
        </w:rPr>
        <mc:AlternateContent>
          <mc:Choice Requires="wps">
            <w:drawing>
              <wp:anchor distT="0" distB="0" distL="114300" distR="114300" simplePos="0" relativeHeight="251679232" behindDoc="0" locked="0" layoutInCell="1" allowOverlap="1" wp14:anchorId="3018E9ED" wp14:editId="46D2EE8E">
                <wp:simplePos x="0" y="0"/>
                <wp:positionH relativeFrom="column">
                  <wp:posOffset>5080</wp:posOffset>
                </wp:positionH>
                <wp:positionV relativeFrom="paragraph">
                  <wp:posOffset>192007</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195658" w:rsidRPr="003453CD" w:rsidRDefault="00195658" w:rsidP="003453CD">
                            <w:pPr>
                              <w:pStyle w:val="Caption"/>
                              <w:jc w:val="center"/>
                              <w:rPr>
                                <w:i w:val="0"/>
                                <w:iCs w:val="0"/>
                                <w:color w:val="000000"/>
                                <w:sz w:val="24"/>
                                <w:szCs w:val="24"/>
                              </w:rPr>
                            </w:pPr>
                            <w:bookmarkStart w:id="963" w:name="_Toc454398775"/>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9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8E9ED" id="Text Box 35" o:spid="_x0000_s1029" type="#_x0000_t202" style="position:absolute;left:0;text-align:left;margin-left:.4pt;margin-top:15.1pt;width:459.4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" stroked="f">
                <v:textbox style="mso-fit-shape-to-text:t" inset="0,0,0,0">
                  <w:txbxContent>
                    <w:p w:rsidR="00195658" w:rsidRPr="003453CD" w:rsidRDefault="00195658" w:rsidP="003453CD">
                      <w:pPr>
                        <w:pStyle w:val="Caption"/>
                        <w:jc w:val="center"/>
                        <w:rPr>
                          <w:i w:val="0"/>
                          <w:iCs w:val="0"/>
                          <w:color w:val="000000"/>
                          <w:sz w:val="24"/>
                          <w:szCs w:val="24"/>
                        </w:rPr>
                      </w:pPr>
                      <w:bookmarkStart w:id="964" w:name="_Toc454398775"/>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bookmarkEnd w:id="964"/>
                    </w:p>
                  </w:txbxContent>
                </v:textbox>
                <w10:wrap type="square"/>
              </v:shape>
            </w:pict>
          </mc:Fallback>
        </mc:AlternateContent>
      </w:r>
    </w:p>
    <w:p w:rsidR="00444273" w:rsidRDefault="00444273" w:rsidP="0061477D">
      <w:pPr>
        <w:rPr>
          <w:ins w:id="965" w:author="Szabolcs Bene" w:date="2016-06-21T22:40:00Z"/>
          <w:color w:val="auto"/>
        </w:rPr>
      </w:pPr>
    </w:p>
    <w:p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966" w:author="Szabolcs Bene" w:date="2016-06-20T22:38:00Z">
        <w:r w:rsidR="007B0B04">
          <w:rPr>
            <w:color w:val="auto"/>
          </w:rPr>
          <w:t>a</w:t>
        </w:r>
      </w:ins>
      <w:del w:id="967"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rsidR="00945C2A" w:rsidRDefault="0061477D" w:rsidP="0061477D">
      <w:r w:rsidRPr="00A35228">
        <w:rPr>
          <w:color w:val="auto"/>
        </w:rPr>
        <w:t xml:space="preserve"> Figura </w:t>
      </w:r>
      <w:r>
        <w:rPr>
          <w:color w:val="auto"/>
        </w:rPr>
        <w:t>5.6</w:t>
      </w:r>
      <w:r w:rsidRPr="00A35228">
        <w:rPr>
          <w:color w:val="auto"/>
        </w:rPr>
        <w:t xml:space="preserve"> descrie mai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rsidR="00945C2A" w:rsidRDefault="00B61BAA" w:rsidP="00187F70">
      <w:pPr>
        <w:ind w:firstLine="0"/>
      </w:pPr>
      <w:r>
        <w:rPr>
          <w:noProof/>
        </w:rPr>
        <w:lastRenderedPageBreak/>
        <mc:AlternateContent>
          <mc:Choice Requires="wps">
            <w:drawing>
              <wp:anchor distT="0" distB="0" distL="114300" distR="114300" simplePos="0" relativeHeight="251716096"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195658" w:rsidRPr="00B61BAA" w:rsidRDefault="00195658" w:rsidP="00B61BAA">
                            <w:pPr>
                              <w:pStyle w:val="Caption"/>
                              <w:jc w:val="center"/>
                              <w:rPr>
                                <w:i w:val="0"/>
                                <w:iCs w:val="0"/>
                                <w:color w:val="000000"/>
                                <w:sz w:val="24"/>
                                <w:szCs w:val="24"/>
                              </w:rPr>
                            </w:pPr>
                            <w:bookmarkStart w:id="968" w:name="_Toc454398776"/>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9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195658" w:rsidRPr="00B61BAA" w:rsidRDefault="00195658" w:rsidP="00B61BAA">
                      <w:pPr>
                        <w:pStyle w:val="Caption"/>
                        <w:jc w:val="center"/>
                        <w:rPr>
                          <w:i w:val="0"/>
                          <w:iCs w:val="0"/>
                          <w:color w:val="000000"/>
                          <w:sz w:val="24"/>
                          <w:szCs w:val="24"/>
                        </w:rPr>
                      </w:pPr>
                      <w:bookmarkStart w:id="969" w:name="_Toc454398776"/>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bookmarkEnd w:id="969"/>
                    </w:p>
                  </w:txbxContent>
                </v:textbox>
                <w10:wrap type="square"/>
              </v:shape>
            </w:pict>
          </mc:Fallback>
        </mc:AlternateContent>
      </w:r>
      <w:r w:rsidR="00945C2A">
        <w:rPr>
          <w:noProof/>
        </w:rPr>
        <w:drawing>
          <wp:anchor distT="0" distB="0" distL="114300" distR="114300" simplePos="0" relativeHeight="251606528"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rsidR="000F4D17" w:rsidRDefault="000F4D17" w:rsidP="000F4D17">
      <w:pPr>
        <w:pStyle w:val="Heading3"/>
        <w:numPr>
          <w:ilvl w:val="2"/>
          <w:numId w:val="1"/>
        </w:numPr>
      </w:pPr>
      <w:bookmarkStart w:id="970" w:name="_Toc454399502"/>
      <w:r>
        <w:lastRenderedPageBreak/>
        <w:t>Componenta de server</w:t>
      </w:r>
      <w:bookmarkEnd w:id="970"/>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bookmarkStart w:id="971" w:name="_Toc454398777"/>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bookmarkEnd w:id="971"/>
    </w:p>
    <w:p w:rsidR="00945C2A" w:rsidRDefault="00945C2A" w:rsidP="00945C2A"/>
    <w:p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la urma lui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rsidR="00297148" w:rsidRPr="00A35228" w:rsidRDefault="00297148" w:rsidP="00297148">
      <w:pPr>
        <w:rPr>
          <w:color w:val="auto"/>
        </w:rPr>
      </w:pPr>
      <w:r w:rsidRPr="00A35228">
        <w:rPr>
          <w:color w:val="auto"/>
        </w:rPr>
        <w:t xml:space="preserve">Obiectul de </w:t>
      </w:r>
      <w:r w:rsidRPr="00A35228">
        <w:rPr>
          <w:i/>
          <w:color w:val="auto"/>
        </w:rPr>
        <w:t>Controller</w:t>
      </w:r>
      <w:r w:rsidRPr="00A35228">
        <w:rPr>
          <w:color w:val="auto"/>
        </w:rPr>
        <w:t xml:space="preserve"> poate fi accesat doar prin obiectul de App, </w:t>
      </w:r>
      <w:r>
        <w:rPr>
          <w:color w:val="auto"/>
        </w:rPr>
        <w:t>şi</w:t>
      </w:r>
      <w:r w:rsidRPr="00A35228">
        <w:rPr>
          <w:color w:val="auto"/>
        </w:rPr>
        <w:t xml:space="preserve"> </w:t>
      </w:r>
      <w:r>
        <w:rPr>
          <w:color w:val="auto"/>
        </w:rPr>
        <w:t>conţine</w:t>
      </w:r>
      <w:r w:rsidRPr="00A35228">
        <w:rPr>
          <w:color w:val="auto"/>
        </w:rPr>
        <w:t xml:space="preserve"> toate </w:t>
      </w:r>
      <w:r>
        <w:rPr>
          <w:color w:val="auto"/>
        </w:rPr>
        <w:t>funcțiile</w:t>
      </w:r>
      <w:r w:rsidRPr="00A35228">
        <w:rPr>
          <w:color w:val="auto"/>
        </w:rPr>
        <w:t xml:space="preserve"> la care utilizatorul poate accesa </w:t>
      </w:r>
      <w:r>
        <w:rPr>
          <w:color w:val="auto"/>
        </w:rPr>
        <w:t>în</w:t>
      </w:r>
      <w:r w:rsidRPr="00A35228">
        <w:rPr>
          <w:color w:val="auto"/>
        </w:rPr>
        <w:t xml:space="preserve"> mod direct sau indirect. Acesare </w:t>
      </w:r>
      <w:r>
        <w:rPr>
          <w:color w:val="auto"/>
        </w:rPr>
        <w:t>în</w:t>
      </w:r>
      <w:r w:rsidRPr="00A35228">
        <w:rPr>
          <w:color w:val="auto"/>
        </w:rPr>
        <w:t xml:space="preserve"> mod direct </w:t>
      </w:r>
      <w:r w:rsidRPr="00A35228">
        <w:rPr>
          <w:color w:val="auto"/>
        </w:rPr>
        <w:lastRenderedPageBreak/>
        <w:t xml:space="preserve">inseamna ca </w:t>
      </w:r>
      <w:r>
        <w:rPr>
          <w:color w:val="auto"/>
        </w:rPr>
        <w:t>dacă</w:t>
      </w:r>
      <w:r w:rsidRPr="00A35228">
        <w:rPr>
          <w:color w:val="auto"/>
        </w:rPr>
        <w:t xml:space="preserve"> utilizatorul ajunge pe o pagina a </w:t>
      </w:r>
      <w:r>
        <w:rPr>
          <w:color w:val="auto"/>
        </w:rPr>
        <w:t>aplicaţiei</w:t>
      </w:r>
      <w:r w:rsidRPr="00A35228">
        <w:rPr>
          <w:color w:val="auto"/>
        </w:rPr>
        <w:t xml:space="preserve">, atunci este direct </w:t>
      </w:r>
      <w:r w:rsidRPr="00A212FD">
        <w:rPr>
          <w:color w:val="auto"/>
        </w:rPr>
        <w:t xml:space="preserve">apelată </w:t>
      </w:r>
      <w:r>
        <w:rPr>
          <w:color w:val="auto"/>
        </w:rPr>
        <w:t>funcția</w:t>
      </w:r>
      <w:r w:rsidRPr="00A35228">
        <w:rPr>
          <w:color w:val="auto"/>
        </w:rPr>
        <w:t xml:space="preserve"> corespunzatoare din controller, cum ar fi de exemplu login-ul. Acesarea </w:t>
      </w:r>
      <w:r>
        <w:rPr>
          <w:color w:val="auto"/>
        </w:rPr>
        <w:t>în</w:t>
      </w:r>
      <w:r w:rsidRPr="00A35228">
        <w:rPr>
          <w:color w:val="auto"/>
        </w:rPr>
        <w:t xml:space="preserve"> mod indirect este de exemplu </w:t>
      </w:r>
      <w:r>
        <w:rPr>
          <w:color w:val="auto"/>
        </w:rPr>
        <w:t>când</w:t>
      </w:r>
      <w:r w:rsidRPr="00A35228">
        <w:rPr>
          <w:color w:val="auto"/>
        </w:rPr>
        <w:t xml:space="preserve"> utilizatorul doreste sa se conecteze la un alt utilizator, iar transmiterea de </w:t>
      </w:r>
      <w:r>
        <w:rPr>
          <w:color w:val="auto"/>
        </w:rPr>
        <w:t>informaţii</w:t>
      </w:r>
      <w:r w:rsidRPr="00A35228">
        <w:rPr>
          <w:color w:val="auto"/>
        </w:rPr>
        <w:t xml:space="preserve"> se intampla automat, </w:t>
      </w:r>
      <w:r>
        <w:rPr>
          <w:color w:val="auto"/>
        </w:rPr>
        <w:t>fără</w:t>
      </w:r>
      <w:r w:rsidRPr="00A35228">
        <w:rPr>
          <w:color w:val="auto"/>
        </w:rPr>
        <w:t xml:space="preserve"> ca utilizatorul sa interactioneze mai mult cu interfata. De exemplu ar fi </w:t>
      </w:r>
      <w:r>
        <w:rPr>
          <w:color w:val="auto"/>
        </w:rPr>
        <w:t>când</w:t>
      </w:r>
      <w:r w:rsidRPr="00A35228">
        <w:rPr>
          <w:color w:val="auto"/>
        </w:rPr>
        <w:t xml:space="preserve"> utilizatorul cere conexiunea la un alt utilizator, iar butonul de acceptare sau refuzare apare pe pagina al celuilalt utilizator, </w:t>
      </w:r>
      <w:r>
        <w:rPr>
          <w:color w:val="auto"/>
        </w:rPr>
        <w:t>fără</w:t>
      </w:r>
      <w:r w:rsidRPr="00A35228">
        <w:rPr>
          <w:color w:val="auto"/>
        </w:rPr>
        <w:t xml:space="preserve"> ca acesta sa apese vreun buton.</w:t>
      </w:r>
    </w:p>
    <w:p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rsidR="00DA6644" w:rsidRDefault="00DA6644" w:rsidP="00DA6644">
      <w:r>
        <w:t xml:space="preserve">Figura </w:t>
      </w:r>
      <w:r w:rsidR="00482B1A">
        <w:t>5.8</w:t>
      </w:r>
      <w:r w:rsidRPr="004820F3">
        <w:t xml:space="preserve"> ne arata diagrama de clasa a partii de server, unde se </w:t>
      </w:r>
      <w:del w:id="972" w:author="Szabolcs Bene" w:date="2016-06-20T22:38:00Z">
        <w:r w:rsidRPr="004820F3" w:rsidDel="00DB76C4">
          <w:delText xml:space="preserve">poate </w:delText>
        </w:r>
      </w:del>
      <w:ins w:id="973" w:author="Szabolcs Bene" w:date="2016-06-20T22:38:00Z">
        <w:r w:rsidR="00DB76C4">
          <w:t>pot</w:t>
        </w:r>
        <w:r w:rsidR="00DB76C4" w:rsidRPr="004820F3">
          <w:t xml:space="preserve"> </w:t>
        </w:r>
      </w:ins>
      <w:r w:rsidRPr="004820F3">
        <w:t xml:space="preserve">observa </w:t>
      </w:r>
      <w:del w:id="974" w:author="Szabolcs Bene" w:date="2016-06-20T22:38:00Z">
        <w:r w:rsidRPr="004820F3" w:rsidDel="00DB76C4">
          <w:delText xml:space="preserve">cu exactitate </w:delText>
        </w:r>
      </w:del>
      <w:r w:rsidRPr="004820F3">
        <w:t>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bookmarkStart w:id="975" w:name="_Toc454398778"/>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bookmarkEnd w:id="975"/>
    </w:p>
    <w:p w:rsidR="00945C2A" w:rsidRDefault="00945C2A" w:rsidP="00945C2A"/>
    <w:p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w:t>
      </w:r>
      <w:r w:rsidRPr="00A35228">
        <w:rPr>
          <w:color w:val="auto"/>
        </w:rPr>
        <w:lastRenderedPageBreak/>
        <w:t xml:space="preserve">deoarece 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rsidR="00CB40B7" w:rsidRDefault="00CB40B7" w:rsidP="00AA00C9">
      <w:pPr>
        <w:pStyle w:val="Heading3"/>
        <w:numPr>
          <w:ilvl w:val="2"/>
          <w:numId w:val="1"/>
        </w:numPr>
      </w:pPr>
      <w:bookmarkStart w:id="976" w:name="_Toc454399503"/>
      <w:r>
        <w:lastRenderedPageBreak/>
        <w:t>Componenta de client</w:t>
      </w:r>
      <w:bookmarkEnd w:id="976"/>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bookmarkStart w:id="977" w:name="_Toc454398779"/>
      <w:r>
        <w:t>Figura 5.</w:t>
      </w:r>
      <w:fldSimple w:instr=" SEQ Figura_5. \* ARABIC ">
        <w:r w:rsidR="001F3F86">
          <w:rPr>
            <w:noProof/>
          </w:rPr>
          <w:t>9</w:t>
        </w:r>
      </w:fldSimple>
      <w:r>
        <w:t xml:space="preserve"> Componenta de client</w:t>
      </w:r>
      <w:bookmarkEnd w:id="977"/>
    </w:p>
    <w:p w:rsidR="00757055" w:rsidRDefault="00757055" w:rsidP="00757055"/>
    <w:p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bookmarkStart w:id="978" w:name="_Toc454398780"/>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bookmarkEnd w:id="978"/>
    </w:p>
    <w:p w:rsidR="00945C2A" w:rsidRDefault="00945C2A" w:rsidP="00945C2A"/>
    <w:p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w:t>
      </w:r>
      <w:r w:rsidRPr="00A35228">
        <w:rPr>
          <w:color w:val="auto"/>
        </w:rPr>
        <w:lastRenderedPageBreak/>
        <w:t xml:space="preserve">butonul 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rsidR="00CA1D8A" w:rsidRPr="00CA1D8A" w:rsidRDefault="00CA1D8A" w:rsidP="00CA1D8A">
      <w:pPr>
        <w:ind w:firstLine="708"/>
        <w:rPr>
          <w:iCs/>
        </w:rPr>
      </w:pPr>
    </w:p>
    <w:p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rsidR="00CA1D8A" w:rsidRPr="004820F3" w:rsidRDefault="00CA1D8A" w:rsidP="00CA1D8A">
      <w:pPr>
        <w:ind w:firstLine="708"/>
      </w:pPr>
    </w:p>
    <w:p w:rsidR="00450E86" w:rsidRPr="004820F3" w:rsidRDefault="00450E86" w:rsidP="00450E86">
      <w:pPr>
        <w:pStyle w:val="Heading3"/>
        <w:numPr>
          <w:ilvl w:val="2"/>
          <w:numId w:val="1"/>
        </w:numPr>
      </w:pPr>
      <w:bookmarkStart w:id="979" w:name="_Toc454399504"/>
      <w:r>
        <w:lastRenderedPageBreak/>
        <w:t xml:space="preserve">Stabilirea conexiunii </w:t>
      </w:r>
      <w:ins w:id="980" w:author="Szabolcs Bene" w:date="2016-06-22T22:27:00Z">
        <w:r w:rsidR="001D5495">
          <w:t>î</w:t>
        </w:r>
      </w:ins>
      <w:del w:id="981" w:author="Szabolcs Bene" w:date="2016-06-22T22:27:00Z">
        <w:r w:rsidDel="001D5495">
          <w:delText>i</w:delText>
        </w:r>
      </w:del>
      <w:r>
        <w:t>ntre doi utilizatori</w:t>
      </w:r>
      <w:bookmarkEnd w:id="979"/>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bookmarkStart w:id="982" w:name="_Toc454398781"/>
      <w:r>
        <w:t xml:space="preserve">Figura 5. </w:t>
      </w:r>
      <w:fldSimple w:instr=" SEQ Figura_5. \* ARABIC ">
        <w:r w:rsidR="001F3F86">
          <w:rPr>
            <w:noProof/>
          </w:rPr>
          <w:t>11</w:t>
        </w:r>
      </w:fldSimple>
      <w:r>
        <w:t xml:space="preserve"> Diagrama pentru conectare intre clienti</w:t>
      </w:r>
      <w:bookmarkEnd w:id="982"/>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983" w:name="_Toc454399505"/>
      <w:r>
        <w:t>Crearea ofertei</w:t>
      </w:r>
      <w:bookmarkEnd w:id="983"/>
    </w:p>
    <w:p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rsidR="00D96D71" w:rsidRPr="00A35228" w:rsidRDefault="00D96D71" w:rsidP="00D96D71">
      <w:pPr>
        <w:ind w:firstLine="708"/>
        <w:rPr>
          <w:color w:val="auto"/>
        </w:rPr>
      </w:pPr>
    </w:p>
    <w:p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rsidR="006C5949" w:rsidRPr="00007AE0" w:rsidRDefault="006C5949" w:rsidP="00305999">
      <w:pPr>
        <w:ind w:firstLine="708"/>
      </w:pPr>
    </w:p>
    <w:p w:rsidR="006C5949" w:rsidRPr="004820F3" w:rsidRDefault="006C5949" w:rsidP="006C5949">
      <w:pPr>
        <w:pStyle w:val="Heading3"/>
        <w:numPr>
          <w:ilvl w:val="2"/>
          <w:numId w:val="1"/>
        </w:numPr>
      </w:pPr>
      <w:bookmarkStart w:id="984" w:name="_Toc454399506"/>
      <w:r>
        <w:lastRenderedPageBreak/>
        <w:t>A</w:t>
      </w:r>
      <w:ins w:id="985" w:author="Szabolcs Bene" w:date="2016-06-22T22:27:00Z">
        <w:r w:rsidR="00875023">
          <w:t>ș</w:t>
        </w:r>
      </w:ins>
      <w:del w:id="986" w:author="Szabolcs Bene" w:date="2016-06-22T22:27:00Z">
        <w:r w:rsidDel="00875023">
          <w:delText>s</w:delText>
        </w:r>
      </w:del>
      <w:r>
        <w:t>teptarea ofertei</w:t>
      </w:r>
      <w:bookmarkEnd w:id="984"/>
    </w:p>
    <w:p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rsidR="002074C1" w:rsidRPr="004820F3" w:rsidRDefault="002074C1" w:rsidP="002A1B2E">
      <w:pPr>
        <w:pStyle w:val="Heading3"/>
        <w:numPr>
          <w:ilvl w:val="2"/>
          <w:numId w:val="1"/>
        </w:numPr>
      </w:pPr>
      <w:bookmarkStart w:id="987" w:name="_Toc454399507"/>
      <w:r>
        <w:t>A</w:t>
      </w:r>
      <w:ins w:id="988" w:author="Szabolcs Bene" w:date="2016-06-22T22:27:00Z">
        <w:r w:rsidR="00875023">
          <w:t>ș</w:t>
        </w:r>
      </w:ins>
      <w:del w:id="989" w:author="Szabolcs Bene" w:date="2016-06-22T22:27:00Z">
        <w:r w:rsidDel="00875023">
          <w:delText>s</w:delText>
        </w:r>
      </w:del>
      <w:r>
        <w:t>teptarea r</w:t>
      </w:r>
      <w:ins w:id="990" w:author="Szabolcs Bene" w:date="2016-06-22T22:27:00Z">
        <w:r w:rsidR="00875023">
          <w:t>ă</w:t>
        </w:r>
      </w:ins>
      <w:del w:id="991" w:author="Szabolcs Bene" w:date="2016-06-22T22:27:00Z">
        <w:r w:rsidDel="00875023">
          <w:delText>a</w:delText>
        </w:r>
      </w:del>
      <w:r>
        <w:t>spunsului</w:t>
      </w:r>
      <w:bookmarkEnd w:id="987"/>
    </w:p>
    <w:p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rsidR="002A1B2E" w:rsidRPr="004820F3" w:rsidRDefault="002A1B2E" w:rsidP="00650497">
      <w:pPr>
        <w:pStyle w:val="Heading3"/>
        <w:numPr>
          <w:ilvl w:val="2"/>
          <w:numId w:val="1"/>
        </w:numPr>
      </w:pPr>
      <w:bookmarkStart w:id="992" w:name="_Toc454399508"/>
      <w:r>
        <w:lastRenderedPageBreak/>
        <w:t>A</w:t>
      </w:r>
      <w:del w:id="993" w:author="Szabolcs Bene" w:date="2016-06-22T22:27:00Z">
        <w:r w:rsidDel="00875023">
          <w:delText>s</w:delText>
        </w:r>
      </w:del>
      <w:ins w:id="994" w:author="Szabolcs Bene" w:date="2016-06-22T22:27:00Z">
        <w:r w:rsidR="00875023">
          <w:t>șt</w:t>
        </w:r>
      </w:ins>
      <w:del w:id="995" w:author="Szabolcs Bene" w:date="2016-06-22T22:27:00Z">
        <w:r w:rsidDel="00875023">
          <w:delText>t</w:delText>
        </w:r>
      </w:del>
      <w:r>
        <w:t>eptarea candida</w:t>
      </w:r>
      <w:ins w:id="996" w:author="Szabolcs Bene" w:date="2016-06-22T22:27:00Z">
        <w:r w:rsidR="00875023">
          <w:t>ț</w:t>
        </w:r>
      </w:ins>
      <w:del w:id="997" w:author="Szabolcs Bene" w:date="2016-06-22T22:27:00Z">
        <w:r w:rsidDel="00875023">
          <w:delText>t</w:delText>
        </w:r>
      </w:del>
      <w:r>
        <w:t>ilor</w:t>
      </w:r>
      <w:bookmarkEnd w:id="992"/>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998" w:name="_Toc454399509"/>
      <w:r>
        <w:t>Trimiterea datelor prin DataChannel</w:t>
      </w:r>
      <w:bookmarkEnd w:id="998"/>
    </w:p>
    <w:p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rsidR="00331795" w:rsidRPr="00A35228" w:rsidRDefault="00331795" w:rsidP="00331795">
      <w:pPr>
        <w:pStyle w:val="ListParagraph"/>
        <w:numPr>
          <w:ilvl w:val="0"/>
          <w:numId w:val="38"/>
        </w:numPr>
        <w:rPr>
          <w:color w:val="auto"/>
        </w:rPr>
      </w:pPr>
      <w:r w:rsidRPr="00A35228">
        <w:rPr>
          <w:color w:val="auto"/>
        </w:rPr>
        <w:t>Se calculeaza timpul local</w:t>
      </w:r>
    </w:p>
    <w:p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rsidR="006C660E" w:rsidRPr="004820F3" w:rsidRDefault="006C660E" w:rsidP="006C660E">
      <w:pPr>
        <w:pStyle w:val="Heading3"/>
        <w:numPr>
          <w:ilvl w:val="2"/>
          <w:numId w:val="1"/>
        </w:numPr>
      </w:pPr>
      <w:bookmarkStart w:id="999" w:name="_Toc454399510"/>
      <w:r>
        <w:t>Primirea datelor de pe DataChannel</w:t>
      </w:r>
      <w:bookmarkEnd w:id="999"/>
    </w:p>
    <w:p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E24F3" w:rsidRPr="00A35228" w:rsidRDefault="008E24F3" w:rsidP="008E24F3">
      <w:pPr>
        <w:ind w:firstLine="708"/>
        <w:rPr>
          <w:color w:val="auto"/>
        </w:rPr>
      </w:pPr>
      <w:r>
        <w:rPr>
          <w:color w:val="auto"/>
        </w:rPr>
        <w:lastRenderedPageBreak/>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rsidR="00823DE1" w:rsidRDefault="008E24F3" w:rsidP="008E24F3">
      <w:pPr>
        <w:ind w:firstLine="708"/>
      </w:pPr>
      <w:r w:rsidRPr="00A35228">
        <w:rPr>
          <w:color w:val="auto"/>
        </w:rPr>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rsidR="00714938" w:rsidRPr="004820F3" w:rsidRDefault="00714938" w:rsidP="00714938">
      <w:pPr>
        <w:pStyle w:val="Heading3"/>
        <w:numPr>
          <w:ilvl w:val="2"/>
          <w:numId w:val="1"/>
        </w:numPr>
      </w:pPr>
      <w:bookmarkStart w:id="1000" w:name="_Toc454399511"/>
      <w:r>
        <w:t>Vizualizarea istoricului</w:t>
      </w:r>
      <w:bookmarkEnd w:id="1000"/>
    </w:p>
    <w:p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rsidR="00D44185" w:rsidRPr="00AA1090" w:rsidRDefault="002D30EF" w:rsidP="00AA1090">
      <w:pPr>
        <w:pStyle w:val="Heading2"/>
        <w:numPr>
          <w:ilvl w:val="1"/>
          <w:numId w:val="1"/>
        </w:numPr>
      </w:pPr>
      <w:bookmarkStart w:id="1001" w:name="_Toc454399512"/>
      <w:r>
        <w:t>Proiectar</w:t>
      </w:r>
      <w:del w:id="1002" w:author="Szabolcs Bene" w:date="2016-06-22T22:27:00Z">
        <w:r w:rsidDel="00B53398">
          <w:delText>a</w:delText>
        </w:r>
      </w:del>
      <w:r>
        <w:t>e</w:t>
      </w:r>
      <w:ins w:id="1003" w:author="Szabolcs Bene" w:date="2016-06-22T22:27:00Z">
        <w:r w:rsidR="00B53398">
          <w:t>a</w:t>
        </w:r>
      </w:ins>
      <w:r>
        <w:t xml:space="preserve"> bazei de date</w:t>
      </w:r>
      <w:bookmarkEnd w:id="1001"/>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000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6400" cy="3000157"/>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bookmarkStart w:id="1004" w:name="_Toc454398782"/>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1005" w:author="Szabolcs Bene" w:date="2016-06-20T22:40:00Z">
        <w:r w:rsidR="00EB4DBA">
          <w:rPr>
            <w:i w:val="0"/>
            <w:iCs w:val="0"/>
            <w:color w:val="000000"/>
            <w:sz w:val="24"/>
            <w:szCs w:val="24"/>
          </w:rPr>
          <w:t>Baza de date</w:t>
        </w:r>
      </w:ins>
      <w:bookmarkEnd w:id="1004"/>
      <w:del w:id="1006" w:author="Szabolcs Bene" w:date="2016-06-20T22:40:00Z">
        <w:r w:rsidRPr="001F3F86" w:rsidDel="00EB4DBA">
          <w:rPr>
            <w:i w:val="0"/>
            <w:iCs w:val="0"/>
            <w:color w:val="000000"/>
            <w:sz w:val="24"/>
            <w:szCs w:val="24"/>
          </w:rPr>
          <w:delText>Tabelele bazei de date</w:delText>
        </w:r>
      </w:del>
    </w:p>
    <w:p w:rsidR="00D44185" w:rsidRPr="00D44185" w:rsidRDefault="00D44185" w:rsidP="00D44185">
      <w:pPr>
        <w:ind w:firstLine="708"/>
      </w:pPr>
    </w:p>
    <w:p w:rsidR="00BF45D0" w:rsidRDefault="001F6A48" w:rsidP="009F3330">
      <w:pPr>
        <w:ind w:firstLine="708"/>
      </w:pPr>
      <w:r>
        <w:rPr>
          <w:color w:val="auto"/>
        </w:rPr>
        <w:t>După</w:t>
      </w:r>
      <w:r w:rsidRPr="00A35228">
        <w:rPr>
          <w:color w:val="auto"/>
        </w:rPr>
        <w:t xml:space="preserve"> cum </w:t>
      </w:r>
      <w:r>
        <w:rPr>
          <w:color w:val="auto"/>
        </w:rPr>
        <w:t>se observă</w:t>
      </w:r>
      <w:r w:rsidRPr="00A35228">
        <w:rPr>
          <w:color w:val="auto"/>
        </w:rPr>
        <w:t xml:space="preserve">, tabelul user, are relatie m-n cu toate celelalte tabele, cheile primare fiind </w:t>
      </w:r>
      <w:r w:rsidRPr="00A35228">
        <w:rPr>
          <w:i/>
          <w:color w:val="auto"/>
        </w:rPr>
        <w:t>id-ul</w:t>
      </w:r>
      <w:r w:rsidRPr="00A35228">
        <w:rPr>
          <w:color w:val="auto"/>
        </w:rPr>
        <w:t xml:space="preserve"> </w:t>
      </w:r>
      <w:r>
        <w:rPr>
          <w:color w:val="auto"/>
        </w:rPr>
        <w:t>şi</w:t>
      </w:r>
      <w:r w:rsidRPr="00A35228">
        <w:rPr>
          <w:color w:val="auto"/>
        </w:rPr>
        <w:t xml:space="preserve"> </w:t>
      </w:r>
      <w:r w:rsidRPr="00A35228">
        <w:rPr>
          <w:i/>
          <w:color w:val="auto"/>
        </w:rPr>
        <w:t>username-ul</w:t>
      </w:r>
      <w:r w:rsidRPr="00A35228">
        <w:rPr>
          <w:color w:val="auto"/>
        </w:rPr>
        <w:t xml:space="preserve">. Aceste chei sunt </w:t>
      </w:r>
      <w:r>
        <w:rPr>
          <w:color w:val="auto"/>
        </w:rPr>
        <w:t>atât</w:t>
      </w:r>
      <w:r w:rsidRPr="00A35228">
        <w:rPr>
          <w:color w:val="auto"/>
        </w:rPr>
        <w:t xml:space="preserve"> primare </w:t>
      </w:r>
      <w:r>
        <w:rPr>
          <w:color w:val="auto"/>
        </w:rPr>
        <w:t>cât</w:t>
      </w:r>
      <w:r w:rsidRPr="00A35228">
        <w:rPr>
          <w:color w:val="auto"/>
        </w:rPr>
        <w:t xml:space="preserve"> </w:t>
      </w:r>
      <w:r>
        <w:rPr>
          <w:color w:val="auto"/>
        </w:rPr>
        <w:t>şi</w:t>
      </w:r>
      <w:r w:rsidRPr="00A35228">
        <w:rPr>
          <w:color w:val="auto"/>
        </w:rPr>
        <w:t xml:space="preserve"> unice</w:t>
      </w:r>
      <w:r w:rsidR="009F3330">
        <w:t>.</w:t>
      </w:r>
    </w:p>
    <w:p w:rsidR="006A27F4" w:rsidRPr="00AA1090" w:rsidRDefault="00C71498" w:rsidP="006A27F4">
      <w:pPr>
        <w:pStyle w:val="Heading2"/>
        <w:numPr>
          <w:ilvl w:val="1"/>
          <w:numId w:val="1"/>
        </w:numPr>
      </w:pPr>
      <w:bookmarkStart w:id="1007" w:name="_Toc454399513"/>
      <w:r>
        <w:t>Concluzie</w:t>
      </w:r>
      <w:bookmarkEnd w:id="1007"/>
    </w:p>
    <w:p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1008" w:name="h.2s8eyo1" w:colFirst="0" w:colLast="0"/>
      <w:bookmarkStart w:id="1009" w:name="_Toc454399514"/>
      <w:bookmarkEnd w:id="1008"/>
      <w:r>
        <w:lastRenderedPageBreak/>
        <w:t>Testare şi Validare</w:t>
      </w:r>
      <w:bookmarkEnd w:id="1009"/>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bookmarkStart w:id="1010" w:name="_Toc454389669"/>
      <w:bookmarkStart w:id="1011" w:name="_Toc454398794"/>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bookmarkEnd w:id="1010"/>
      <w:bookmarkEnd w:id="1011"/>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bookmarkStart w:id="1012" w:name="_Toc454389670"/>
      <w:bookmarkStart w:id="1013" w:name="_Toc454398795"/>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bookmarkEnd w:id="1012"/>
      <w:bookmarkEnd w:id="1013"/>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bookmarkStart w:id="1014" w:name="_Toc454389671"/>
      <w:bookmarkStart w:id="1015" w:name="_Toc454398796"/>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bookmarkEnd w:id="1014"/>
      <w:bookmarkEnd w:id="1015"/>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bookmarkStart w:id="1016" w:name="_Toc454389672"/>
      <w:bookmarkStart w:id="1017" w:name="_Toc454398797"/>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bookmarkEnd w:id="1016"/>
      <w:bookmarkEnd w:id="1017"/>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rsidR="004164D7" w:rsidRDefault="00F3628D" w:rsidP="00BE20BA">
      <w:pPr>
        <w:pStyle w:val="Heading1"/>
        <w:numPr>
          <w:ilvl w:val="0"/>
          <w:numId w:val="1"/>
        </w:numPr>
      </w:pPr>
      <w:bookmarkStart w:id="1018" w:name="h.17dp8vu" w:colFirst="0" w:colLast="0"/>
      <w:bookmarkStart w:id="1019" w:name="_Toc454399515"/>
      <w:bookmarkEnd w:id="1018"/>
      <w:r>
        <w:lastRenderedPageBreak/>
        <w:t>Manual de Instalare</w:t>
      </w:r>
      <w:r w:rsidR="00BC6B3A">
        <w:t xml:space="preserve"> și </w:t>
      </w:r>
      <w:r>
        <w:t>Utilizare</w:t>
      </w:r>
      <w:bookmarkEnd w:id="1019"/>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1020" w:name="_Toc454399516"/>
      <w:r>
        <w:t>Instalare si rulare</w:t>
      </w:r>
      <w:bookmarkEnd w:id="1020"/>
    </w:p>
    <w:p w:rsidR="00235C88" w:rsidRDefault="000673D2" w:rsidP="00235C88">
      <w:pPr>
        <w:rPr>
          <w:ins w:id="1021" w:author="Szabolcs Bene" w:date="2016-06-21T23:10:00Z"/>
        </w:rPr>
      </w:pPr>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rsidR="007A1A90" w:rsidRPr="007A1A90" w:rsidRDefault="007A1A90" w:rsidP="00235C88">
      <w:pPr>
        <w:rPr>
          <w:lang w:val="en-US"/>
          <w:rPrChange w:id="1022" w:author="Szabolcs Bene" w:date="2016-06-21T23:10:00Z">
            <w:rPr/>
          </w:rPrChange>
        </w:rPr>
      </w:pPr>
      <w:ins w:id="1023" w:author="Szabolcs Bene" w:date="2016-06-21T23:10:00Z">
        <w:r>
          <w:t>Configurările necesare minime de hardware sunt următoarele</w:t>
        </w:r>
        <w:r>
          <w:rPr>
            <w:lang w:val="en-US"/>
          </w:rPr>
          <w:t xml:space="preserve">: procesor Intel Core i3, </w:t>
        </w:r>
      </w:ins>
      <w:ins w:id="1024" w:author="Szabolcs Bene" w:date="2016-06-21T23:13:00Z">
        <w:r>
          <w:rPr>
            <w:lang w:val="en-US"/>
          </w:rPr>
          <w:t>plac</w:t>
        </w:r>
        <w:r>
          <w:t xml:space="preserve">ă video Nvidia </w:t>
        </w:r>
      </w:ins>
      <w:ins w:id="1025" w:author="Szabolcs Bene" w:date="2016-06-21T23:12:00Z">
        <w:r w:rsidRPr="007A1A90">
          <w:rPr>
            <w:lang w:val="en-US"/>
          </w:rPr>
          <w:t>GeForce 6100 nForce</w:t>
        </w:r>
      </w:ins>
      <w:ins w:id="1026" w:author="Szabolcs Bene" w:date="2016-06-21T23:13:00Z">
        <w:r w:rsidR="001B7459">
          <w:rPr>
            <w:lang w:val="en-US"/>
          </w:rPr>
          <w:t>,</w:t>
        </w:r>
        <w:r>
          <w:rPr>
            <w:lang w:val="en-US"/>
          </w:rPr>
          <w:t xml:space="preserve"> 2GB RAM.</w:t>
        </w:r>
      </w:ins>
    </w:p>
    <w:p w:rsidR="008C31F8" w:rsidRDefault="008C31F8" w:rsidP="008C31F8">
      <w:pPr>
        <w:pStyle w:val="Heading3"/>
        <w:numPr>
          <w:ilvl w:val="2"/>
          <w:numId w:val="1"/>
        </w:numPr>
      </w:pPr>
      <w:bookmarkStart w:id="1027" w:name="_Toc454399517"/>
      <w:r>
        <w:t>Instalare Git</w:t>
      </w:r>
      <w:bookmarkEnd w:id="1027"/>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bookmarkStart w:id="1028" w:name="_Toc454398783"/>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bookmarkEnd w:id="1028"/>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bookmarkStart w:id="1029" w:name="_Toc454398784"/>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bookmarkEnd w:id="1029"/>
    </w:p>
    <w:p w:rsidR="007800EA" w:rsidRDefault="007800EA" w:rsidP="00004C0E">
      <w:pPr>
        <w:ind w:firstLine="0"/>
      </w:pPr>
    </w:p>
    <w:p w:rsidR="007800EA" w:rsidRDefault="00410A3D" w:rsidP="0059717B">
      <w:pPr>
        <w:ind w:firstLine="708"/>
        <w:rPr>
          <w:ins w:id="1030" w:author="Szabolcs Bene" w:date="2016-06-21T23:07:00Z"/>
        </w:rPr>
      </w:pPr>
      <w:r>
        <w:t>Restul optiunilor poate sa ramana aceasi, iar utilizatorul poate sa dea click pe butonul de Next pana incepe instalarea aplicatiei.</w:t>
      </w:r>
    </w:p>
    <w:p w:rsidR="0083453D" w:rsidRPr="008C31F8" w:rsidRDefault="0083453D" w:rsidP="0059717B">
      <w:pPr>
        <w:ind w:firstLine="708"/>
      </w:pPr>
      <w:ins w:id="1031" w:author="Szabolcs Bene" w:date="2016-06-21T23:07:00Z">
        <w:r>
          <w:t>Acest program este folosit atât pentru controlul sursei de cod a aplicației, cât și controlul versiunii a documnetației</w:t>
        </w:r>
      </w:ins>
      <w:ins w:id="1032" w:author="Szabolcs Bene" w:date="2016-06-21T23:09:00Z">
        <w:r>
          <w:t>.</w:t>
        </w:r>
      </w:ins>
    </w:p>
    <w:p w:rsidR="008A55D4" w:rsidRDefault="008A55D4" w:rsidP="008A55D4">
      <w:pPr>
        <w:pStyle w:val="Heading3"/>
        <w:numPr>
          <w:ilvl w:val="2"/>
          <w:numId w:val="1"/>
        </w:numPr>
      </w:pPr>
      <w:bookmarkStart w:id="1033" w:name="_Toc454399518"/>
      <w:r>
        <w:t>Instalare XAMPP</w:t>
      </w:r>
      <w:bookmarkEnd w:id="1033"/>
    </w:p>
    <w:p w:rsidR="004B50E0" w:rsidRDefault="004B50E0" w:rsidP="004B50E0">
      <w:r w:rsidRPr="004B50E0">
        <w:t>Pentru instalarea programului XAMPP, utilizatorul trebuie să între pe pagina</w:t>
      </w:r>
    </w:p>
    <w:p w:rsidR="00581482" w:rsidRPr="004B50E0" w:rsidRDefault="00776457" w:rsidP="00D523EB">
      <w:hyperlink r:id="rId42" w:history="1">
        <w:r w:rsidR="00581482" w:rsidRPr="004B50E0">
          <w:t>https://www.apachefriends.org/download.html</w:t>
        </w:r>
      </w:hyperlink>
    </w:p>
    <w:p w:rsidR="004B50E0" w:rsidRPr="004B50E0" w:rsidRDefault="004B50E0" w:rsidP="004B50E0">
      <w:r w:rsidRPr="004B50E0">
        <w:t>şi sa descarce ultima versiune a programului. După ce se termina descarcarea se poate porni executabilul de instalare şi cu instalarea programului în sine.</w:t>
      </w:r>
    </w:p>
    <w:p w:rsidR="00A431B6" w:rsidRDefault="004B50E0" w:rsidP="004B50E0">
      <w:r w:rsidRPr="004B50E0">
        <w:t>Minima configuratie a programului trebuie să fie ca în figura X de mai jos, iar restul optiunilor poate fi lasat pe seama clientului</w:t>
      </w:r>
      <w:r w:rsidR="00420599">
        <w:t>.</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bookmarkStart w:id="1034" w:name="_Toc454398785"/>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bookmarkEnd w:id="1034"/>
    </w:p>
    <w:p w:rsidR="00EE4812" w:rsidRDefault="00EE4812" w:rsidP="00235C88"/>
    <w:p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w:t>
      </w:r>
      <w:del w:id="1035" w:author="Szabolcs Bene" w:date="2016-06-21T23:09:00Z">
        <w:r w:rsidRPr="00A35228" w:rsidDel="00A2063F">
          <w:rPr>
            <w:color w:val="auto"/>
          </w:rPr>
          <w:delText>a</w:delText>
        </w:r>
      </w:del>
      <w:ins w:id="1036" w:author="Szabolcs Bene" w:date="2016-06-21T23:09:00Z">
        <w:r w:rsidR="00A2063F">
          <w:rPr>
            <w:color w:val="auto"/>
          </w:rPr>
          <w:t>ă</w:t>
        </w:r>
      </w:ins>
      <w:r w:rsidRPr="00A35228">
        <w:rPr>
          <w:color w:val="auto"/>
        </w:rPr>
        <w:t xml:space="preserve">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776457"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rsidR="004164D7" w:rsidRDefault="004164D7" w:rsidP="0059717B"/>
    <w:p w:rsidR="00F62B8F" w:rsidRDefault="00F62B8F">
      <w:pPr>
        <w:rPr>
          <w:i/>
        </w:rPr>
      </w:pPr>
      <w:r w:rsidRPr="00F62B8F">
        <w:rPr>
          <w:i/>
        </w:rPr>
        <w:t>&lt;IP local&gt; szabi.dev</w:t>
      </w:r>
    </w:p>
    <w:p w:rsidR="00F62B8F" w:rsidRDefault="00F62B8F"/>
    <w:p w:rsidR="002A2378" w:rsidRPr="00A35228" w:rsidRDefault="002A2378" w:rsidP="002A2378">
      <w:pPr>
        <w:rPr>
          <w:color w:val="auto"/>
        </w:rPr>
      </w:pPr>
      <w:r w:rsidRPr="00A35228">
        <w:rPr>
          <w:color w:val="auto"/>
        </w:rPr>
        <w:t>Un exemplu ar fi 192.168.1.103 szabi.dev.</w:t>
      </w:r>
    </w:p>
    <w:p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bookmarkStart w:id="1037" w:name="_Toc454398786"/>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bookmarkEnd w:id="1037"/>
    </w:p>
    <w:p w:rsidR="00C34D5D" w:rsidRDefault="00C34D5D" w:rsidP="00F62B8F">
      <w:pPr>
        <w:ind w:firstLine="0"/>
      </w:pPr>
    </w:p>
    <w:p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rsidR="00EF5F7C" w:rsidRPr="00A35228" w:rsidRDefault="00776457" w:rsidP="00EF5F7C">
      <w:pPr>
        <w:rPr>
          <w:color w:val="auto"/>
        </w:rPr>
      </w:pPr>
      <w:hyperlink r:id="rId46" w:history="1">
        <w:r w:rsidR="00EF5F7C" w:rsidRPr="00A35228">
          <w:rPr>
            <w:rStyle w:val="Hyperlink"/>
            <w:color w:val="auto"/>
          </w:rPr>
          <w:t>http://localhost/phpmyadmin/</w:t>
        </w:r>
      </w:hyperlink>
    </w:p>
    <w:p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t>
      </w:r>
      <w:r w:rsidRPr="00A35228">
        <w:rPr>
          <w:color w:val="auto"/>
        </w:rPr>
        <w:lastRenderedPageBreak/>
        <w:t xml:space="preserve">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1038" w:name="_Toc454399519"/>
      <w:r>
        <w:t>Utilizarea aplica</w:t>
      </w:r>
      <w:ins w:id="1039" w:author="Szabolcs Bene" w:date="2016-06-22T22:28:00Z">
        <w:r w:rsidR="00BF12E2">
          <w:t>ț</w:t>
        </w:r>
      </w:ins>
      <w:del w:id="1040" w:author="Szabolcs Bene" w:date="2016-06-22T22:28:00Z">
        <w:r w:rsidDel="00BF12E2">
          <w:delText>t</w:delText>
        </w:r>
      </w:del>
      <w:r>
        <w:t>iei</w:t>
      </w:r>
      <w:bookmarkEnd w:id="1038"/>
    </w:p>
    <w:p w:rsidR="0009725D" w:rsidRDefault="0009725D" w:rsidP="00B84BAE">
      <w:r>
        <w:rPr>
          <w:noProof/>
        </w:rPr>
        <mc:AlternateContent>
          <mc:Choice Requires="wps">
            <w:drawing>
              <wp:anchor distT="0" distB="0" distL="114300" distR="114300" simplePos="0" relativeHeight="251649536"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195658" w:rsidRPr="00B84BAE" w:rsidRDefault="00195658" w:rsidP="00B84BAE">
                            <w:pPr>
                              <w:pStyle w:val="Caption"/>
                              <w:jc w:val="center"/>
                              <w:rPr>
                                <w:i w:val="0"/>
                                <w:iCs w:val="0"/>
                                <w:color w:val="000000"/>
                                <w:sz w:val="24"/>
                                <w:szCs w:val="24"/>
                              </w:rPr>
                            </w:pPr>
                            <w:bookmarkStart w:id="1041" w:name="_Toc454398787"/>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0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195658" w:rsidRPr="00B84BAE" w:rsidRDefault="00195658" w:rsidP="00B84BAE">
                      <w:pPr>
                        <w:pStyle w:val="Caption"/>
                        <w:jc w:val="center"/>
                        <w:rPr>
                          <w:i w:val="0"/>
                          <w:iCs w:val="0"/>
                          <w:color w:val="000000"/>
                          <w:sz w:val="24"/>
                          <w:szCs w:val="24"/>
                        </w:rPr>
                      </w:pPr>
                      <w:bookmarkStart w:id="1042" w:name="_Toc454398787"/>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bookmarkEnd w:id="1042"/>
                    </w:p>
                  </w:txbxContent>
                </v:textbox>
                <w10:wrap type="topAndBottom"/>
              </v:shape>
            </w:pict>
          </mc:Fallback>
        </mc:AlternateContent>
      </w:r>
      <w:r w:rsidR="00876EB2">
        <w:rPr>
          <w:noProof/>
        </w:rPr>
        <w:drawing>
          <wp:anchor distT="0" distB="0" distL="114300" distR="114300" simplePos="0" relativeHeight="251622912"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rsidR="00243001" w:rsidRDefault="00243001" w:rsidP="00C34D5D"/>
    <w:p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rsidR="00A37C58" w:rsidRDefault="00A37C58" w:rsidP="00C34D5D"/>
    <w:p w:rsidR="0069006F" w:rsidRDefault="009A3853" w:rsidP="009A3853">
      <w:r>
        <w:rPr>
          <w:noProof/>
        </w:rPr>
        <mc:AlternateContent>
          <mc:Choice Requires="wps">
            <w:drawing>
              <wp:anchor distT="0" distB="0" distL="114300" distR="114300" simplePos="0" relativeHeight="251732480"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195658" w:rsidRPr="009A3853" w:rsidRDefault="00195658" w:rsidP="009A3853">
                            <w:pPr>
                              <w:pStyle w:val="Caption"/>
                              <w:jc w:val="center"/>
                              <w:rPr>
                                <w:i w:val="0"/>
                                <w:iCs w:val="0"/>
                                <w:color w:val="000000"/>
                                <w:sz w:val="24"/>
                                <w:szCs w:val="24"/>
                              </w:rPr>
                            </w:pPr>
                            <w:bookmarkStart w:id="1043" w:name="_Toc454398788"/>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0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195658" w:rsidRPr="009A3853" w:rsidRDefault="00195658" w:rsidP="009A3853">
                      <w:pPr>
                        <w:pStyle w:val="Caption"/>
                        <w:jc w:val="center"/>
                        <w:rPr>
                          <w:i w:val="0"/>
                          <w:iCs w:val="0"/>
                          <w:color w:val="000000"/>
                          <w:sz w:val="24"/>
                          <w:szCs w:val="24"/>
                        </w:rPr>
                      </w:pPr>
                      <w:bookmarkStart w:id="1044" w:name="_Toc454398788"/>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bookmarkEnd w:id="1044"/>
                    </w:p>
                  </w:txbxContent>
                </v:textbox>
                <w10:wrap type="topAndBottom"/>
              </v:shape>
            </w:pict>
          </mc:Fallback>
        </mc:AlternateContent>
      </w:r>
      <w:r w:rsidR="00A37C58">
        <w:rPr>
          <w:noProof/>
        </w:rPr>
        <w:drawing>
          <wp:anchor distT="0" distB="0" distL="114300" distR="114300" simplePos="0" relativeHeight="251665920"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rsidR="004164D7" w:rsidRDefault="00F3628D" w:rsidP="0027514E">
      <w:pPr>
        <w:pStyle w:val="Heading1"/>
        <w:numPr>
          <w:ilvl w:val="0"/>
          <w:numId w:val="1"/>
        </w:numPr>
      </w:pPr>
      <w:bookmarkStart w:id="1045" w:name="h.3rdcrjn" w:colFirst="0" w:colLast="0"/>
      <w:bookmarkStart w:id="1046" w:name="_Toc454399520"/>
      <w:bookmarkEnd w:id="1045"/>
      <w:r>
        <w:lastRenderedPageBreak/>
        <w:t>Concluzii</w:t>
      </w:r>
      <w:bookmarkEnd w:id="1046"/>
    </w:p>
    <w:p w:rsidR="004164D7" w:rsidRDefault="00A83F2C" w:rsidP="00844E55">
      <w:r w:rsidRPr="00A83F2C">
        <w:t xml:space="preserve">În acest capitol vor fi prezentate </w:t>
      </w:r>
      <w:del w:id="1047" w:author="Szabolcs Bene" w:date="2016-06-20T22:42:00Z">
        <w:r w:rsidR="00844E55" w:rsidDel="00D81F3C">
          <w:delText xml:space="preserve">în </w:delText>
        </w:r>
      </w:del>
      <w:ins w:id="1048" w:author="Szabolcs Bene" w:date="2016-06-20T22:42:00Z">
        <w:r w:rsidR="00D81F3C">
          <w:t xml:space="preserve">pe </w:t>
        </w:r>
      </w:ins>
      <w:r w:rsidR="00844E55">
        <w:t>scurt obiectivele propuse</w:t>
      </w:r>
      <w:ins w:id="1049" w:author="Szabolcs Bene" w:date="2016-06-20T22:45:00Z">
        <w:r w:rsidR="00D81F3C">
          <w:t>, gradul de realizare</w:t>
        </w:r>
      </w:ins>
      <w:r w:rsidR="00844E55">
        <w:t xml:space="preserve"> și câteva idei pentru dezvoltări ulterioare</w:t>
      </w:r>
      <w:r w:rsidRPr="00A83F2C">
        <w:t>.</w:t>
      </w:r>
    </w:p>
    <w:p w:rsidR="00E6327B" w:rsidRDefault="00E6327B" w:rsidP="00E6327B">
      <w:pPr>
        <w:pStyle w:val="Heading2"/>
        <w:numPr>
          <w:ilvl w:val="1"/>
          <w:numId w:val="1"/>
        </w:numPr>
      </w:pPr>
      <w:bookmarkStart w:id="1050" w:name="_Toc454399521"/>
      <w:r>
        <w:t>Realizarea obiectivelor propuse</w:t>
      </w:r>
      <w:bookmarkEnd w:id="1050"/>
    </w:p>
    <w:p w:rsidR="00026FE1" w:rsidRPr="00026FE1" w:rsidRDefault="00026FE1" w:rsidP="00026FE1">
      <w:r w:rsidRPr="00026FE1">
        <w:t>Sistemul care s-a realizat reuseste sa isi atinga scopul de a putea fi un sistem competitiv cu sistemele similare disponibile.</w:t>
      </w:r>
    </w:p>
    <w:p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rsidR="00EA4BD7" w:rsidRDefault="00026FE1" w:rsidP="00026FE1">
      <w:r w:rsidRPr="00026FE1">
        <w:t>Sistemul reuseste sa livreze un mediu usor de inteles şi de utilizat, lucru sustinut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rsidR="0030365C" w:rsidRDefault="00682628" w:rsidP="0030365C">
      <w:pPr>
        <w:pStyle w:val="Heading2"/>
        <w:numPr>
          <w:ilvl w:val="1"/>
          <w:numId w:val="1"/>
        </w:numPr>
      </w:pPr>
      <w:bookmarkStart w:id="1051" w:name="_Toc454399522"/>
      <w:r>
        <w:t>Dezvolt</w:t>
      </w:r>
      <w:ins w:id="1052" w:author="Szabolcs Bene" w:date="2016-06-22T22:25:00Z">
        <w:r w:rsidR="00FB7262">
          <w:t>ă</w:t>
        </w:r>
      </w:ins>
      <w:del w:id="1053" w:author="Szabolcs Bene" w:date="2016-06-22T22:25:00Z">
        <w:r w:rsidDel="00FB7262">
          <w:delText>a</w:delText>
        </w:r>
      </w:del>
      <w:r>
        <w:t>ri ulterioare</w:t>
      </w:r>
      <w:bookmarkEnd w:id="1051"/>
    </w:p>
    <w:p w:rsidR="003F76E4" w:rsidRDefault="005E4D1C" w:rsidP="005E4D1C">
      <w:r>
        <w:t>În general orice sistem informatic poate să benefi</w:t>
      </w:r>
      <w:r w:rsidR="003F76E4">
        <w:t>cieze de dezvoltări ulterioare și de extinderea funcționalităților.</w:t>
      </w:r>
    </w:p>
    <w:p w:rsidR="005E4D1C" w:rsidRDefault="005E4D1C" w:rsidP="005E4D1C">
      <w:r>
        <w:t>O dezvoltare ulterioară poate fi creearea conferinţelor şi adăugarea a mai multor prieteni într-o singură conversaţie. Această funcţionalitate oferă posibilitatea de comunicare simultană de tip text sau audio/video, între clienţi, prin sincronizarea canalelor de comunica</w:t>
      </w:r>
      <w:ins w:id="1054" w:author="Szabolcs Bene" w:date="2016-06-21T21:52:00Z">
        <w:r w:rsidR="00645B9B">
          <w:t>ție</w:t>
        </w:r>
      </w:ins>
      <w:del w:id="1055" w:author="Szabolcs Bene" w:date="2016-06-21T21:51:00Z">
        <w:r w:rsidDel="00645B9B">
          <w:delText>re</w:delText>
        </w:r>
      </w:del>
      <w:r>
        <w:t xml:space="preserv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w:t>
      </w:r>
      <w:r>
        <w:lastRenderedPageBreak/>
        <w:t xml:space="preserve">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6649FE" w:rsidRDefault="00803410" w:rsidP="003D1BA6">
      <w:pPr>
        <w:pStyle w:val="Heading1"/>
        <w:ind w:firstLine="0"/>
      </w:pPr>
      <w:bookmarkStart w:id="1056" w:name="h.26in1rg" w:colFirst="0" w:colLast="0"/>
      <w:bookmarkStart w:id="1057" w:name="_Toc454399523"/>
      <w:bookmarkEnd w:id="1056"/>
      <w:r>
        <w:lastRenderedPageBreak/>
        <w:t>Bibliografie</w:t>
      </w:r>
      <w:bookmarkEnd w:id="1057"/>
    </w:p>
    <w:p w:rsidR="00DB367D" w:rsidRDefault="00192D8B" w:rsidP="00D269B2">
      <w:pPr>
        <w:ind w:left="709" w:hanging="709"/>
      </w:pPr>
      <w:r>
        <w:t>[1</w:t>
      </w:r>
      <w:r w:rsidR="00EE5C03">
        <w:t>]</w:t>
      </w:r>
      <w:r w:rsidR="00EE5C03">
        <w:tab/>
        <w:t>Flanagan,David</w:t>
      </w:r>
      <w:ins w:id="1058" w:author="Szabolcs Bene" w:date="2016-06-21T23:17:00Z">
        <w:r w:rsidR="007B4697">
          <w:t xml:space="preserve">, </w:t>
        </w:r>
        <w:r w:rsidR="007B4697" w:rsidRPr="007B4697">
          <w:t>"</w:t>
        </w:r>
      </w:ins>
      <w:del w:id="1059" w:author="Szabolcs Bene" w:date="2016-06-21T23:17:00Z">
        <w:r w:rsidR="00EE5C03" w:rsidDel="007B4697">
          <w:delText>:</w:delText>
        </w:r>
      </w:del>
      <w:r w:rsidR="00EE5C03">
        <w:t>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ins w:id="1060" w:author="Szabolcs Bene" w:date="2016-06-21T23:18:00Z">
        <w:r w:rsidR="007B4697" w:rsidRPr="007B4697">
          <w:t xml:space="preserve"> "</w:t>
        </w:r>
      </w:ins>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rsidR="00FB07E7" w:rsidRDefault="00FB07E7" w:rsidP="00D269B2">
      <w:pPr>
        <w:ind w:left="709" w:hanging="709"/>
      </w:pPr>
      <w:r>
        <w:t>[2]</w:t>
      </w:r>
      <w:r>
        <w:tab/>
        <w:t>Flanagan,David</w:t>
      </w:r>
      <w:del w:id="1061" w:author="Szabolcs Bene" w:date="2016-06-21T23:18:00Z">
        <w:r w:rsidDel="007B4697">
          <w:delText>:</w:delText>
        </w:r>
      </w:del>
      <w:ins w:id="1062" w:author="Szabolcs Bene" w:date="2016-06-21T23:18:00Z">
        <w:r w:rsidR="007B4697">
          <w:t xml:space="preserve">, </w:t>
        </w:r>
        <w:r w:rsidR="007B4697" w:rsidRPr="007B4697">
          <w:t>"</w:t>
        </w:r>
      </w:ins>
      <w:r>
        <w:t>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ins w:id="1063" w:author="Szabolcs Bene" w:date="2016-06-21T23:18:00Z">
        <w:r w:rsidR="007B4697" w:rsidRPr="007B4697">
          <w:t xml:space="preserve"> "</w:t>
        </w:r>
      </w:ins>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rsidR="006422BA" w:rsidRDefault="006422BA" w:rsidP="00D269B2">
      <w:pPr>
        <w:ind w:firstLine="0"/>
      </w:pPr>
      <w:r>
        <w:t>[3]</w:t>
      </w:r>
      <w:r>
        <w:tab/>
      </w:r>
      <w:ins w:id="1064" w:author="Szabolcs Bene" w:date="2016-06-21T23:14:00Z">
        <w:r w:rsidR="004C6A59">
          <w:fldChar w:fldCharType="begin"/>
        </w:r>
        <w:r w:rsidR="004C6A59">
          <w:instrText xml:space="preserve"> HYPERLINK "https://en.wikipedia.org/wiki/James_Coplien" \o "James Coplien" </w:instrText>
        </w:r>
        <w:r w:rsidR="004C6A59">
          <w:fldChar w:fldCharType="separate"/>
        </w:r>
        <w:r w:rsidR="004C6A59" w:rsidRPr="00192D8B">
          <w:t>James Coplien</w:t>
        </w:r>
        <w:r w:rsidR="004C6A59">
          <w:fldChar w:fldCharType="end"/>
        </w:r>
        <w:r w:rsidR="004C6A59">
          <w:t xml:space="preserve">, </w:t>
        </w:r>
      </w:ins>
      <w:hyperlink r:id="rId56" w:history="1">
        <w:r w:rsidRPr="00192D8B">
          <w:t>"Perl Cookbook - 11.4. Taking References to Functions"</w:t>
        </w:r>
      </w:hyperlink>
      <w:ins w:id="1065" w:author="Szabolcs Bene" w:date="2016-06-21T23:15:00Z">
        <w:r w:rsidR="004C6A59">
          <w:t>, 2010</w:t>
        </w:r>
      </w:ins>
    </w:p>
    <w:p w:rsidR="006C62F7" w:rsidRDefault="006649FE" w:rsidP="00D269B2">
      <w:pPr>
        <w:ind w:left="720" w:hanging="720"/>
      </w:pPr>
      <w:r>
        <w:t>[4]</w:t>
      </w:r>
      <w:r>
        <w:tab/>
      </w:r>
      <w:r w:rsidR="00A13637">
        <w:t>Williams</w:t>
      </w:r>
      <w:r>
        <w:t xml:space="preserve"> Alex</w:t>
      </w:r>
      <w:r w:rsidR="00A13637">
        <w:t>,</w:t>
      </w:r>
      <w:r w:rsidRPr="006649FE">
        <w:t> </w:t>
      </w:r>
      <w:hyperlink r:id="rId57" w:history="1">
        <w:r w:rsidRPr="006649FE">
          <w:t>"GitHub Pours Energies into Enterprise – Raises $100 Million From Power VC Andreessen Horowitz"</w:t>
        </w:r>
      </w:hyperlink>
      <w:r>
        <w:t>,</w:t>
      </w:r>
      <w:r w:rsidRPr="006649FE">
        <w:t xml:space="preserve"> 2012</w:t>
      </w:r>
    </w:p>
    <w:p w:rsidR="00265356" w:rsidRDefault="00265356" w:rsidP="00D269B2">
      <w:pPr>
        <w:ind w:left="709" w:hanging="709"/>
        <w:rPr>
          <w:rStyle w:val="Hyperlink"/>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hyperlink r:id="rId58" w:history="1">
        <w:r w:rsidR="00653412" w:rsidRPr="00877346">
          <w:rPr>
            <w:rStyle w:val="Hyperlink"/>
          </w:rPr>
          <w:t>http://tools.ietf.org/html/draft-ietf-rtcweb-rtp-usage-02</w:t>
        </w:r>
      </w:hyperlink>
    </w:p>
    <w:p w:rsidR="000F0D73" w:rsidRPr="000F0D73" w:rsidRDefault="000F0D73" w:rsidP="00D269B2">
      <w:pPr>
        <w:ind w:left="709" w:hanging="709"/>
      </w:pPr>
      <w:r>
        <w:t>[6]</w:t>
      </w:r>
      <w:r>
        <w:tab/>
      </w:r>
      <w:ins w:id="1066" w:author="Szabolcs Bene" w:date="2016-06-21T23:16:00Z">
        <w:r w:rsidR="00E133A4">
          <w:t xml:space="preserve">John Crup, </w:t>
        </w:r>
      </w:ins>
      <w:r w:rsidR="00371A96">
        <w:fldChar w:fldCharType="begin"/>
      </w:r>
      <w:r w:rsidR="00371A96">
        <w:instrText xml:space="preserve"> HYPERLINK "http://www.w3.org/TR/REC-html40-971218/conform.html" \l "deprecated" </w:instrText>
      </w:r>
      <w:r w:rsidR="00371A96">
        <w:fldChar w:fldCharType="separate"/>
      </w:r>
      <w:r w:rsidRPr="000F0D73">
        <w:t xml:space="preserve"> </w:t>
      </w:r>
      <w:ins w:id="1067" w:author="Szabolcs Bene" w:date="2016-06-21T23:16:00Z">
        <w:r w:rsidR="00670351" w:rsidRPr="00670351">
          <w:rPr>
            <w:lang w:val="en-US"/>
          </w:rPr>
          <w:t>"</w:t>
        </w:r>
      </w:ins>
      <w:r w:rsidRPr="000F0D73">
        <w:t>World Wide Web Consortium</w:t>
      </w:r>
      <w:r>
        <w:t>: Conformance</w:t>
      </w:r>
      <w:ins w:id="1068" w:author="Szabolcs Bene" w:date="2016-06-21T23:16:00Z">
        <w:r w:rsidR="00891363">
          <w:t xml:space="preserve"> </w:t>
        </w:r>
      </w:ins>
      <w:r>
        <w:t>-</w:t>
      </w:r>
      <w:r w:rsidRPr="000F0D73">
        <w:t xml:space="preserve"> requirements and recommendations"</w:t>
      </w:r>
      <w:r w:rsidR="00371A96">
        <w:fldChar w:fldCharType="end"/>
      </w:r>
      <w:r w:rsidRPr="000F0D73">
        <w:t xml:space="preserve">, </w:t>
      </w:r>
      <w:del w:id="1069" w:author="Szabolcs Bene" w:date="2016-06-21T23:17:00Z">
        <w:r w:rsidRPr="000F0D73" w:rsidDel="00C47738">
          <w:delText>1997</w:delText>
        </w:r>
      </w:del>
      <w:ins w:id="1070" w:author="Szabolcs Bene" w:date="2016-06-21T23:17:00Z">
        <w:r w:rsidR="00C47738">
          <w:t>200</w:t>
        </w:r>
        <w:r w:rsidR="00C47738" w:rsidRPr="000F0D73">
          <w:t>7</w:t>
        </w:r>
      </w:ins>
      <w:r w:rsidRPr="000F0D73">
        <w:t>.</w:t>
      </w:r>
    </w:p>
    <w:p w:rsidR="00F76A13" w:rsidRDefault="00F76A13" w:rsidP="00D269B2">
      <w:pPr>
        <w:ind w:left="709" w:hanging="709"/>
      </w:pPr>
      <w:r>
        <w:t>[7]</w:t>
      </w:r>
      <w:r>
        <w:tab/>
      </w:r>
      <w:r>
        <w:rPr>
          <w:rStyle w:val="apple-converted-space"/>
          <w:rFonts w:ascii="Arial" w:hAnsi="Arial" w:cs="Arial"/>
          <w:color w:val="252525"/>
          <w:sz w:val="19"/>
          <w:szCs w:val="19"/>
          <w:shd w:val="clear" w:color="auto" w:fill="FFFFFF"/>
        </w:rPr>
        <w:t> </w:t>
      </w:r>
      <w:r w:rsidRPr="008B7613">
        <w:rPr>
          <w:iCs/>
        </w:rPr>
        <w:t>Udemy</w:t>
      </w:r>
      <w:ins w:id="1071" w:author="Szabolcs Bene" w:date="2016-06-21T23:15:00Z">
        <w:r w:rsidR="005327A7">
          <w:rPr>
            <w:iCs/>
          </w:rPr>
          <w:t>, H</w:t>
        </w:r>
      </w:ins>
      <w:r>
        <w:rPr>
          <w:iCs/>
        </w:rPr>
        <w:t>,</w:t>
      </w:r>
      <w:r w:rsidRPr="008B7613">
        <w:rPr>
          <w:i/>
          <w:iCs/>
        </w:rPr>
        <w:t xml:space="preserve"> </w:t>
      </w:r>
      <w:hyperlink r:id="rId59" w:history="1">
        <w:r w:rsidRPr="008B7613">
          <w:t>"Downloading and installing XAMPP"</w:t>
        </w:r>
      </w:hyperlink>
      <w:r>
        <w:rPr>
          <w:iCs/>
        </w:rPr>
        <w:t>,2014</w:t>
      </w:r>
    </w:p>
    <w:p w:rsidR="00653412" w:rsidRDefault="00E967F8" w:rsidP="00D269B2">
      <w:pPr>
        <w:ind w:left="709" w:hanging="709"/>
      </w:pPr>
      <w:r>
        <w:t>[8</w:t>
      </w:r>
      <w:r w:rsidR="00653412">
        <w:t>]</w:t>
      </w:r>
      <w:r w:rsidR="00653412">
        <w:tab/>
      </w:r>
      <w:r w:rsidR="00653412" w:rsidRPr="00653412">
        <w:t>Owusu-Ansah Godfred</w:t>
      </w:r>
      <w:r w:rsidR="00653412">
        <w:t xml:space="preserve">, </w:t>
      </w:r>
      <w:hyperlink r:id="rId60" w:history="1">
        <w:r w:rsidR="00653412" w:rsidRPr="00653412">
          <w:t>"Where XAMPP is used commonly and what it can do."</w:t>
        </w:r>
      </w:hyperlink>
      <w:r w:rsidR="008D07CA">
        <w:t>, 2012.</w:t>
      </w:r>
    </w:p>
    <w:p w:rsidR="008B7613" w:rsidRPr="00702E0E" w:rsidRDefault="00702E0E" w:rsidP="00D269B2">
      <w:pPr>
        <w:ind w:left="709" w:hanging="709"/>
        <w:rPr>
          <w:iCs/>
        </w:rPr>
      </w:pPr>
      <w:r w:rsidRPr="00702E0E">
        <w:rPr>
          <w:iCs/>
        </w:rPr>
        <w:t>[</w:t>
      </w:r>
      <w:r>
        <w:rPr>
          <w:iCs/>
        </w:rPr>
        <w:t>9</w:t>
      </w:r>
      <w:r w:rsidRPr="00702E0E">
        <w:rPr>
          <w:iCs/>
        </w:rPr>
        <w:t>]</w:t>
      </w:r>
      <w:r>
        <w:rPr>
          <w:iCs/>
        </w:rPr>
        <w:tab/>
      </w:r>
      <w:ins w:id="1072" w:author="Szabolcs Bene" w:date="2016-06-21T23:15:00Z">
        <w:r w:rsidR="000656E6">
          <w:t xml:space="preserve">Williams Alex, </w:t>
        </w:r>
        <w:r w:rsidR="000656E6" w:rsidRPr="000656E6">
          <w:t>"</w:t>
        </w:r>
      </w:ins>
      <w:hyperlink r:id="rId61" w:history="1">
        <w:r w:rsidRPr="00192D8B">
          <w:t>Charter of the Real-Time Commun</w:t>
        </w:r>
        <w:r>
          <w:t>ication in WEB-browsers</w:t>
        </w:r>
        <w:r w:rsidRPr="00192D8B">
          <w:t xml:space="preserve"> working group</w:t>
        </w:r>
      </w:hyperlink>
      <w:ins w:id="1073" w:author="Szabolcs Bene" w:date="2016-06-21T23:15:00Z">
        <w:r w:rsidR="000656E6" w:rsidRPr="000656E6">
          <w:t>"</w:t>
        </w:r>
        <w:r w:rsidR="000656E6">
          <w:t>, 2013</w:t>
        </w:r>
      </w:ins>
    </w:p>
    <w:p w:rsidR="00E967F8" w:rsidRPr="00192D8B" w:rsidRDefault="001F198C" w:rsidP="00D269B2">
      <w:pPr>
        <w:ind w:left="709" w:hanging="709"/>
      </w:pPr>
      <w:r>
        <w:t>[10]</w:t>
      </w:r>
      <w:r>
        <w:tab/>
      </w:r>
      <w:r w:rsidR="00371A96">
        <w:fldChar w:fldCharType="begin"/>
      </w:r>
      <w:r w:rsidR="00371A96">
        <w:instrText xml:space="preserve"> HYPERLINK "http://lists.w3.org/Archives/Public/public-webrtc/2011May/0022.html" </w:instrText>
      </w:r>
      <w:r w:rsidR="00371A96">
        <w:fldChar w:fldCharType="separate"/>
      </w:r>
      <w:ins w:id="1074" w:author="Szabolcs Bene" w:date="2016-06-21T23:18:00Z">
        <w:r w:rsidR="00327EA5">
          <w:t>Alex G</w:t>
        </w:r>
      </w:ins>
      <w:del w:id="1075" w:author="Szabolcs Bene" w:date="2016-06-21T23:18:00Z">
        <w:r w:rsidRPr="00192D8B" w:rsidDel="00327EA5">
          <w:delText>Google</w:delText>
        </w:r>
      </w:del>
      <w:ins w:id="1076" w:author="Szabolcs Bene" w:date="2016-06-21T23:17:00Z">
        <w:r w:rsidR="006A3149">
          <w:t xml:space="preserve">, </w:t>
        </w:r>
        <w:r w:rsidR="006A3149" w:rsidRPr="006A3149">
          <w:t>"</w:t>
        </w:r>
      </w:ins>
      <w:del w:id="1077" w:author="Szabolcs Bene" w:date="2016-06-21T23:17:00Z">
        <w:r w:rsidRPr="00192D8B" w:rsidDel="006A3149">
          <w:delText xml:space="preserve"> release of </w:delText>
        </w:r>
      </w:del>
      <w:r w:rsidRPr="00192D8B">
        <w:t xml:space="preserve">WebRTC source code from </w:t>
      </w:r>
      <w:r>
        <w:t>Harald Alvestrand</w:t>
      </w:r>
      <w:ins w:id="1078" w:author="Szabolcs Bene" w:date="2016-06-21T23:17:00Z">
        <w:r w:rsidR="006A3149" w:rsidRPr="006A3149">
          <w:t>"</w:t>
        </w:r>
      </w:ins>
      <w:r>
        <w:t>,</w:t>
      </w:r>
      <w:r w:rsidRPr="00192D8B">
        <w:t xml:space="preserve"> 2011</w:t>
      </w:r>
      <w:r w:rsidR="00371A96">
        <w:fldChar w:fldCharType="end"/>
      </w:r>
      <w:r>
        <w:t>.</w:t>
      </w:r>
    </w:p>
    <w:p w:rsidR="00F547CF" w:rsidRPr="00192D8B" w:rsidRDefault="0079638E" w:rsidP="001F198C">
      <w:pPr>
        <w:ind w:left="709" w:hanging="709"/>
      </w:pPr>
      <w:r>
        <w:t>[11]</w:t>
      </w:r>
      <w:r>
        <w:tab/>
      </w:r>
      <w:r w:rsidRPr="0079638E">
        <w:t>Whatwg.org</w:t>
      </w:r>
      <w:r>
        <w:t xml:space="preserve">, </w:t>
      </w:r>
      <w:hyperlink r:id="rId62" w:anchor="history-1" w:history="1">
        <w:r w:rsidRPr="00192D8B">
          <w:t>"Introduction — HTML Standard"</w:t>
        </w:r>
      </w:hyperlink>
      <w:r>
        <w:t>, 2012</w:t>
      </w:r>
    </w:p>
    <w:p w:rsidR="00F547CF" w:rsidRPr="00192D8B" w:rsidRDefault="00EC272B" w:rsidP="00265356">
      <w:pPr>
        <w:ind w:left="709" w:hanging="709"/>
      </w:pPr>
      <w:r>
        <w:t>[12]</w:t>
      </w:r>
      <w:r>
        <w:tab/>
      </w:r>
      <w:hyperlink r:id="rId63" w:history="1">
        <w:r w:rsidRPr="00192D8B">
          <w:t>"WebRTC 1.0: Real-time Communication Between Browsers"</w:t>
        </w:r>
      </w:hyperlink>
      <w:r>
        <w:t>, 2012</w:t>
      </w:r>
    </w:p>
    <w:p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p>
    <w:p w:rsidR="005E0668" w:rsidRPr="00192D8B" w:rsidRDefault="005E0668" w:rsidP="00E2636F">
      <w:pPr>
        <w:ind w:left="709" w:hanging="709"/>
      </w:pPr>
      <w:r>
        <w:t>[14]</w:t>
      </w:r>
      <w:r>
        <w:tab/>
      </w:r>
      <w:r w:rsidRPr="00192D8B">
        <w:t>W3C: PeerConnection</w:t>
      </w:r>
      <w:ins w:id="1079" w:author="Szabolcs Bene" w:date="2016-06-21T23:19:00Z">
        <w:r w:rsidR="00B0631C">
          <w:t xml:space="preserve">, </w:t>
        </w:r>
      </w:ins>
      <w:ins w:id="1080" w:author="Szabolcs Bene" w:date="2016-06-21T23:20:00Z">
        <w:r w:rsidR="00B0631C" w:rsidRPr="00B0631C">
          <w:t>"</w:t>
        </w:r>
      </w:ins>
      <w:del w:id="1081" w:author="Szabolcs Bene" w:date="2016-06-21T23:19:00Z">
        <w:r w:rsidRPr="00192D8B" w:rsidDel="00B0631C">
          <w:delText xml:space="preserve">. </w:delText>
        </w:r>
      </w:del>
      <w:r w:rsidRPr="00192D8B">
        <w:t>Working Draft. http://dev.w3.org/2011/webrtc/</w:t>
      </w:r>
    </w:p>
    <w:p w:rsidR="005E0668" w:rsidRDefault="005E0668" w:rsidP="00E2636F">
      <w:pPr>
        <w:ind w:left="709" w:firstLine="0"/>
      </w:pPr>
      <w:r w:rsidRPr="00192D8B">
        <w:t>editor/webrtc-20111004.html#peerco</w:t>
      </w:r>
      <w:r>
        <w:t>nnection</w:t>
      </w:r>
      <w:ins w:id="1082" w:author="Szabolcs Bene" w:date="2016-06-21T23:20:00Z">
        <w:r w:rsidR="00B0631C" w:rsidRPr="00B0631C">
          <w:t>"</w:t>
        </w:r>
      </w:ins>
      <w:r>
        <w:t>, 2011</w:t>
      </w:r>
    </w:p>
    <w:p w:rsidR="00E2636F" w:rsidRDefault="00E2636F" w:rsidP="00E2636F">
      <w:pPr>
        <w:ind w:left="709" w:hanging="709"/>
      </w:pPr>
      <w:r>
        <w:t>[15]</w:t>
      </w:r>
      <w:r>
        <w:tab/>
      </w:r>
      <w:ins w:id="1083" w:author="Szabolcs Bene" w:date="2016-06-22T22:57:00Z">
        <w:r w:rsidR="00B9377F">
          <w:t xml:space="preserve">John C, </w:t>
        </w:r>
      </w:ins>
      <w:r w:rsidRPr="00E2636F">
        <w:t>PHP Manual</w:t>
      </w:r>
      <w:r>
        <w:t xml:space="preserve">, </w:t>
      </w:r>
      <w:hyperlink r:id="rId64" w:history="1">
        <w:r w:rsidRPr="00E2636F">
          <w:t>"Introduction: What can PHP do?"</w:t>
        </w:r>
      </w:hyperlink>
      <w:r>
        <w:t>, 2009</w:t>
      </w:r>
    </w:p>
    <w:p w:rsidR="00DC21D7" w:rsidRDefault="00DC21D7" w:rsidP="00E2636F">
      <w:pPr>
        <w:ind w:left="709" w:hanging="709"/>
      </w:pPr>
      <w:r>
        <w:t>[16]</w:t>
      </w:r>
      <w:r>
        <w:tab/>
        <w:t>Moore, Dana et al.</w:t>
      </w:r>
      <w:r w:rsidRPr="00DC21D7">
        <w:t> Professional Rich Internet Applications: Ajax and Beyond: "Since the origin of MVC"</w:t>
      </w:r>
      <w:r>
        <w:t xml:space="preserve">, </w:t>
      </w:r>
      <w:r w:rsidRPr="00DC21D7">
        <w:t>2007</w:t>
      </w:r>
    </w:p>
    <w:p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5"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p>
    <w:p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2003</w:t>
      </w:r>
      <w:r>
        <w:t>,</w:t>
      </w:r>
      <w:r w:rsidRPr="00F73B76">
        <w:t xml:space="preserve"> pp. 650pp</w:t>
      </w:r>
    </w:p>
    <w:p w:rsidR="00AB5044" w:rsidRDefault="00AB5044" w:rsidP="00E2636F">
      <w:pPr>
        <w:ind w:left="709" w:hanging="709"/>
      </w:pPr>
      <w:r>
        <w:t>[19]</w:t>
      </w:r>
      <w:r>
        <w:tab/>
      </w:r>
      <w:r w:rsidRPr="00AB5044">
        <w:t xml:space="preserve">Ian </w:t>
      </w:r>
      <w:r>
        <w:t xml:space="preserve">Fette, Alexey Melnikov, </w:t>
      </w:r>
      <w:r w:rsidRPr="00AB5044">
        <w:t> </w:t>
      </w:r>
      <w:hyperlink r:id="rId66" w:anchor="section-1.7" w:history="1">
        <w:r w:rsidRPr="00AB5044">
          <w:t>"Relationship to TCP and HTTP"</w:t>
        </w:r>
      </w:hyperlink>
      <w:r>
        <w:t xml:space="preserve">, </w:t>
      </w:r>
      <w:r w:rsidRPr="00AB5044">
        <w:t>2011</w:t>
      </w:r>
    </w:p>
    <w:p w:rsidR="00AF35D8" w:rsidRDefault="00AF35D8" w:rsidP="00E2636F">
      <w:pPr>
        <w:ind w:left="709" w:hanging="709"/>
      </w:pPr>
      <w:r>
        <w:t>[20]</w:t>
      </w:r>
      <w:r>
        <w:tab/>
        <w:t xml:space="preserve">Peter, Lubbers, </w:t>
      </w:r>
      <w:hyperlink r:id="rId67" w:history="1">
        <w:r w:rsidRPr="00AF35D8">
          <w:t>"How Web Sockets Interact With Proxy Servers"</w:t>
        </w:r>
      </w:hyperlink>
      <w:r>
        <w:t xml:space="preserve">, </w:t>
      </w:r>
      <w:r w:rsidRPr="00AF35D8">
        <w:t>2010</w:t>
      </w:r>
    </w:p>
    <w:p w:rsidR="00A53C2F" w:rsidDel="002C4012" w:rsidRDefault="00A53C2F">
      <w:pPr>
        <w:ind w:left="709" w:hanging="709"/>
        <w:rPr>
          <w:del w:id="1084" w:author="Szabolcs Bene" w:date="2016-06-22T19:54:00Z"/>
        </w:rPr>
        <w:pPrChange w:id="1085" w:author="Szabolcs Bene" w:date="2016-06-22T19:56:00Z">
          <w:pPr/>
        </w:pPrChange>
      </w:pPr>
      <w:r>
        <w:t>[21]</w:t>
      </w:r>
      <w:r>
        <w:tab/>
      </w:r>
      <w:r w:rsidR="007B493E">
        <w:fldChar w:fldCharType="begin"/>
      </w:r>
      <w:r w:rsidR="007B493E">
        <w:instrText xml:space="preserve"> HYPERLINK "https://en.wikipedia.org/wiki/Trygve_Reenskaug" \o "Trygve Reenskaug" </w:instrText>
      </w:r>
      <w:r w:rsidR="007B493E">
        <w:fldChar w:fldCharType="separate"/>
      </w:r>
      <w:r w:rsidRPr="00192D8B">
        <w:t>Trygve Reenskaug</w:t>
      </w:r>
      <w:r w:rsidR="007B493E">
        <w:fldChar w:fldCharType="end"/>
      </w:r>
      <w:r>
        <w:t xml:space="preserve">, </w:t>
      </w:r>
      <w:r w:rsidR="007B493E">
        <w:fldChar w:fldCharType="begin"/>
      </w:r>
      <w:r w:rsidR="007B493E">
        <w:instrText xml:space="preserve"> HYPERLINK "https://en.wikipedia.org/wiki/James_Coplien" \o "James Coplien" </w:instrText>
      </w:r>
      <w:r w:rsidR="007B493E">
        <w:fldChar w:fldCharType="separate"/>
      </w:r>
      <w:r w:rsidRPr="00192D8B">
        <w:t>James Coplien</w:t>
      </w:r>
      <w:r w:rsidR="007B493E">
        <w:fldChar w:fldCharType="end"/>
      </w:r>
      <w:r>
        <w:t xml:space="preserve">, </w:t>
      </w:r>
      <w:r w:rsidRPr="00A53C2F">
        <w:t>"</w:t>
      </w:r>
      <w:r w:rsidRPr="00192D8B">
        <w:t>More deeply, the framework exists to separate the representation of info</w:t>
      </w:r>
      <w:r>
        <w:t>rmation from user interaction."</w:t>
      </w:r>
      <w:r w:rsidRPr="00192D8B">
        <w:t>, 2009</w:t>
      </w:r>
    </w:p>
    <w:p w:rsidR="002C4012" w:rsidRDefault="002C4012" w:rsidP="00E2636F">
      <w:pPr>
        <w:ind w:left="709" w:hanging="709"/>
        <w:rPr>
          <w:ins w:id="1086" w:author="Szabolcs Bene" w:date="2016-06-22T20:09:00Z"/>
        </w:rPr>
      </w:pPr>
    </w:p>
    <w:p w:rsidR="002C4012" w:rsidRDefault="002C4012" w:rsidP="00E2636F">
      <w:pPr>
        <w:ind w:left="709" w:hanging="709"/>
        <w:rPr>
          <w:ins w:id="1087" w:author="Szabolcs Bene" w:date="2016-06-22T20:09:00Z"/>
        </w:rPr>
      </w:pPr>
    </w:p>
    <w:p w:rsidR="002C4012" w:rsidRDefault="002C4012" w:rsidP="00E2636F">
      <w:pPr>
        <w:ind w:left="709" w:hanging="709"/>
        <w:rPr>
          <w:ins w:id="1088" w:author="Szabolcs Bene" w:date="2016-06-22T20:09:00Z"/>
        </w:rPr>
      </w:pPr>
    </w:p>
    <w:p w:rsidR="002C4012" w:rsidRDefault="002C4012" w:rsidP="002C4012">
      <w:pPr>
        <w:pStyle w:val="Heading1"/>
        <w:rPr>
          <w:ins w:id="1089" w:author="Szabolcs Bene" w:date="2016-06-22T20:10:00Z"/>
        </w:rPr>
      </w:pPr>
      <w:bookmarkStart w:id="1090" w:name="_Toc453675963"/>
      <w:bookmarkStart w:id="1091" w:name="_Toc454399524"/>
      <w:ins w:id="1092" w:author="Szabolcs Bene" w:date="2016-06-22T20:10:00Z">
        <w:r>
          <w:lastRenderedPageBreak/>
          <w:t>Anexa 1</w:t>
        </w:r>
        <w:bookmarkEnd w:id="1090"/>
        <w:r>
          <w:t xml:space="preserve"> – Lista figurilor din lucrare</w:t>
        </w:r>
        <w:bookmarkEnd w:id="1091"/>
      </w:ins>
    </w:p>
    <w:p w:rsidR="009250CB" w:rsidRDefault="002C4012">
      <w:pPr>
        <w:pStyle w:val="TableofFigures"/>
        <w:tabs>
          <w:tab w:val="right" w:leader="dot" w:pos="9350"/>
        </w:tabs>
        <w:rPr>
          <w:ins w:id="1093" w:author="Szabolcs Bene" w:date="2016-06-22T22:43:00Z"/>
          <w:rFonts w:asciiTheme="minorHAnsi" w:eastAsiaTheme="minorEastAsia" w:hAnsiTheme="minorHAnsi" w:cstheme="minorBidi"/>
          <w:noProof/>
          <w:color w:val="auto"/>
          <w:sz w:val="22"/>
          <w:szCs w:val="22"/>
        </w:rPr>
      </w:pPr>
      <w:ins w:id="1094" w:author="Szabolcs Bene" w:date="2016-06-22T20:11:00Z">
        <w:r>
          <w:fldChar w:fldCharType="begin"/>
        </w:r>
        <w:r>
          <w:instrText xml:space="preserve"> TOC \h \z \c "Figura 3" </w:instrText>
        </w:r>
      </w:ins>
      <w:r>
        <w:fldChar w:fldCharType="separate"/>
      </w:r>
      <w:ins w:id="1095" w:author="Szabolcs Bene" w:date="2016-06-22T22:43:00Z">
        <w:r w:rsidR="009250CB" w:rsidRPr="008807FE">
          <w:rPr>
            <w:rStyle w:val="Hyperlink"/>
            <w:noProof/>
          </w:rPr>
          <w:fldChar w:fldCharType="begin"/>
        </w:r>
        <w:r w:rsidR="009250CB" w:rsidRPr="008807FE">
          <w:rPr>
            <w:rStyle w:val="Hyperlink"/>
            <w:noProof/>
          </w:rPr>
          <w:instrText xml:space="preserve"> </w:instrText>
        </w:r>
        <w:r w:rsidR="009250CB">
          <w:rPr>
            <w:noProof/>
          </w:rPr>
          <w:instrText>HYPERLINK "C:\\xampp\\htdocs\\webrtc\\documentation_ro\\licenta_final.docx" \l "_Toc454398762"</w:instrText>
        </w:r>
        <w:r w:rsidR="009250CB" w:rsidRPr="008807FE">
          <w:rPr>
            <w:rStyle w:val="Hyperlink"/>
            <w:noProof/>
          </w:rPr>
          <w:instrText xml:space="preserve"> </w:instrText>
        </w:r>
        <w:r w:rsidR="009250CB" w:rsidRPr="008807FE">
          <w:rPr>
            <w:rStyle w:val="Hyperlink"/>
            <w:noProof/>
          </w:rPr>
          <w:fldChar w:fldCharType="separate"/>
        </w:r>
        <w:r w:rsidR="009250CB" w:rsidRPr="008807FE">
          <w:rPr>
            <w:rStyle w:val="Hyperlink"/>
            <w:noProof/>
          </w:rPr>
          <w:t>Figura 3.1 Elementele de comunicare in timp real</w:t>
        </w:r>
        <w:r w:rsidR="009250CB">
          <w:rPr>
            <w:noProof/>
            <w:webHidden/>
          </w:rPr>
          <w:tab/>
        </w:r>
        <w:r w:rsidR="009250CB">
          <w:rPr>
            <w:noProof/>
            <w:webHidden/>
          </w:rPr>
          <w:fldChar w:fldCharType="begin"/>
        </w:r>
        <w:r w:rsidR="009250CB">
          <w:rPr>
            <w:noProof/>
            <w:webHidden/>
          </w:rPr>
          <w:instrText xml:space="preserve"> PAGEREF _Toc454398762 \h </w:instrText>
        </w:r>
      </w:ins>
      <w:r w:rsidR="009250CB">
        <w:rPr>
          <w:noProof/>
          <w:webHidden/>
        </w:rPr>
      </w:r>
      <w:r w:rsidR="009250CB">
        <w:rPr>
          <w:noProof/>
          <w:webHidden/>
        </w:rPr>
        <w:fldChar w:fldCharType="separate"/>
      </w:r>
      <w:ins w:id="1096" w:author="Szabolcs Bene" w:date="2016-06-22T22:43:00Z">
        <w:r w:rsidR="009250CB">
          <w:rPr>
            <w:noProof/>
            <w:webHidden/>
          </w:rPr>
          <w:t>11</w:t>
        </w:r>
        <w:r w:rsidR="009250CB">
          <w:rPr>
            <w:noProof/>
            <w:webHidden/>
          </w:rPr>
          <w:fldChar w:fldCharType="end"/>
        </w:r>
        <w:r w:rsidR="009250CB" w:rsidRPr="008807FE">
          <w:rPr>
            <w:rStyle w:val="Hyperlink"/>
            <w:noProof/>
          </w:rPr>
          <w:fldChar w:fldCharType="end"/>
        </w:r>
      </w:ins>
    </w:p>
    <w:p w:rsidR="009250CB" w:rsidRDefault="009250CB">
      <w:pPr>
        <w:pStyle w:val="TableofFigures"/>
        <w:tabs>
          <w:tab w:val="right" w:leader="dot" w:pos="9350"/>
        </w:tabs>
        <w:rPr>
          <w:ins w:id="1097" w:author="Szabolcs Bene" w:date="2016-06-22T22:43:00Z"/>
          <w:rFonts w:asciiTheme="minorHAnsi" w:eastAsiaTheme="minorEastAsia" w:hAnsiTheme="minorHAnsi" w:cstheme="minorBidi"/>
          <w:noProof/>
          <w:color w:val="auto"/>
          <w:sz w:val="22"/>
          <w:szCs w:val="22"/>
        </w:rPr>
      </w:pPr>
      <w:ins w:id="1098"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"C:\\xampp\\htdocs\\webrtc\\documentation_ro\\licenta_final.docx" \l "_Toc454398763"</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3.2 Arhitectura WebRTC</w:t>
        </w:r>
        <w:r>
          <w:rPr>
            <w:noProof/>
            <w:webHidden/>
          </w:rPr>
          <w:tab/>
        </w:r>
        <w:r>
          <w:rPr>
            <w:noProof/>
            <w:webHidden/>
          </w:rPr>
          <w:fldChar w:fldCharType="begin"/>
        </w:r>
        <w:r>
          <w:rPr>
            <w:noProof/>
            <w:webHidden/>
          </w:rPr>
          <w:instrText xml:space="preserve"> PAGEREF _Toc454398763 \h </w:instrText>
        </w:r>
      </w:ins>
      <w:r>
        <w:rPr>
          <w:noProof/>
          <w:webHidden/>
        </w:rPr>
      </w:r>
      <w:r>
        <w:rPr>
          <w:noProof/>
          <w:webHidden/>
        </w:rPr>
        <w:fldChar w:fldCharType="separate"/>
      </w:r>
      <w:ins w:id="1099" w:author="Szabolcs Bene" w:date="2016-06-22T22:43:00Z">
        <w:r>
          <w:rPr>
            <w:noProof/>
            <w:webHidden/>
          </w:rPr>
          <w:t>13</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00" w:author="Szabolcs Bene" w:date="2016-06-22T22:43:00Z"/>
          <w:rFonts w:asciiTheme="minorHAnsi" w:eastAsiaTheme="minorEastAsia" w:hAnsiTheme="minorHAnsi" w:cstheme="minorBidi"/>
          <w:noProof/>
          <w:color w:val="auto"/>
          <w:sz w:val="22"/>
          <w:szCs w:val="22"/>
        </w:rPr>
      </w:pPr>
      <w:ins w:id="1101"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"_Toc454398764"</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3.3 peer-to-peer</w:t>
        </w:r>
        <w:r>
          <w:rPr>
            <w:noProof/>
            <w:webHidden/>
          </w:rPr>
          <w:tab/>
        </w:r>
        <w:r>
          <w:rPr>
            <w:noProof/>
            <w:webHidden/>
          </w:rPr>
          <w:fldChar w:fldCharType="begin"/>
        </w:r>
        <w:r>
          <w:rPr>
            <w:noProof/>
            <w:webHidden/>
          </w:rPr>
          <w:instrText xml:space="preserve"> PAGEREF _Toc454398764 \h </w:instrText>
        </w:r>
      </w:ins>
      <w:r>
        <w:rPr>
          <w:noProof/>
          <w:webHidden/>
        </w:rPr>
      </w:r>
      <w:r>
        <w:rPr>
          <w:noProof/>
          <w:webHidden/>
        </w:rPr>
        <w:fldChar w:fldCharType="separate"/>
      </w:r>
      <w:ins w:id="1102" w:author="Szabolcs Bene" w:date="2016-06-22T22:43:00Z">
        <w:r>
          <w:rPr>
            <w:noProof/>
            <w:webHidden/>
          </w:rPr>
          <w:t>14</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03" w:author="Szabolcs Bene" w:date="2016-06-22T22:43:00Z"/>
          <w:rFonts w:asciiTheme="minorHAnsi" w:eastAsiaTheme="minorEastAsia" w:hAnsiTheme="minorHAnsi" w:cstheme="minorBidi"/>
          <w:noProof/>
          <w:color w:val="auto"/>
          <w:sz w:val="22"/>
          <w:szCs w:val="22"/>
        </w:rPr>
      </w:pPr>
      <w:ins w:id="1104"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"_Toc454398765"</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3.4 Multicast</w:t>
        </w:r>
        <w:r>
          <w:rPr>
            <w:noProof/>
            <w:webHidden/>
          </w:rPr>
          <w:tab/>
        </w:r>
        <w:r>
          <w:rPr>
            <w:noProof/>
            <w:webHidden/>
          </w:rPr>
          <w:fldChar w:fldCharType="begin"/>
        </w:r>
        <w:r>
          <w:rPr>
            <w:noProof/>
            <w:webHidden/>
          </w:rPr>
          <w:instrText xml:space="preserve"> PAGEREF _Toc454398765 \h </w:instrText>
        </w:r>
      </w:ins>
      <w:r>
        <w:rPr>
          <w:noProof/>
          <w:webHidden/>
        </w:rPr>
      </w:r>
      <w:r>
        <w:rPr>
          <w:noProof/>
          <w:webHidden/>
        </w:rPr>
        <w:fldChar w:fldCharType="separate"/>
      </w:r>
      <w:ins w:id="1105" w:author="Szabolcs Bene" w:date="2016-06-22T22:43:00Z">
        <w:r>
          <w:rPr>
            <w:noProof/>
            <w:webHidden/>
          </w:rPr>
          <w:t>14</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06" w:author="Szabolcs Bene" w:date="2016-06-22T22:43:00Z"/>
          <w:rFonts w:asciiTheme="minorHAnsi" w:eastAsiaTheme="minorEastAsia" w:hAnsiTheme="minorHAnsi" w:cstheme="minorBidi"/>
          <w:noProof/>
          <w:color w:val="auto"/>
          <w:sz w:val="22"/>
          <w:szCs w:val="22"/>
        </w:rPr>
      </w:pPr>
      <w:ins w:id="1107"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"_Toc454398766"</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3.5 Mixer RTP</w:t>
        </w:r>
        <w:r>
          <w:rPr>
            <w:noProof/>
            <w:webHidden/>
          </w:rPr>
          <w:tab/>
        </w:r>
        <w:r>
          <w:rPr>
            <w:noProof/>
            <w:webHidden/>
          </w:rPr>
          <w:fldChar w:fldCharType="begin"/>
        </w:r>
        <w:r>
          <w:rPr>
            <w:noProof/>
            <w:webHidden/>
          </w:rPr>
          <w:instrText xml:space="preserve"> PAGEREF _Toc454398766 \h </w:instrText>
        </w:r>
      </w:ins>
      <w:r>
        <w:rPr>
          <w:noProof/>
          <w:webHidden/>
        </w:rPr>
      </w:r>
      <w:r>
        <w:rPr>
          <w:noProof/>
          <w:webHidden/>
        </w:rPr>
        <w:fldChar w:fldCharType="separate"/>
      </w:r>
      <w:ins w:id="1108" w:author="Szabolcs Bene" w:date="2016-06-22T22:43:00Z">
        <w:r>
          <w:rPr>
            <w:noProof/>
            <w:webHidden/>
          </w:rPr>
          <w:t>14</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09" w:author="Szabolcs Bene" w:date="2016-06-22T22:43:00Z"/>
          <w:rFonts w:asciiTheme="minorHAnsi" w:eastAsiaTheme="minorEastAsia" w:hAnsiTheme="minorHAnsi" w:cstheme="minorBidi"/>
          <w:noProof/>
          <w:color w:val="auto"/>
          <w:sz w:val="22"/>
          <w:szCs w:val="22"/>
        </w:rPr>
      </w:pPr>
      <w:ins w:id="1110"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"_Toc454398767"</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3.6 Comunicare dintre offerer si answerer</w:t>
        </w:r>
        <w:r>
          <w:rPr>
            <w:noProof/>
            <w:webHidden/>
          </w:rPr>
          <w:tab/>
        </w:r>
        <w:r>
          <w:rPr>
            <w:noProof/>
            <w:webHidden/>
          </w:rPr>
          <w:fldChar w:fldCharType="begin"/>
        </w:r>
        <w:r>
          <w:rPr>
            <w:noProof/>
            <w:webHidden/>
          </w:rPr>
          <w:instrText xml:space="preserve"> PAGEREF _Toc454398767 \h </w:instrText>
        </w:r>
      </w:ins>
      <w:r>
        <w:rPr>
          <w:noProof/>
          <w:webHidden/>
        </w:rPr>
      </w:r>
      <w:r>
        <w:rPr>
          <w:noProof/>
          <w:webHidden/>
        </w:rPr>
        <w:fldChar w:fldCharType="separate"/>
      </w:r>
      <w:ins w:id="1111" w:author="Szabolcs Bene" w:date="2016-06-22T22:43:00Z">
        <w:r>
          <w:rPr>
            <w:noProof/>
            <w:webHidden/>
          </w:rPr>
          <w:t>18</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12" w:author="Szabolcs Bene" w:date="2016-06-22T22:43:00Z"/>
          <w:rFonts w:asciiTheme="minorHAnsi" w:eastAsiaTheme="minorEastAsia" w:hAnsiTheme="minorHAnsi" w:cstheme="minorBidi"/>
          <w:noProof/>
          <w:color w:val="auto"/>
          <w:sz w:val="22"/>
          <w:szCs w:val="22"/>
        </w:rPr>
      </w:pPr>
      <w:ins w:id="1113"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"_Toc454398768"</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3.7 Conectare prin servere STUN si TURN</w:t>
        </w:r>
        <w:r>
          <w:rPr>
            <w:noProof/>
            <w:webHidden/>
          </w:rPr>
          <w:tab/>
        </w:r>
        <w:r>
          <w:rPr>
            <w:noProof/>
            <w:webHidden/>
          </w:rPr>
          <w:fldChar w:fldCharType="begin"/>
        </w:r>
        <w:r>
          <w:rPr>
            <w:noProof/>
            <w:webHidden/>
          </w:rPr>
          <w:instrText xml:space="preserve"> PAGEREF _Toc454398768 \h </w:instrText>
        </w:r>
      </w:ins>
      <w:r>
        <w:rPr>
          <w:noProof/>
          <w:webHidden/>
        </w:rPr>
      </w:r>
      <w:r>
        <w:rPr>
          <w:noProof/>
          <w:webHidden/>
        </w:rPr>
        <w:fldChar w:fldCharType="separate"/>
      </w:r>
      <w:ins w:id="1114" w:author="Szabolcs Bene" w:date="2016-06-22T22:43:00Z">
        <w:r>
          <w:rPr>
            <w:noProof/>
            <w:webHidden/>
          </w:rPr>
          <w:t>20</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15" w:author="Szabolcs Bene" w:date="2016-06-22T22:43:00Z"/>
          <w:rFonts w:asciiTheme="minorHAnsi" w:eastAsiaTheme="minorEastAsia" w:hAnsiTheme="minorHAnsi" w:cstheme="minorBidi"/>
          <w:noProof/>
          <w:color w:val="auto"/>
          <w:sz w:val="22"/>
          <w:szCs w:val="22"/>
        </w:rPr>
      </w:pPr>
      <w:ins w:id="1116"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"_Toc454398769"</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3.8 Crearea conexiunii dintre 2 clienti</w:t>
        </w:r>
        <w:r>
          <w:rPr>
            <w:noProof/>
            <w:webHidden/>
          </w:rPr>
          <w:tab/>
        </w:r>
        <w:r>
          <w:rPr>
            <w:noProof/>
            <w:webHidden/>
          </w:rPr>
          <w:fldChar w:fldCharType="begin"/>
        </w:r>
        <w:r>
          <w:rPr>
            <w:noProof/>
            <w:webHidden/>
          </w:rPr>
          <w:instrText xml:space="preserve"> PAGEREF _Toc454398769 \h </w:instrText>
        </w:r>
      </w:ins>
      <w:r>
        <w:rPr>
          <w:noProof/>
          <w:webHidden/>
        </w:rPr>
      </w:r>
      <w:r>
        <w:rPr>
          <w:noProof/>
          <w:webHidden/>
        </w:rPr>
        <w:fldChar w:fldCharType="separate"/>
      </w:r>
      <w:ins w:id="1117" w:author="Szabolcs Bene" w:date="2016-06-22T22:43:00Z">
        <w:r>
          <w:rPr>
            <w:noProof/>
            <w:webHidden/>
          </w:rPr>
          <w:t>20</w:t>
        </w:r>
        <w:r>
          <w:rPr>
            <w:noProof/>
            <w:webHidden/>
          </w:rPr>
          <w:fldChar w:fldCharType="end"/>
        </w:r>
        <w:r w:rsidRPr="008807FE">
          <w:rPr>
            <w:rStyle w:val="Hyperlink"/>
            <w:noProof/>
          </w:rPr>
          <w:fldChar w:fldCharType="end"/>
        </w:r>
      </w:ins>
    </w:p>
    <w:p w:rsidR="009250CB" w:rsidRDefault="009250CB">
      <w:pPr>
        <w:pStyle w:val="TableofFigures"/>
        <w:tabs>
          <w:tab w:val="right" w:leader="dot" w:pos="9350"/>
        </w:tabs>
        <w:rPr>
          <w:ins w:id="1118" w:author="Szabolcs Bene" w:date="2016-06-22T22:43:00Z"/>
          <w:rFonts w:asciiTheme="minorHAnsi" w:eastAsiaTheme="minorEastAsia" w:hAnsiTheme="minorHAnsi" w:cstheme="minorBidi"/>
          <w:noProof/>
          <w:color w:val="auto"/>
          <w:sz w:val="22"/>
          <w:szCs w:val="22"/>
        </w:rPr>
      </w:pPr>
      <w:ins w:id="1119" w:author="Szabolcs Bene" w:date="2016-06-22T22:43:00Z">
        <w:r w:rsidRPr="008807FE">
          <w:rPr>
            <w:rStyle w:val="Hyperlink"/>
            <w:noProof/>
          </w:rPr>
          <w:fldChar w:fldCharType="begin"/>
        </w:r>
        <w:r w:rsidRPr="008807FE">
          <w:rPr>
            <w:rStyle w:val="Hyperlink"/>
            <w:noProof/>
          </w:rPr>
          <w:instrText xml:space="preserve"> </w:instrText>
        </w:r>
        <w:r>
          <w:rPr>
            <w:noProof/>
          </w:rPr>
          <w:instrText>HYPERLINK \l "_Toc454398770"</w:instrText>
        </w:r>
        <w:r w:rsidRPr="008807FE">
          <w:rPr>
            <w:rStyle w:val="Hyperlink"/>
            <w:noProof/>
          </w:rPr>
          <w:instrText xml:space="preserve"> </w:instrText>
        </w:r>
        <w:r w:rsidRPr="008807FE">
          <w:rPr>
            <w:rStyle w:val="Hyperlink"/>
            <w:noProof/>
          </w:rPr>
          <w:fldChar w:fldCharType="separate"/>
        </w:r>
        <w:r w:rsidRPr="008807FE">
          <w:rPr>
            <w:rStyle w:val="Hyperlink"/>
            <w:noProof/>
          </w:rPr>
          <w:t>Figura 3.9 Structura protocoalelor</w:t>
        </w:r>
        <w:r>
          <w:rPr>
            <w:noProof/>
            <w:webHidden/>
          </w:rPr>
          <w:tab/>
        </w:r>
        <w:r>
          <w:rPr>
            <w:noProof/>
            <w:webHidden/>
          </w:rPr>
          <w:fldChar w:fldCharType="begin"/>
        </w:r>
        <w:r>
          <w:rPr>
            <w:noProof/>
            <w:webHidden/>
          </w:rPr>
          <w:instrText xml:space="preserve"> PAGEREF _Toc454398770 \h </w:instrText>
        </w:r>
      </w:ins>
      <w:r>
        <w:rPr>
          <w:noProof/>
          <w:webHidden/>
        </w:rPr>
      </w:r>
      <w:r>
        <w:rPr>
          <w:noProof/>
          <w:webHidden/>
        </w:rPr>
        <w:fldChar w:fldCharType="separate"/>
      </w:r>
      <w:ins w:id="1120" w:author="Szabolcs Bene" w:date="2016-06-22T22:43:00Z">
        <w:r>
          <w:rPr>
            <w:noProof/>
            <w:webHidden/>
          </w:rPr>
          <w:t>22</w:t>
        </w:r>
        <w:r>
          <w:rPr>
            <w:noProof/>
            <w:webHidden/>
          </w:rPr>
          <w:fldChar w:fldCharType="end"/>
        </w:r>
        <w:r w:rsidRPr="008807FE">
          <w:rPr>
            <w:rStyle w:val="Hyperlink"/>
            <w:noProof/>
          </w:rPr>
          <w:fldChar w:fldCharType="end"/>
        </w:r>
      </w:ins>
    </w:p>
    <w:p w:rsidR="002C4012" w:rsidDel="002C4012" w:rsidRDefault="002C4012" w:rsidP="002C4012">
      <w:pPr>
        <w:pStyle w:val="Heading1"/>
        <w:rPr>
          <w:del w:id="1121" w:author="Szabolcs Bene" w:date="2016-06-22T20:11:00Z"/>
          <w:noProof/>
        </w:rPr>
      </w:pPr>
    </w:p>
    <w:p w:rsidR="002C4012" w:rsidRDefault="002C4012">
      <w:pPr>
        <w:pStyle w:val="TableofFigures"/>
        <w:tabs>
          <w:tab w:val="right" w:leader="dot" w:pos="9350"/>
        </w:tabs>
        <w:rPr>
          <w:ins w:id="1122" w:author="Szabolcs Bene" w:date="2016-06-22T20:11:00Z"/>
          <w:rFonts w:asciiTheme="minorHAnsi" w:eastAsiaTheme="minorEastAsia" w:hAnsiTheme="minorHAnsi" w:cstheme="minorBidi"/>
          <w:noProof/>
          <w:color w:val="auto"/>
          <w:sz w:val="22"/>
          <w:szCs w:val="22"/>
        </w:rPr>
      </w:pPr>
      <w:ins w:id="1123" w:author="Szabolcs Bene" w:date="2016-06-22T20:11:00Z">
        <w:r>
          <w:fldChar w:fldCharType="end"/>
        </w:r>
        <w:r>
          <w:fldChar w:fldCharType="begin"/>
        </w:r>
        <w:r>
          <w:instrText xml:space="preserve"> TOC \h \z \c "Figura 4." </w:instrText>
        </w:r>
      </w:ins>
      <w:r>
        <w:fldChar w:fldCharType="separate"/>
      </w:r>
      <w:ins w:id="1124" w:author="Szabolcs Bene" w:date="2016-06-22T20:11:00Z">
        <w:r w:rsidRPr="00D06A02">
          <w:rPr>
            <w:rStyle w:val="Hyperlink"/>
            <w:noProof/>
          </w:rPr>
          <w:fldChar w:fldCharType="begin"/>
        </w:r>
        <w:r w:rsidRPr="00D06A02">
          <w:rPr>
            <w:rStyle w:val="Hyperlink"/>
            <w:noProof/>
          </w:rPr>
          <w:instrText xml:space="preserve"> </w:instrText>
        </w:r>
        <w:r>
          <w:rPr>
            <w:noProof/>
          </w:rPr>
          <w:instrText>HYPERLINK "C:\\xampp\\htdocs\\webrtc\\documentation_ro\\licenta_final.docx" \l "_Toc454389647"</w:instrText>
        </w:r>
        <w:r w:rsidRPr="00D06A02">
          <w:rPr>
            <w:rStyle w:val="Hyperlink"/>
            <w:noProof/>
          </w:rPr>
          <w:instrText xml:space="preserve"> </w:instrText>
        </w:r>
        <w:r w:rsidRPr="00D06A02">
          <w:rPr>
            <w:rStyle w:val="Hyperlink"/>
            <w:noProof/>
          </w:rPr>
          <w:fldChar w:fldCharType="separate"/>
        </w:r>
        <w:r w:rsidRPr="00D06A02">
          <w:rPr>
            <w:rStyle w:val="Hyperlink"/>
            <w:noProof/>
          </w:rPr>
          <w:t>Figura 4. 1 Cazuri de utilizare</w:t>
        </w:r>
        <w:r>
          <w:rPr>
            <w:noProof/>
            <w:webHidden/>
          </w:rPr>
          <w:tab/>
        </w:r>
        <w:r>
          <w:rPr>
            <w:noProof/>
            <w:webHidden/>
          </w:rPr>
          <w:fldChar w:fldCharType="begin"/>
        </w:r>
        <w:r>
          <w:rPr>
            <w:noProof/>
            <w:webHidden/>
          </w:rPr>
          <w:instrText xml:space="preserve"> PAGEREF _Toc454389647 \h </w:instrText>
        </w:r>
      </w:ins>
      <w:r>
        <w:rPr>
          <w:noProof/>
          <w:webHidden/>
        </w:rPr>
      </w:r>
      <w:r>
        <w:rPr>
          <w:noProof/>
          <w:webHidden/>
        </w:rPr>
        <w:fldChar w:fldCharType="separate"/>
      </w:r>
      <w:ins w:id="1125" w:author="Szabolcs Bene" w:date="2016-06-22T20:12:00Z">
        <w:r>
          <w:rPr>
            <w:noProof/>
            <w:webHidden/>
          </w:rPr>
          <w:t>32</w:t>
        </w:r>
      </w:ins>
      <w:ins w:id="1126" w:author="Szabolcs Bene" w:date="2016-06-22T20:11:00Z">
        <w:r>
          <w:rPr>
            <w:noProof/>
            <w:webHidden/>
          </w:rPr>
          <w:fldChar w:fldCharType="end"/>
        </w:r>
        <w:r w:rsidRPr="00D06A02">
          <w:rPr>
            <w:rStyle w:val="Hyperlink"/>
            <w:noProof/>
          </w:rPr>
          <w:fldChar w:fldCharType="end"/>
        </w:r>
      </w:ins>
    </w:p>
    <w:p w:rsidR="002C4012" w:rsidDel="002C4012" w:rsidRDefault="002C4012" w:rsidP="002C4012">
      <w:pPr>
        <w:pStyle w:val="Heading1"/>
        <w:rPr>
          <w:del w:id="1127" w:author="Szabolcs Bene" w:date="2016-06-22T20:11:00Z"/>
          <w:noProof/>
        </w:rPr>
      </w:pPr>
    </w:p>
    <w:p w:rsidR="009250CB" w:rsidRDefault="002C4012">
      <w:pPr>
        <w:pStyle w:val="TableofFigures"/>
        <w:tabs>
          <w:tab w:val="right" w:leader="dot" w:pos="9350"/>
        </w:tabs>
        <w:rPr>
          <w:ins w:id="1128" w:author="Szabolcs Bene" w:date="2016-06-22T22:43:00Z"/>
          <w:rFonts w:asciiTheme="minorHAnsi" w:eastAsiaTheme="minorEastAsia" w:hAnsiTheme="minorHAnsi" w:cstheme="minorBidi"/>
          <w:noProof/>
          <w:color w:val="auto"/>
          <w:sz w:val="22"/>
          <w:szCs w:val="22"/>
        </w:rPr>
      </w:pPr>
      <w:ins w:id="1129" w:author="Szabolcs Bene" w:date="2016-06-22T20:11:00Z">
        <w:r>
          <w:fldChar w:fldCharType="end"/>
        </w:r>
      </w:ins>
      <w:ins w:id="1130" w:author="Szabolcs Bene" w:date="2016-06-22T20:12:00Z">
        <w:r>
          <w:fldChar w:fldCharType="begin"/>
        </w:r>
        <w:r>
          <w:instrText xml:space="preserve"> TOC \h \z \c "Figura 5." </w:instrText>
        </w:r>
      </w:ins>
      <w:r>
        <w:fldChar w:fldCharType="separate"/>
      </w:r>
      <w:ins w:id="1131" w:author="Szabolcs Bene" w:date="2016-06-22T22:43:00Z">
        <w:r w:rsidR="009250CB" w:rsidRPr="001523E4">
          <w:rPr>
            <w:rStyle w:val="Hyperlink"/>
            <w:noProof/>
          </w:rPr>
          <w:fldChar w:fldCharType="begin"/>
        </w:r>
        <w:r w:rsidR="009250CB" w:rsidRPr="001523E4">
          <w:rPr>
            <w:rStyle w:val="Hyperlink"/>
            <w:noProof/>
          </w:rPr>
          <w:instrText xml:space="preserve"> </w:instrText>
        </w:r>
        <w:r w:rsidR="009250CB">
          <w:rPr>
            <w:noProof/>
          </w:rPr>
          <w:instrText>HYPERLINK \l "_Toc454398771"</w:instrText>
        </w:r>
        <w:r w:rsidR="009250CB" w:rsidRPr="001523E4">
          <w:rPr>
            <w:rStyle w:val="Hyperlink"/>
            <w:noProof/>
          </w:rPr>
          <w:instrText xml:space="preserve"> </w:instrText>
        </w:r>
        <w:r w:rsidR="009250CB" w:rsidRPr="001523E4">
          <w:rPr>
            <w:rStyle w:val="Hyperlink"/>
            <w:noProof/>
          </w:rPr>
          <w:fldChar w:fldCharType="separate"/>
        </w:r>
        <w:r w:rsidR="009250CB" w:rsidRPr="001523E4">
          <w:rPr>
            <w:rStyle w:val="Hyperlink"/>
            <w:noProof/>
          </w:rPr>
          <w:t>Figura 5.1 Arhitectura de niveluri a aplicației</w:t>
        </w:r>
        <w:r w:rsidR="009250CB">
          <w:rPr>
            <w:noProof/>
            <w:webHidden/>
          </w:rPr>
          <w:tab/>
        </w:r>
        <w:r w:rsidR="009250CB">
          <w:rPr>
            <w:noProof/>
            <w:webHidden/>
          </w:rPr>
          <w:fldChar w:fldCharType="begin"/>
        </w:r>
        <w:r w:rsidR="009250CB">
          <w:rPr>
            <w:noProof/>
            <w:webHidden/>
          </w:rPr>
          <w:instrText xml:space="preserve"> PAGEREF _Toc454398771 \h </w:instrText>
        </w:r>
      </w:ins>
      <w:r w:rsidR="009250CB">
        <w:rPr>
          <w:noProof/>
          <w:webHidden/>
        </w:rPr>
      </w:r>
      <w:r w:rsidR="009250CB">
        <w:rPr>
          <w:noProof/>
          <w:webHidden/>
        </w:rPr>
        <w:fldChar w:fldCharType="separate"/>
      </w:r>
      <w:ins w:id="1132" w:author="Szabolcs Bene" w:date="2016-06-22T22:44:00Z">
        <w:r w:rsidR="009250CB">
          <w:rPr>
            <w:noProof/>
            <w:webHidden/>
          </w:rPr>
          <w:t>36</w:t>
        </w:r>
      </w:ins>
      <w:ins w:id="1133" w:author="Szabolcs Bene" w:date="2016-06-22T22:43:00Z">
        <w:r w:rsidR="009250CB">
          <w:rPr>
            <w:noProof/>
            <w:webHidden/>
          </w:rPr>
          <w:fldChar w:fldCharType="end"/>
        </w:r>
        <w:r w:rsidR="009250CB" w:rsidRPr="001523E4">
          <w:rPr>
            <w:rStyle w:val="Hyperlink"/>
            <w:noProof/>
          </w:rPr>
          <w:fldChar w:fldCharType="end"/>
        </w:r>
      </w:ins>
    </w:p>
    <w:p w:rsidR="009250CB" w:rsidRDefault="009250CB">
      <w:pPr>
        <w:pStyle w:val="TableofFigures"/>
        <w:tabs>
          <w:tab w:val="right" w:leader="dot" w:pos="9350"/>
        </w:tabs>
        <w:rPr>
          <w:ins w:id="1134" w:author="Szabolcs Bene" w:date="2016-06-22T22:43:00Z"/>
          <w:rFonts w:asciiTheme="minorHAnsi" w:eastAsiaTheme="minorEastAsia" w:hAnsiTheme="minorHAnsi" w:cstheme="minorBidi"/>
          <w:noProof/>
          <w:color w:val="auto"/>
          <w:sz w:val="22"/>
          <w:szCs w:val="22"/>
        </w:rPr>
      </w:pPr>
      <w:ins w:id="1135"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"_Toc454398772"</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 2 Arhitectura MVC</w:t>
        </w:r>
        <w:r>
          <w:rPr>
            <w:noProof/>
            <w:webHidden/>
          </w:rPr>
          <w:tab/>
        </w:r>
        <w:r>
          <w:rPr>
            <w:noProof/>
            <w:webHidden/>
          </w:rPr>
          <w:fldChar w:fldCharType="begin"/>
        </w:r>
        <w:r>
          <w:rPr>
            <w:noProof/>
            <w:webHidden/>
          </w:rPr>
          <w:instrText xml:space="preserve"> PAGEREF _Toc454398772 \h </w:instrText>
        </w:r>
      </w:ins>
      <w:r>
        <w:rPr>
          <w:noProof/>
          <w:webHidden/>
        </w:rPr>
      </w:r>
      <w:r>
        <w:rPr>
          <w:noProof/>
          <w:webHidden/>
        </w:rPr>
        <w:fldChar w:fldCharType="separate"/>
      </w:r>
      <w:ins w:id="1136" w:author="Szabolcs Bene" w:date="2016-06-22T22:44:00Z">
        <w:r>
          <w:rPr>
            <w:noProof/>
            <w:webHidden/>
          </w:rPr>
          <w:t>38</w:t>
        </w:r>
      </w:ins>
      <w:ins w:id="1137"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38" w:author="Szabolcs Bene" w:date="2016-06-22T22:43:00Z"/>
          <w:rFonts w:asciiTheme="minorHAnsi" w:eastAsiaTheme="minorEastAsia" w:hAnsiTheme="minorHAnsi" w:cstheme="minorBidi"/>
          <w:noProof/>
          <w:color w:val="auto"/>
          <w:sz w:val="22"/>
          <w:szCs w:val="22"/>
        </w:rPr>
      </w:pPr>
      <w:ins w:id="1139"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"_Toc454398773"</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5.3 Diagrama de secventa a unui exemplu de MVC</w:t>
        </w:r>
        <w:r>
          <w:rPr>
            <w:noProof/>
            <w:webHidden/>
          </w:rPr>
          <w:tab/>
        </w:r>
        <w:r>
          <w:rPr>
            <w:noProof/>
            <w:webHidden/>
          </w:rPr>
          <w:fldChar w:fldCharType="begin"/>
        </w:r>
        <w:r>
          <w:rPr>
            <w:noProof/>
            <w:webHidden/>
          </w:rPr>
          <w:instrText xml:space="preserve"> PAGEREF _Toc454398773 \h </w:instrText>
        </w:r>
      </w:ins>
      <w:r>
        <w:rPr>
          <w:noProof/>
          <w:webHidden/>
        </w:rPr>
      </w:r>
      <w:r>
        <w:rPr>
          <w:noProof/>
          <w:webHidden/>
        </w:rPr>
        <w:fldChar w:fldCharType="separate"/>
      </w:r>
      <w:ins w:id="1140" w:author="Szabolcs Bene" w:date="2016-06-22T22:44:00Z">
        <w:r>
          <w:rPr>
            <w:noProof/>
            <w:webHidden/>
          </w:rPr>
          <w:t>39</w:t>
        </w:r>
      </w:ins>
      <w:ins w:id="1141"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42" w:author="Szabolcs Bene" w:date="2016-06-22T22:43:00Z"/>
          <w:rFonts w:asciiTheme="minorHAnsi" w:eastAsiaTheme="minorEastAsia" w:hAnsiTheme="minorHAnsi" w:cstheme="minorBidi"/>
          <w:noProof/>
          <w:color w:val="auto"/>
          <w:sz w:val="22"/>
          <w:szCs w:val="22"/>
        </w:rPr>
      </w:pPr>
      <w:ins w:id="1143"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"_Toc454398774"</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5.4 Diagrama de secventa a Front Controller-ului</w:t>
        </w:r>
        <w:r>
          <w:rPr>
            <w:noProof/>
            <w:webHidden/>
          </w:rPr>
          <w:tab/>
        </w:r>
        <w:r>
          <w:rPr>
            <w:noProof/>
            <w:webHidden/>
          </w:rPr>
          <w:fldChar w:fldCharType="begin"/>
        </w:r>
        <w:r>
          <w:rPr>
            <w:noProof/>
            <w:webHidden/>
          </w:rPr>
          <w:instrText xml:space="preserve"> PAGEREF _Toc454398774 \h </w:instrText>
        </w:r>
      </w:ins>
      <w:r>
        <w:rPr>
          <w:noProof/>
          <w:webHidden/>
        </w:rPr>
      </w:r>
      <w:r>
        <w:rPr>
          <w:noProof/>
          <w:webHidden/>
        </w:rPr>
        <w:fldChar w:fldCharType="separate"/>
      </w:r>
      <w:ins w:id="1144" w:author="Szabolcs Bene" w:date="2016-06-22T22:44:00Z">
        <w:r>
          <w:rPr>
            <w:noProof/>
            <w:webHidden/>
          </w:rPr>
          <w:t>40</w:t>
        </w:r>
      </w:ins>
      <w:ins w:id="1145"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46" w:author="Szabolcs Bene" w:date="2016-06-22T22:43:00Z"/>
          <w:rFonts w:asciiTheme="minorHAnsi" w:eastAsiaTheme="minorEastAsia" w:hAnsiTheme="minorHAnsi" w:cstheme="minorBidi"/>
          <w:noProof/>
          <w:color w:val="auto"/>
          <w:sz w:val="22"/>
          <w:szCs w:val="22"/>
        </w:rPr>
      </w:pPr>
      <w:ins w:id="1147"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"C:\\xampp\\htdocs\\webrtc\\documentation_ro\\licenta_final.docx" \l "_Toc454398775"</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5.5 Arhitectura de componente</w:t>
        </w:r>
        <w:r>
          <w:rPr>
            <w:noProof/>
            <w:webHidden/>
          </w:rPr>
          <w:tab/>
        </w:r>
        <w:r>
          <w:rPr>
            <w:noProof/>
            <w:webHidden/>
          </w:rPr>
          <w:fldChar w:fldCharType="begin"/>
        </w:r>
        <w:r>
          <w:rPr>
            <w:noProof/>
            <w:webHidden/>
          </w:rPr>
          <w:instrText xml:space="preserve"> PAGEREF _Toc454398775 \h </w:instrText>
        </w:r>
      </w:ins>
      <w:r>
        <w:rPr>
          <w:noProof/>
          <w:webHidden/>
        </w:rPr>
      </w:r>
      <w:r>
        <w:rPr>
          <w:noProof/>
          <w:webHidden/>
        </w:rPr>
        <w:fldChar w:fldCharType="separate"/>
      </w:r>
      <w:ins w:id="1148" w:author="Szabolcs Bene" w:date="2016-06-22T22:44:00Z">
        <w:r>
          <w:rPr>
            <w:noProof/>
            <w:webHidden/>
          </w:rPr>
          <w:t>41</w:t>
        </w:r>
      </w:ins>
      <w:ins w:id="1149"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50" w:author="Szabolcs Bene" w:date="2016-06-22T22:43:00Z"/>
          <w:rFonts w:asciiTheme="minorHAnsi" w:eastAsiaTheme="minorEastAsia" w:hAnsiTheme="minorHAnsi" w:cstheme="minorBidi"/>
          <w:noProof/>
          <w:color w:val="auto"/>
          <w:sz w:val="22"/>
          <w:szCs w:val="22"/>
        </w:rPr>
      </w:pPr>
      <w:ins w:id="1151"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"C:\\xampp\\htdocs\\webrtc\\documentation_ro\\licenta_final.docx" \l "_Toc454398776"</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5.6 Arhitectura detaliata a aplicatiei</w:t>
        </w:r>
        <w:r>
          <w:rPr>
            <w:noProof/>
            <w:webHidden/>
          </w:rPr>
          <w:tab/>
        </w:r>
        <w:r>
          <w:rPr>
            <w:noProof/>
            <w:webHidden/>
          </w:rPr>
          <w:fldChar w:fldCharType="begin"/>
        </w:r>
        <w:r>
          <w:rPr>
            <w:noProof/>
            <w:webHidden/>
          </w:rPr>
          <w:instrText xml:space="preserve"> PAGEREF _Toc454398776 \h </w:instrText>
        </w:r>
      </w:ins>
      <w:r>
        <w:rPr>
          <w:noProof/>
          <w:webHidden/>
        </w:rPr>
      </w:r>
      <w:r>
        <w:rPr>
          <w:noProof/>
          <w:webHidden/>
        </w:rPr>
        <w:fldChar w:fldCharType="separate"/>
      </w:r>
      <w:ins w:id="1152" w:author="Szabolcs Bene" w:date="2016-06-22T22:44:00Z">
        <w:r>
          <w:rPr>
            <w:noProof/>
            <w:webHidden/>
          </w:rPr>
          <w:t>42</w:t>
        </w:r>
      </w:ins>
      <w:ins w:id="1153"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54" w:author="Szabolcs Bene" w:date="2016-06-22T22:43:00Z"/>
          <w:rFonts w:asciiTheme="minorHAnsi" w:eastAsiaTheme="minorEastAsia" w:hAnsiTheme="minorHAnsi" w:cstheme="minorBidi"/>
          <w:noProof/>
          <w:color w:val="auto"/>
          <w:sz w:val="22"/>
          <w:szCs w:val="22"/>
        </w:rPr>
      </w:pPr>
      <w:ins w:id="1155"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"_Toc454398777"</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5.7 Componenta de server</w:t>
        </w:r>
        <w:r>
          <w:rPr>
            <w:noProof/>
            <w:webHidden/>
          </w:rPr>
          <w:tab/>
        </w:r>
        <w:r>
          <w:rPr>
            <w:noProof/>
            <w:webHidden/>
          </w:rPr>
          <w:fldChar w:fldCharType="begin"/>
        </w:r>
        <w:r>
          <w:rPr>
            <w:noProof/>
            <w:webHidden/>
          </w:rPr>
          <w:instrText xml:space="preserve"> PAGEREF _Toc454398777 \h </w:instrText>
        </w:r>
      </w:ins>
      <w:r>
        <w:rPr>
          <w:noProof/>
          <w:webHidden/>
        </w:rPr>
      </w:r>
      <w:r>
        <w:rPr>
          <w:noProof/>
          <w:webHidden/>
        </w:rPr>
        <w:fldChar w:fldCharType="separate"/>
      </w:r>
      <w:ins w:id="1156" w:author="Szabolcs Bene" w:date="2016-06-22T22:44:00Z">
        <w:r>
          <w:rPr>
            <w:noProof/>
            <w:webHidden/>
          </w:rPr>
          <w:t>43</w:t>
        </w:r>
      </w:ins>
      <w:ins w:id="1157"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58" w:author="Szabolcs Bene" w:date="2016-06-22T22:43:00Z"/>
          <w:rFonts w:asciiTheme="minorHAnsi" w:eastAsiaTheme="minorEastAsia" w:hAnsiTheme="minorHAnsi" w:cstheme="minorBidi"/>
          <w:noProof/>
          <w:color w:val="auto"/>
          <w:sz w:val="22"/>
          <w:szCs w:val="22"/>
        </w:rPr>
      </w:pPr>
      <w:ins w:id="1159"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"_Toc454398778"</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5.8 Diagrama de clase</w:t>
        </w:r>
        <w:r>
          <w:rPr>
            <w:noProof/>
            <w:webHidden/>
          </w:rPr>
          <w:tab/>
        </w:r>
        <w:r>
          <w:rPr>
            <w:noProof/>
            <w:webHidden/>
          </w:rPr>
          <w:fldChar w:fldCharType="begin"/>
        </w:r>
        <w:r>
          <w:rPr>
            <w:noProof/>
            <w:webHidden/>
          </w:rPr>
          <w:instrText xml:space="preserve"> PAGEREF _Toc454398778 \h </w:instrText>
        </w:r>
      </w:ins>
      <w:r>
        <w:rPr>
          <w:noProof/>
          <w:webHidden/>
        </w:rPr>
      </w:r>
      <w:r>
        <w:rPr>
          <w:noProof/>
          <w:webHidden/>
        </w:rPr>
        <w:fldChar w:fldCharType="separate"/>
      </w:r>
      <w:ins w:id="1160" w:author="Szabolcs Bene" w:date="2016-06-22T22:44:00Z">
        <w:r>
          <w:rPr>
            <w:noProof/>
            <w:webHidden/>
          </w:rPr>
          <w:t>44</w:t>
        </w:r>
      </w:ins>
      <w:ins w:id="1161"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62" w:author="Szabolcs Bene" w:date="2016-06-22T22:43:00Z"/>
          <w:rFonts w:asciiTheme="minorHAnsi" w:eastAsiaTheme="minorEastAsia" w:hAnsiTheme="minorHAnsi" w:cstheme="minorBidi"/>
          <w:noProof/>
          <w:color w:val="auto"/>
          <w:sz w:val="22"/>
          <w:szCs w:val="22"/>
        </w:rPr>
      </w:pPr>
      <w:ins w:id="1163"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"_Toc454398779"</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5.9 Componenta de client</w:t>
        </w:r>
        <w:r>
          <w:rPr>
            <w:noProof/>
            <w:webHidden/>
          </w:rPr>
          <w:tab/>
        </w:r>
        <w:r>
          <w:rPr>
            <w:noProof/>
            <w:webHidden/>
          </w:rPr>
          <w:fldChar w:fldCharType="begin"/>
        </w:r>
        <w:r>
          <w:rPr>
            <w:noProof/>
            <w:webHidden/>
          </w:rPr>
          <w:instrText xml:space="preserve"> PAGEREF _Toc454398779 \h </w:instrText>
        </w:r>
      </w:ins>
      <w:r>
        <w:rPr>
          <w:noProof/>
          <w:webHidden/>
        </w:rPr>
      </w:r>
      <w:r>
        <w:rPr>
          <w:noProof/>
          <w:webHidden/>
        </w:rPr>
        <w:fldChar w:fldCharType="separate"/>
      </w:r>
      <w:ins w:id="1164" w:author="Szabolcs Bene" w:date="2016-06-22T22:44:00Z">
        <w:r>
          <w:rPr>
            <w:noProof/>
            <w:webHidden/>
          </w:rPr>
          <w:t>47</w:t>
        </w:r>
      </w:ins>
      <w:ins w:id="1165"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66" w:author="Szabolcs Bene" w:date="2016-06-22T22:43:00Z"/>
          <w:rFonts w:asciiTheme="minorHAnsi" w:eastAsiaTheme="minorEastAsia" w:hAnsiTheme="minorHAnsi" w:cstheme="minorBidi"/>
          <w:noProof/>
          <w:color w:val="auto"/>
          <w:sz w:val="22"/>
          <w:szCs w:val="22"/>
        </w:rPr>
      </w:pPr>
      <w:ins w:id="1167"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"_Toc454398780"</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5.10 Diagrama de pagini PHP</w:t>
        </w:r>
        <w:r>
          <w:rPr>
            <w:noProof/>
            <w:webHidden/>
          </w:rPr>
          <w:tab/>
        </w:r>
        <w:r>
          <w:rPr>
            <w:noProof/>
            <w:webHidden/>
          </w:rPr>
          <w:fldChar w:fldCharType="begin"/>
        </w:r>
        <w:r>
          <w:rPr>
            <w:noProof/>
            <w:webHidden/>
          </w:rPr>
          <w:instrText xml:space="preserve"> PAGEREF _Toc454398780 \h </w:instrText>
        </w:r>
      </w:ins>
      <w:r>
        <w:rPr>
          <w:noProof/>
          <w:webHidden/>
        </w:rPr>
      </w:r>
      <w:r>
        <w:rPr>
          <w:noProof/>
          <w:webHidden/>
        </w:rPr>
        <w:fldChar w:fldCharType="separate"/>
      </w:r>
      <w:ins w:id="1168" w:author="Szabolcs Bene" w:date="2016-06-22T22:44:00Z">
        <w:r>
          <w:rPr>
            <w:noProof/>
            <w:webHidden/>
          </w:rPr>
          <w:t>48</w:t>
        </w:r>
      </w:ins>
      <w:ins w:id="1169"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70" w:author="Szabolcs Bene" w:date="2016-06-22T22:43:00Z"/>
          <w:rFonts w:asciiTheme="minorHAnsi" w:eastAsiaTheme="minorEastAsia" w:hAnsiTheme="minorHAnsi" w:cstheme="minorBidi"/>
          <w:noProof/>
          <w:color w:val="auto"/>
          <w:sz w:val="22"/>
          <w:szCs w:val="22"/>
        </w:rPr>
      </w:pPr>
      <w:ins w:id="1171"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"_Toc454398781"</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 11 Diagrama pentru conectare intre clienti</w:t>
        </w:r>
        <w:r>
          <w:rPr>
            <w:noProof/>
            <w:webHidden/>
          </w:rPr>
          <w:tab/>
        </w:r>
        <w:r>
          <w:rPr>
            <w:noProof/>
            <w:webHidden/>
          </w:rPr>
          <w:fldChar w:fldCharType="begin"/>
        </w:r>
        <w:r>
          <w:rPr>
            <w:noProof/>
            <w:webHidden/>
          </w:rPr>
          <w:instrText xml:space="preserve"> PAGEREF _Toc454398781 \h </w:instrText>
        </w:r>
      </w:ins>
      <w:r>
        <w:rPr>
          <w:noProof/>
          <w:webHidden/>
        </w:rPr>
      </w:r>
      <w:r>
        <w:rPr>
          <w:noProof/>
          <w:webHidden/>
        </w:rPr>
        <w:fldChar w:fldCharType="separate"/>
      </w:r>
      <w:ins w:id="1172" w:author="Szabolcs Bene" w:date="2016-06-22T22:44:00Z">
        <w:r>
          <w:rPr>
            <w:noProof/>
            <w:webHidden/>
          </w:rPr>
          <w:t>51</w:t>
        </w:r>
      </w:ins>
      <w:ins w:id="1173" w:author="Szabolcs Bene" w:date="2016-06-22T22:43:00Z">
        <w:r>
          <w:rPr>
            <w:noProof/>
            <w:webHidden/>
          </w:rPr>
          <w:fldChar w:fldCharType="end"/>
        </w:r>
        <w:r w:rsidRPr="001523E4">
          <w:rPr>
            <w:rStyle w:val="Hyperlink"/>
            <w:noProof/>
          </w:rPr>
          <w:fldChar w:fldCharType="end"/>
        </w:r>
      </w:ins>
    </w:p>
    <w:p w:rsidR="009250CB" w:rsidRDefault="009250CB">
      <w:pPr>
        <w:pStyle w:val="TableofFigures"/>
        <w:tabs>
          <w:tab w:val="right" w:leader="dot" w:pos="9350"/>
        </w:tabs>
        <w:rPr>
          <w:ins w:id="1174" w:author="Szabolcs Bene" w:date="2016-06-22T22:43:00Z"/>
          <w:rFonts w:asciiTheme="minorHAnsi" w:eastAsiaTheme="minorEastAsia" w:hAnsiTheme="minorHAnsi" w:cstheme="minorBidi"/>
          <w:noProof/>
          <w:color w:val="auto"/>
          <w:sz w:val="22"/>
          <w:szCs w:val="22"/>
        </w:rPr>
      </w:pPr>
      <w:ins w:id="1175" w:author="Szabolcs Bene" w:date="2016-06-22T22:43:00Z">
        <w:r w:rsidRPr="001523E4">
          <w:rPr>
            <w:rStyle w:val="Hyperlink"/>
            <w:noProof/>
          </w:rPr>
          <w:fldChar w:fldCharType="begin"/>
        </w:r>
        <w:r w:rsidRPr="001523E4">
          <w:rPr>
            <w:rStyle w:val="Hyperlink"/>
            <w:noProof/>
          </w:rPr>
          <w:instrText xml:space="preserve"> </w:instrText>
        </w:r>
        <w:r>
          <w:rPr>
            <w:noProof/>
          </w:rPr>
          <w:instrText>HYPERLINK \l "_Toc454398782"</w:instrText>
        </w:r>
        <w:r w:rsidRPr="001523E4">
          <w:rPr>
            <w:rStyle w:val="Hyperlink"/>
            <w:noProof/>
          </w:rPr>
          <w:instrText xml:space="preserve"> </w:instrText>
        </w:r>
        <w:r w:rsidRPr="001523E4">
          <w:rPr>
            <w:rStyle w:val="Hyperlink"/>
            <w:noProof/>
          </w:rPr>
          <w:fldChar w:fldCharType="separate"/>
        </w:r>
        <w:r w:rsidRPr="001523E4">
          <w:rPr>
            <w:rStyle w:val="Hyperlink"/>
            <w:noProof/>
          </w:rPr>
          <w:t>Figura 5.12 Baza de date</w:t>
        </w:r>
        <w:r>
          <w:rPr>
            <w:noProof/>
            <w:webHidden/>
          </w:rPr>
          <w:tab/>
        </w:r>
        <w:r>
          <w:rPr>
            <w:noProof/>
            <w:webHidden/>
          </w:rPr>
          <w:fldChar w:fldCharType="begin"/>
        </w:r>
        <w:r>
          <w:rPr>
            <w:noProof/>
            <w:webHidden/>
          </w:rPr>
          <w:instrText xml:space="preserve"> PAGEREF _Toc454398782 \h </w:instrText>
        </w:r>
      </w:ins>
      <w:r>
        <w:rPr>
          <w:noProof/>
          <w:webHidden/>
        </w:rPr>
      </w:r>
      <w:r>
        <w:rPr>
          <w:noProof/>
          <w:webHidden/>
        </w:rPr>
        <w:fldChar w:fldCharType="separate"/>
      </w:r>
      <w:ins w:id="1176" w:author="Szabolcs Bene" w:date="2016-06-22T22:44:00Z">
        <w:r>
          <w:rPr>
            <w:noProof/>
            <w:webHidden/>
          </w:rPr>
          <w:t>58</w:t>
        </w:r>
      </w:ins>
      <w:ins w:id="1177" w:author="Szabolcs Bene" w:date="2016-06-22T22:43:00Z">
        <w:r>
          <w:rPr>
            <w:noProof/>
            <w:webHidden/>
          </w:rPr>
          <w:fldChar w:fldCharType="end"/>
        </w:r>
        <w:r w:rsidRPr="001523E4">
          <w:rPr>
            <w:rStyle w:val="Hyperlink"/>
            <w:noProof/>
          </w:rPr>
          <w:fldChar w:fldCharType="end"/>
        </w:r>
      </w:ins>
    </w:p>
    <w:p w:rsidR="009250CB" w:rsidDel="009250CB" w:rsidRDefault="009250CB">
      <w:pPr>
        <w:pStyle w:val="TableofFigures"/>
        <w:tabs>
          <w:tab w:val="right" w:leader="dot" w:pos="9350"/>
        </w:tabs>
        <w:rPr>
          <w:del w:id="1178" w:author="Szabolcs Bene" w:date="2016-06-22T22:43:00Z"/>
          <w:noProof/>
        </w:rPr>
      </w:pPr>
    </w:p>
    <w:p w:rsidR="002C4012" w:rsidDel="002C4012" w:rsidRDefault="002C4012" w:rsidP="002C4012">
      <w:pPr>
        <w:pStyle w:val="Heading1"/>
        <w:rPr>
          <w:del w:id="1179" w:author="Szabolcs Bene" w:date="2016-06-22T20:12:00Z"/>
          <w:noProof/>
        </w:rPr>
      </w:pPr>
    </w:p>
    <w:p w:rsidR="009250CB" w:rsidRDefault="002C4012">
      <w:pPr>
        <w:pStyle w:val="TableofFigures"/>
        <w:tabs>
          <w:tab w:val="right" w:leader="dot" w:pos="9350"/>
        </w:tabs>
        <w:rPr>
          <w:ins w:id="1180" w:author="Szabolcs Bene" w:date="2016-06-22T22:44:00Z"/>
          <w:rFonts w:asciiTheme="minorHAnsi" w:eastAsiaTheme="minorEastAsia" w:hAnsiTheme="minorHAnsi" w:cstheme="minorBidi"/>
          <w:noProof/>
          <w:color w:val="auto"/>
          <w:sz w:val="22"/>
          <w:szCs w:val="22"/>
        </w:rPr>
      </w:pPr>
      <w:ins w:id="1181" w:author="Szabolcs Bene" w:date="2016-06-22T20:12:00Z">
        <w:r>
          <w:fldChar w:fldCharType="end"/>
        </w:r>
        <w:r w:rsidR="006C5AAD">
          <w:fldChar w:fldCharType="begin"/>
        </w:r>
        <w:r w:rsidR="006C5AAD">
          <w:instrText xml:space="preserve"> TOC \h \z \c "Figura 7." </w:instrText>
        </w:r>
      </w:ins>
      <w:r w:rsidR="006C5AAD">
        <w:fldChar w:fldCharType="separate"/>
      </w:r>
      <w:ins w:id="1182" w:author="Szabolcs Bene" w:date="2016-06-22T22:44:00Z">
        <w:r w:rsidR="009250CB" w:rsidRPr="00C34C2C">
          <w:rPr>
            <w:rStyle w:val="Hyperlink"/>
            <w:noProof/>
          </w:rPr>
          <w:fldChar w:fldCharType="begin"/>
        </w:r>
        <w:r w:rsidR="009250CB" w:rsidRPr="00C34C2C">
          <w:rPr>
            <w:rStyle w:val="Hyperlink"/>
            <w:noProof/>
          </w:rPr>
          <w:instrText xml:space="preserve"> </w:instrText>
        </w:r>
        <w:r w:rsidR="009250CB">
          <w:rPr>
            <w:noProof/>
          </w:rPr>
          <w:instrText>HYPERLINK \l "_Toc454398783"</w:instrText>
        </w:r>
        <w:r w:rsidR="009250CB" w:rsidRPr="00C34C2C">
          <w:rPr>
            <w:rStyle w:val="Hyperlink"/>
            <w:noProof/>
          </w:rPr>
          <w:instrText xml:space="preserve"> </w:instrText>
        </w:r>
        <w:r w:rsidR="009250CB" w:rsidRPr="00C34C2C">
          <w:rPr>
            <w:rStyle w:val="Hyperlink"/>
            <w:noProof/>
          </w:rPr>
          <w:fldChar w:fldCharType="separate"/>
        </w:r>
        <w:r w:rsidR="009250CB" w:rsidRPr="00C34C2C">
          <w:rPr>
            <w:rStyle w:val="Hyperlink"/>
            <w:noProof/>
          </w:rPr>
          <w:t>Figura 7.1 Selectarea functiilor Git</w:t>
        </w:r>
        <w:r w:rsidR="009250CB">
          <w:rPr>
            <w:noProof/>
            <w:webHidden/>
          </w:rPr>
          <w:tab/>
        </w:r>
        <w:r w:rsidR="009250CB">
          <w:rPr>
            <w:noProof/>
            <w:webHidden/>
          </w:rPr>
          <w:fldChar w:fldCharType="begin"/>
        </w:r>
        <w:r w:rsidR="009250CB">
          <w:rPr>
            <w:noProof/>
            <w:webHidden/>
          </w:rPr>
          <w:instrText xml:space="preserve"> PAGEREF _Toc454398783 \h </w:instrText>
        </w:r>
      </w:ins>
      <w:r w:rsidR="009250CB">
        <w:rPr>
          <w:noProof/>
          <w:webHidden/>
        </w:rPr>
      </w:r>
      <w:r w:rsidR="009250CB">
        <w:rPr>
          <w:noProof/>
          <w:webHidden/>
        </w:rPr>
        <w:fldChar w:fldCharType="separate"/>
      </w:r>
      <w:ins w:id="1183" w:author="Szabolcs Bene" w:date="2016-06-22T22:44:00Z">
        <w:r w:rsidR="009250CB">
          <w:rPr>
            <w:noProof/>
            <w:webHidden/>
          </w:rPr>
          <w:t>63</w:t>
        </w:r>
        <w:r w:rsidR="009250CB">
          <w:rPr>
            <w:noProof/>
            <w:webHidden/>
          </w:rPr>
          <w:fldChar w:fldCharType="end"/>
        </w:r>
        <w:r w:rsidR="009250CB" w:rsidRPr="00C34C2C">
          <w:rPr>
            <w:rStyle w:val="Hyperlink"/>
            <w:noProof/>
          </w:rPr>
          <w:fldChar w:fldCharType="end"/>
        </w:r>
      </w:ins>
    </w:p>
    <w:p w:rsidR="009250CB" w:rsidRDefault="009250CB">
      <w:pPr>
        <w:pStyle w:val="TableofFigures"/>
        <w:tabs>
          <w:tab w:val="right" w:leader="dot" w:pos="9350"/>
        </w:tabs>
        <w:rPr>
          <w:ins w:id="1184" w:author="Szabolcs Bene" w:date="2016-06-22T22:44:00Z"/>
          <w:rFonts w:asciiTheme="minorHAnsi" w:eastAsiaTheme="minorEastAsia" w:hAnsiTheme="minorHAnsi" w:cstheme="minorBidi"/>
          <w:noProof/>
          <w:color w:val="auto"/>
          <w:sz w:val="22"/>
          <w:szCs w:val="22"/>
        </w:rPr>
      </w:pPr>
      <w:ins w:id="1185"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\l "_Toc454398784"</w:instrText>
        </w:r>
        <w:r w:rsidRPr="00C34C2C">
          <w:rPr>
            <w:rStyle w:val="Hyperlink"/>
            <w:noProof/>
          </w:rPr>
          <w:instrText xml:space="preserve"> </w:instrText>
        </w:r>
        <w:r w:rsidRPr="00C34C2C">
          <w:rPr>
            <w:rStyle w:val="Hyperlink"/>
            <w:noProof/>
          </w:rPr>
          <w:fldChar w:fldCharType="separate"/>
        </w:r>
        <w:r w:rsidRPr="00C34C2C">
          <w:rPr>
            <w:rStyle w:val="Hyperlink"/>
            <w:noProof/>
          </w:rPr>
          <w:t>Figura 7.2 Selectarea functiei din cmd</w:t>
        </w:r>
        <w:r>
          <w:rPr>
            <w:noProof/>
            <w:webHidden/>
          </w:rPr>
          <w:tab/>
        </w:r>
        <w:r>
          <w:rPr>
            <w:noProof/>
            <w:webHidden/>
          </w:rPr>
          <w:fldChar w:fldCharType="begin"/>
        </w:r>
        <w:r>
          <w:rPr>
            <w:noProof/>
            <w:webHidden/>
          </w:rPr>
          <w:instrText xml:space="preserve"> PAGEREF _Toc454398784 \h </w:instrText>
        </w:r>
      </w:ins>
      <w:r>
        <w:rPr>
          <w:noProof/>
          <w:webHidden/>
        </w:rPr>
      </w:r>
      <w:r>
        <w:rPr>
          <w:noProof/>
          <w:webHidden/>
        </w:rPr>
        <w:fldChar w:fldCharType="separate"/>
      </w:r>
      <w:ins w:id="1186" w:author="Szabolcs Bene" w:date="2016-06-22T22:44:00Z">
        <w:r>
          <w:rPr>
            <w:noProof/>
            <w:webHidden/>
          </w:rPr>
          <w:t>64</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187" w:author="Szabolcs Bene" w:date="2016-06-22T22:44:00Z"/>
          <w:rFonts w:asciiTheme="minorHAnsi" w:eastAsiaTheme="minorEastAsia" w:hAnsiTheme="minorHAnsi" w:cstheme="minorBidi"/>
          <w:noProof/>
          <w:color w:val="auto"/>
          <w:sz w:val="22"/>
          <w:szCs w:val="22"/>
        </w:rPr>
      </w:pPr>
      <w:ins w:id="1188"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\l "_Toc454398785"</w:instrText>
        </w:r>
        <w:r w:rsidRPr="00C34C2C">
          <w:rPr>
            <w:rStyle w:val="Hyperlink"/>
            <w:noProof/>
          </w:rPr>
          <w:instrText xml:space="preserve"> </w:instrText>
        </w:r>
        <w:r w:rsidRPr="00C34C2C">
          <w:rPr>
            <w:rStyle w:val="Hyperlink"/>
            <w:noProof/>
          </w:rPr>
          <w:fldChar w:fldCharType="separate"/>
        </w:r>
        <w:r w:rsidRPr="00C34C2C">
          <w:rPr>
            <w:rStyle w:val="Hyperlink"/>
            <w:noProof/>
          </w:rPr>
          <w:t>Figura 7.3 Selectarea functiilor XAMPP</w:t>
        </w:r>
        <w:r>
          <w:rPr>
            <w:noProof/>
            <w:webHidden/>
          </w:rPr>
          <w:tab/>
        </w:r>
        <w:r>
          <w:rPr>
            <w:noProof/>
            <w:webHidden/>
          </w:rPr>
          <w:fldChar w:fldCharType="begin"/>
        </w:r>
        <w:r>
          <w:rPr>
            <w:noProof/>
            <w:webHidden/>
          </w:rPr>
          <w:instrText xml:space="preserve"> PAGEREF _Toc454398785 \h </w:instrText>
        </w:r>
      </w:ins>
      <w:r>
        <w:rPr>
          <w:noProof/>
          <w:webHidden/>
        </w:rPr>
      </w:r>
      <w:r>
        <w:rPr>
          <w:noProof/>
          <w:webHidden/>
        </w:rPr>
        <w:fldChar w:fldCharType="separate"/>
      </w:r>
      <w:ins w:id="1189" w:author="Szabolcs Bene" w:date="2016-06-22T22:44:00Z">
        <w:r>
          <w:rPr>
            <w:noProof/>
            <w:webHidden/>
          </w:rPr>
          <w:t>65</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190" w:author="Szabolcs Bene" w:date="2016-06-22T22:44:00Z"/>
          <w:rFonts w:asciiTheme="minorHAnsi" w:eastAsiaTheme="minorEastAsia" w:hAnsiTheme="minorHAnsi" w:cstheme="minorBidi"/>
          <w:noProof/>
          <w:color w:val="auto"/>
          <w:sz w:val="22"/>
          <w:szCs w:val="22"/>
        </w:rPr>
      </w:pPr>
      <w:ins w:id="1191"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\l "_Toc454398786"</w:instrText>
        </w:r>
        <w:r w:rsidRPr="00C34C2C">
          <w:rPr>
            <w:rStyle w:val="Hyperlink"/>
            <w:noProof/>
          </w:rPr>
          <w:instrText xml:space="preserve"> </w:instrText>
        </w:r>
        <w:r w:rsidRPr="00C34C2C">
          <w:rPr>
            <w:rStyle w:val="Hyperlink"/>
            <w:noProof/>
          </w:rPr>
          <w:fldChar w:fldCharType="separate"/>
        </w:r>
        <w:r w:rsidRPr="00C34C2C">
          <w:rPr>
            <w:rStyle w:val="Hyperlink"/>
            <w:noProof/>
          </w:rPr>
          <w:t>Figura 7.4 Pornirea serverelor</w:t>
        </w:r>
        <w:r>
          <w:rPr>
            <w:noProof/>
            <w:webHidden/>
          </w:rPr>
          <w:tab/>
        </w:r>
        <w:r>
          <w:rPr>
            <w:noProof/>
            <w:webHidden/>
          </w:rPr>
          <w:fldChar w:fldCharType="begin"/>
        </w:r>
        <w:r>
          <w:rPr>
            <w:noProof/>
            <w:webHidden/>
          </w:rPr>
          <w:instrText xml:space="preserve"> PAGEREF _Toc454398786 \h </w:instrText>
        </w:r>
      </w:ins>
      <w:r>
        <w:rPr>
          <w:noProof/>
          <w:webHidden/>
        </w:rPr>
      </w:r>
      <w:r>
        <w:rPr>
          <w:noProof/>
          <w:webHidden/>
        </w:rPr>
        <w:fldChar w:fldCharType="separate"/>
      </w:r>
      <w:ins w:id="1192" w:author="Szabolcs Bene" w:date="2016-06-22T22:44:00Z">
        <w:r>
          <w:rPr>
            <w:noProof/>
            <w:webHidden/>
          </w:rPr>
          <w:t>66</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193" w:author="Szabolcs Bene" w:date="2016-06-22T22:44:00Z"/>
          <w:rFonts w:asciiTheme="minorHAnsi" w:eastAsiaTheme="minorEastAsia" w:hAnsiTheme="minorHAnsi" w:cstheme="minorBidi"/>
          <w:noProof/>
          <w:color w:val="auto"/>
          <w:sz w:val="22"/>
          <w:szCs w:val="22"/>
        </w:rPr>
      </w:pPr>
      <w:ins w:id="1194"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"C:\\xampp\\htdocs\\webrtc\\documentation_ro\\licenta_final.docx" \l "_Toc454398787"</w:instrText>
        </w:r>
        <w:r w:rsidRPr="00C34C2C">
          <w:rPr>
            <w:rStyle w:val="Hyperlink"/>
            <w:noProof/>
          </w:rPr>
          <w:instrText xml:space="preserve"> </w:instrText>
        </w:r>
        <w:r w:rsidRPr="00C34C2C">
          <w:rPr>
            <w:rStyle w:val="Hyperlink"/>
            <w:noProof/>
          </w:rPr>
          <w:fldChar w:fldCharType="separate"/>
        </w:r>
        <w:r w:rsidRPr="00C34C2C">
          <w:rPr>
            <w:rStyle w:val="Hyperlink"/>
            <w:noProof/>
          </w:rPr>
          <w:t>Figura 7. 5 Meniul aplicatiei</w:t>
        </w:r>
        <w:r>
          <w:rPr>
            <w:noProof/>
            <w:webHidden/>
          </w:rPr>
          <w:tab/>
        </w:r>
        <w:r>
          <w:rPr>
            <w:noProof/>
            <w:webHidden/>
          </w:rPr>
          <w:fldChar w:fldCharType="begin"/>
        </w:r>
        <w:r>
          <w:rPr>
            <w:noProof/>
            <w:webHidden/>
          </w:rPr>
          <w:instrText xml:space="preserve"> PAGEREF _Toc454398787 \h </w:instrText>
        </w:r>
      </w:ins>
      <w:r>
        <w:rPr>
          <w:noProof/>
          <w:webHidden/>
        </w:rPr>
      </w:r>
      <w:r>
        <w:rPr>
          <w:noProof/>
          <w:webHidden/>
        </w:rPr>
        <w:fldChar w:fldCharType="separate"/>
      </w:r>
      <w:ins w:id="1195" w:author="Szabolcs Bene" w:date="2016-06-22T22:44:00Z">
        <w:r>
          <w:rPr>
            <w:noProof/>
            <w:webHidden/>
          </w:rPr>
          <w:t>67</w:t>
        </w:r>
        <w:r>
          <w:rPr>
            <w:noProof/>
            <w:webHidden/>
          </w:rPr>
          <w:fldChar w:fldCharType="end"/>
        </w:r>
        <w:r w:rsidRPr="00C34C2C">
          <w:rPr>
            <w:rStyle w:val="Hyperlink"/>
            <w:noProof/>
          </w:rPr>
          <w:fldChar w:fldCharType="end"/>
        </w:r>
      </w:ins>
    </w:p>
    <w:p w:rsidR="009250CB" w:rsidRDefault="009250CB">
      <w:pPr>
        <w:pStyle w:val="TableofFigures"/>
        <w:tabs>
          <w:tab w:val="right" w:leader="dot" w:pos="9350"/>
        </w:tabs>
        <w:rPr>
          <w:ins w:id="1196" w:author="Szabolcs Bene" w:date="2016-06-22T22:44:00Z"/>
          <w:rFonts w:asciiTheme="minorHAnsi" w:eastAsiaTheme="minorEastAsia" w:hAnsiTheme="minorHAnsi" w:cstheme="minorBidi"/>
          <w:noProof/>
          <w:color w:val="auto"/>
          <w:sz w:val="22"/>
          <w:szCs w:val="22"/>
        </w:rPr>
      </w:pPr>
      <w:ins w:id="1197" w:author="Szabolcs Bene" w:date="2016-06-22T22:44:00Z">
        <w:r w:rsidRPr="00C34C2C">
          <w:rPr>
            <w:rStyle w:val="Hyperlink"/>
            <w:noProof/>
          </w:rPr>
          <w:fldChar w:fldCharType="begin"/>
        </w:r>
        <w:r w:rsidRPr="00C34C2C">
          <w:rPr>
            <w:rStyle w:val="Hyperlink"/>
            <w:noProof/>
          </w:rPr>
          <w:instrText xml:space="preserve"> </w:instrText>
        </w:r>
        <w:r>
          <w:rPr>
            <w:noProof/>
          </w:rPr>
          <w:instrText>HYPERLINK "C:\\xampp\\htdocs\\webrtc\\documentation_ro\\licenta_final.docx" \l "_Toc454398788"</w:instrText>
        </w:r>
        <w:r w:rsidRPr="00C34C2C">
          <w:rPr>
            <w:rStyle w:val="Hyperlink"/>
            <w:noProof/>
          </w:rPr>
          <w:instrText xml:space="preserve"> </w:instrText>
        </w:r>
        <w:r w:rsidRPr="00C34C2C">
          <w:rPr>
            <w:rStyle w:val="Hyperlink"/>
            <w:noProof/>
          </w:rPr>
          <w:fldChar w:fldCharType="separate"/>
        </w:r>
        <w:r w:rsidRPr="00C34C2C">
          <w:rPr>
            <w:rStyle w:val="Hyperlink"/>
            <w:noProof/>
          </w:rPr>
          <w:t>Figura 7.6 Conexiunie realizata cu succes</w:t>
        </w:r>
        <w:r>
          <w:rPr>
            <w:noProof/>
            <w:webHidden/>
          </w:rPr>
          <w:tab/>
        </w:r>
        <w:r>
          <w:rPr>
            <w:noProof/>
            <w:webHidden/>
          </w:rPr>
          <w:fldChar w:fldCharType="begin"/>
        </w:r>
        <w:r>
          <w:rPr>
            <w:noProof/>
            <w:webHidden/>
          </w:rPr>
          <w:instrText xml:space="preserve"> PAGEREF _Toc454398788 \h </w:instrText>
        </w:r>
      </w:ins>
      <w:r>
        <w:rPr>
          <w:noProof/>
          <w:webHidden/>
        </w:rPr>
      </w:r>
      <w:r>
        <w:rPr>
          <w:noProof/>
          <w:webHidden/>
        </w:rPr>
        <w:fldChar w:fldCharType="separate"/>
      </w:r>
      <w:ins w:id="1198" w:author="Szabolcs Bene" w:date="2016-06-22T22:44:00Z">
        <w:r>
          <w:rPr>
            <w:noProof/>
            <w:webHidden/>
          </w:rPr>
          <w:t>68</w:t>
        </w:r>
        <w:r>
          <w:rPr>
            <w:noProof/>
            <w:webHidden/>
          </w:rPr>
          <w:fldChar w:fldCharType="end"/>
        </w:r>
        <w:r w:rsidRPr="00C34C2C">
          <w:rPr>
            <w:rStyle w:val="Hyperlink"/>
            <w:noProof/>
          </w:rPr>
          <w:fldChar w:fldCharType="end"/>
        </w:r>
      </w:ins>
    </w:p>
    <w:p w:rsidR="009250CB" w:rsidDel="009250CB" w:rsidRDefault="009250CB" w:rsidP="0025043F">
      <w:pPr>
        <w:pStyle w:val="TableofFigures"/>
        <w:tabs>
          <w:tab w:val="right" w:leader="dot" w:pos="9350"/>
        </w:tabs>
        <w:rPr>
          <w:del w:id="1199" w:author="Szabolcs Bene" w:date="2016-06-22T22:44:00Z"/>
          <w:noProof/>
        </w:rPr>
      </w:pPr>
    </w:p>
    <w:p w:rsidR="006C5AAD" w:rsidDel="006C5AAD" w:rsidRDefault="006C5AAD" w:rsidP="002C4012">
      <w:pPr>
        <w:pStyle w:val="Heading1"/>
        <w:rPr>
          <w:del w:id="1200" w:author="Szabolcs Bene" w:date="2016-06-22T20:12:00Z"/>
          <w:noProof/>
        </w:rPr>
      </w:pPr>
    </w:p>
    <w:p w:rsidR="00723A08" w:rsidRDefault="006C5AAD">
      <w:pPr>
        <w:pStyle w:val="Heading1"/>
        <w:ind w:firstLine="0"/>
        <w:rPr>
          <w:ins w:id="1201" w:author="Szabolcs Bene" w:date="2016-06-22T22:44:00Z"/>
        </w:rPr>
        <w:pPrChange w:id="1202" w:author="Szabolcs Bene" w:date="2016-06-22T22:44:00Z">
          <w:pPr>
            <w:pStyle w:val="Heading1"/>
          </w:pPr>
        </w:pPrChange>
      </w:pPr>
      <w:ins w:id="1203" w:author="Szabolcs Bene" w:date="2016-06-22T20:12:00Z">
        <w:r>
          <w:fldChar w:fldCharType="end"/>
        </w:r>
      </w:ins>
      <w:ins w:id="1204" w:author="Szabolcs Bene" w:date="2016-06-22T22:44:00Z">
        <w:r w:rsidR="00723A08">
          <w:br w:type="page"/>
        </w:r>
      </w:ins>
    </w:p>
    <w:p w:rsidR="0025043F" w:rsidRDefault="0025043F" w:rsidP="0025043F">
      <w:pPr>
        <w:pStyle w:val="Heading1"/>
        <w:rPr>
          <w:ins w:id="1205" w:author="Szabolcs Bene" w:date="2016-06-22T22:21:00Z"/>
        </w:rPr>
      </w:pPr>
      <w:bookmarkStart w:id="1206" w:name="_Toc454399525"/>
      <w:ins w:id="1207" w:author="Szabolcs Bene" w:date="2016-06-22T22:21:00Z">
        <w:r>
          <w:lastRenderedPageBreak/>
          <w:t>Anexa 2 – Lista tabelelor din lucrare</w:t>
        </w:r>
        <w:bookmarkEnd w:id="1206"/>
      </w:ins>
    </w:p>
    <w:p w:rsidR="0025043F" w:rsidRDefault="0025043F">
      <w:pPr>
        <w:pStyle w:val="TableofFigures"/>
        <w:tabs>
          <w:tab w:val="right" w:leader="dot" w:pos="9350"/>
        </w:tabs>
        <w:rPr>
          <w:ins w:id="1208" w:author="Szabolcs Bene" w:date="2016-06-22T22:21:00Z"/>
          <w:rFonts w:asciiTheme="minorHAnsi" w:eastAsiaTheme="minorEastAsia" w:hAnsiTheme="minorHAnsi" w:cstheme="minorBidi"/>
          <w:noProof/>
          <w:color w:val="auto"/>
          <w:sz w:val="22"/>
          <w:szCs w:val="22"/>
        </w:rPr>
      </w:pPr>
      <w:ins w:id="1209" w:author="Szabolcs Bene" w:date="2016-06-22T22:21:00Z">
        <w:r>
          <w:fldChar w:fldCharType="begin"/>
        </w:r>
        <w:r>
          <w:instrText xml:space="preserve"> TOC \h \z \c "Tabel 3." </w:instrText>
        </w:r>
      </w:ins>
      <w:r>
        <w:fldChar w:fldCharType="separate"/>
      </w:r>
      <w:ins w:id="1210" w:author="Szabolcs Bene" w:date="2016-06-22T22:21:00Z">
        <w:r w:rsidRPr="009A5C87">
          <w:rPr>
            <w:rStyle w:val="Hyperlink"/>
            <w:noProof/>
          </w:rPr>
          <w:fldChar w:fldCharType="begin"/>
        </w:r>
        <w:r w:rsidRPr="009A5C87">
          <w:rPr>
            <w:rStyle w:val="Hyperlink"/>
            <w:noProof/>
          </w:rPr>
          <w:instrText xml:space="preserve"> </w:instrText>
        </w:r>
        <w:r>
          <w:rPr>
            <w:noProof/>
          </w:rPr>
          <w:instrText>HYPERLINK \l "_Toc454397441"</w:instrText>
        </w:r>
        <w:r w:rsidRPr="009A5C87">
          <w:rPr>
            <w:rStyle w:val="Hyperlink"/>
            <w:noProof/>
          </w:rPr>
          <w:instrText xml:space="preserve"> </w:instrText>
        </w:r>
        <w:r w:rsidRPr="009A5C87">
          <w:rPr>
            <w:rStyle w:val="Hyperlink"/>
            <w:noProof/>
          </w:rPr>
          <w:fldChar w:fldCharType="separate"/>
        </w:r>
        <w:r w:rsidRPr="009A5C87">
          <w:rPr>
            <w:rStyle w:val="Hyperlink"/>
            <w:noProof/>
          </w:rPr>
          <w:t>Tabel 3.1 WebRTC vs WebSockets</w:t>
        </w:r>
        <w:r>
          <w:rPr>
            <w:noProof/>
            <w:webHidden/>
          </w:rPr>
          <w:tab/>
        </w:r>
        <w:r>
          <w:rPr>
            <w:noProof/>
            <w:webHidden/>
          </w:rPr>
          <w:fldChar w:fldCharType="begin"/>
        </w:r>
        <w:r>
          <w:rPr>
            <w:noProof/>
            <w:webHidden/>
          </w:rPr>
          <w:instrText xml:space="preserve"> PAGEREF _Toc454397441 \h </w:instrText>
        </w:r>
      </w:ins>
      <w:r>
        <w:rPr>
          <w:noProof/>
          <w:webHidden/>
        </w:rPr>
      </w:r>
      <w:r>
        <w:rPr>
          <w:noProof/>
          <w:webHidden/>
        </w:rPr>
        <w:fldChar w:fldCharType="separate"/>
      </w:r>
      <w:ins w:id="1211" w:author="Szabolcs Bene" w:date="2016-06-22T22:44:00Z">
        <w:r w:rsidR="009250CB">
          <w:rPr>
            <w:noProof/>
            <w:webHidden/>
          </w:rPr>
          <w:t>15</w:t>
        </w:r>
      </w:ins>
      <w:ins w:id="1212" w:author="Szabolcs Bene" w:date="2016-06-22T22:21:00Z">
        <w:r>
          <w:rPr>
            <w:noProof/>
            <w:webHidden/>
          </w:rPr>
          <w:fldChar w:fldCharType="end"/>
        </w:r>
        <w:r w:rsidRPr="009A5C87">
          <w:rPr>
            <w:rStyle w:val="Hyperlink"/>
            <w:noProof/>
          </w:rPr>
          <w:fldChar w:fldCharType="end"/>
        </w:r>
      </w:ins>
    </w:p>
    <w:p w:rsidR="009250CB" w:rsidRDefault="0025043F">
      <w:pPr>
        <w:pStyle w:val="TableofFigures"/>
        <w:tabs>
          <w:tab w:val="right" w:leader="dot" w:pos="9350"/>
        </w:tabs>
        <w:rPr>
          <w:ins w:id="1213" w:author="Szabolcs Bene" w:date="2016-06-22T22:44:00Z"/>
          <w:rFonts w:asciiTheme="minorHAnsi" w:eastAsiaTheme="minorEastAsia" w:hAnsiTheme="minorHAnsi" w:cstheme="minorBidi"/>
          <w:noProof/>
          <w:color w:val="auto"/>
          <w:sz w:val="22"/>
          <w:szCs w:val="22"/>
        </w:rPr>
      </w:pPr>
      <w:ins w:id="1214" w:author="Szabolcs Bene" w:date="2016-06-22T22:21:00Z">
        <w:r>
          <w:fldChar w:fldCharType="end"/>
        </w:r>
      </w:ins>
      <w:ins w:id="1215" w:author="Szabolcs Bene" w:date="2016-06-22T22:22:00Z">
        <w:r>
          <w:fldChar w:fldCharType="begin"/>
        </w:r>
        <w:r>
          <w:instrText xml:space="preserve"> TOC \h \z \c "Tabel 6." </w:instrText>
        </w:r>
      </w:ins>
      <w:r>
        <w:fldChar w:fldCharType="separate"/>
      </w:r>
      <w:ins w:id="1216" w:author="Szabolcs Bene" w:date="2016-06-22T22:44:00Z">
        <w:r w:rsidR="009250CB" w:rsidRPr="00B7241D">
          <w:rPr>
            <w:rStyle w:val="Hyperlink"/>
            <w:noProof/>
          </w:rPr>
          <w:fldChar w:fldCharType="begin"/>
        </w:r>
        <w:r w:rsidR="009250CB" w:rsidRPr="00B7241D">
          <w:rPr>
            <w:rStyle w:val="Hyperlink"/>
            <w:noProof/>
          </w:rPr>
          <w:instrText xml:space="preserve"> </w:instrText>
        </w:r>
        <w:r w:rsidR="009250CB">
          <w:rPr>
            <w:noProof/>
          </w:rPr>
          <w:instrText>HYPERLINK \l "_Toc454398794"</w:instrText>
        </w:r>
        <w:r w:rsidR="009250CB" w:rsidRPr="00B7241D">
          <w:rPr>
            <w:rStyle w:val="Hyperlink"/>
            <w:noProof/>
          </w:rPr>
          <w:instrText xml:space="preserve"> </w:instrText>
        </w:r>
        <w:r w:rsidR="009250CB" w:rsidRPr="00B7241D">
          <w:rPr>
            <w:rStyle w:val="Hyperlink"/>
            <w:noProof/>
          </w:rPr>
          <w:fldChar w:fldCharType="separate"/>
        </w:r>
        <w:r w:rsidR="009250CB" w:rsidRPr="00B7241D">
          <w:rPr>
            <w:rStyle w:val="Hyperlink"/>
            <w:noProof/>
          </w:rPr>
          <w:t>Tabel 6.1 Inregistrarea utilizatorului</w:t>
        </w:r>
        <w:r w:rsidR="009250CB">
          <w:rPr>
            <w:noProof/>
            <w:webHidden/>
          </w:rPr>
          <w:tab/>
        </w:r>
        <w:r w:rsidR="009250CB">
          <w:rPr>
            <w:noProof/>
            <w:webHidden/>
          </w:rPr>
          <w:fldChar w:fldCharType="begin"/>
        </w:r>
        <w:r w:rsidR="009250CB">
          <w:rPr>
            <w:noProof/>
            <w:webHidden/>
          </w:rPr>
          <w:instrText xml:space="preserve"> PAGEREF _Toc454398794 \h </w:instrText>
        </w:r>
      </w:ins>
      <w:r w:rsidR="009250CB">
        <w:rPr>
          <w:noProof/>
          <w:webHidden/>
        </w:rPr>
      </w:r>
      <w:r w:rsidR="009250CB">
        <w:rPr>
          <w:noProof/>
          <w:webHidden/>
        </w:rPr>
        <w:fldChar w:fldCharType="separate"/>
      </w:r>
      <w:ins w:id="1217" w:author="Szabolcs Bene" w:date="2016-06-22T22:44:00Z">
        <w:r w:rsidR="009250CB">
          <w:rPr>
            <w:noProof/>
            <w:webHidden/>
          </w:rPr>
          <w:t>59</w:t>
        </w:r>
        <w:r w:rsidR="009250CB">
          <w:rPr>
            <w:noProof/>
            <w:webHidden/>
          </w:rPr>
          <w:fldChar w:fldCharType="end"/>
        </w:r>
        <w:r w:rsidR="009250CB" w:rsidRPr="00B7241D">
          <w:rPr>
            <w:rStyle w:val="Hyperlink"/>
            <w:noProof/>
          </w:rPr>
          <w:fldChar w:fldCharType="end"/>
        </w:r>
      </w:ins>
    </w:p>
    <w:p w:rsidR="009250CB" w:rsidRDefault="009250CB">
      <w:pPr>
        <w:pStyle w:val="TableofFigures"/>
        <w:tabs>
          <w:tab w:val="right" w:leader="dot" w:pos="9350"/>
        </w:tabs>
        <w:rPr>
          <w:ins w:id="1218" w:author="Szabolcs Bene" w:date="2016-06-22T22:44:00Z"/>
          <w:rFonts w:asciiTheme="minorHAnsi" w:eastAsiaTheme="minorEastAsia" w:hAnsiTheme="minorHAnsi" w:cstheme="minorBidi"/>
          <w:noProof/>
          <w:color w:val="auto"/>
          <w:sz w:val="22"/>
          <w:szCs w:val="22"/>
        </w:rPr>
      </w:pPr>
      <w:ins w:id="1219" w:author="Szabolcs Bene" w:date="2016-06-22T22:44:00Z">
        <w:r w:rsidRPr="00B7241D">
          <w:rPr>
            <w:rStyle w:val="Hyperlink"/>
            <w:noProof/>
          </w:rPr>
          <w:fldChar w:fldCharType="begin"/>
        </w:r>
        <w:r w:rsidRPr="00B7241D">
          <w:rPr>
            <w:rStyle w:val="Hyperlink"/>
            <w:noProof/>
          </w:rPr>
          <w:instrText xml:space="preserve"> </w:instrText>
        </w:r>
        <w:r>
          <w:rPr>
            <w:noProof/>
          </w:rPr>
          <w:instrText>HYPERLINK \l "_Toc454398795"</w:instrText>
        </w:r>
        <w:r w:rsidRPr="00B7241D">
          <w:rPr>
            <w:rStyle w:val="Hyperlink"/>
            <w:noProof/>
          </w:rPr>
          <w:instrText xml:space="preserve"> </w:instrText>
        </w:r>
        <w:r w:rsidRPr="00B7241D">
          <w:rPr>
            <w:rStyle w:val="Hyperlink"/>
            <w:noProof/>
          </w:rPr>
          <w:fldChar w:fldCharType="separate"/>
        </w:r>
        <w:r w:rsidRPr="00B7241D">
          <w:rPr>
            <w:rStyle w:val="Hyperlink"/>
            <w:rFonts w:eastAsiaTheme="minorHAnsi"/>
            <w:noProof/>
            <w:lang w:val="en-US" w:eastAsia="en-US"/>
          </w:rPr>
          <w:t>Tabel 6.2 Login si Logout</w:t>
        </w:r>
        <w:r>
          <w:rPr>
            <w:noProof/>
            <w:webHidden/>
          </w:rPr>
          <w:tab/>
        </w:r>
        <w:r>
          <w:rPr>
            <w:noProof/>
            <w:webHidden/>
          </w:rPr>
          <w:fldChar w:fldCharType="begin"/>
        </w:r>
        <w:r>
          <w:rPr>
            <w:noProof/>
            <w:webHidden/>
          </w:rPr>
          <w:instrText xml:space="preserve"> PAGEREF _Toc454398795 \h </w:instrText>
        </w:r>
      </w:ins>
      <w:r>
        <w:rPr>
          <w:noProof/>
          <w:webHidden/>
        </w:rPr>
      </w:r>
      <w:r>
        <w:rPr>
          <w:noProof/>
          <w:webHidden/>
        </w:rPr>
        <w:fldChar w:fldCharType="separate"/>
      </w:r>
      <w:ins w:id="1220" w:author="Szabolcs Bene" w:date="2016-06-22T22:44:00Z">
        <w:r>
          <w:rPr>
            <w:noProof/>
            <w:webHidden/>
          </w:rPr>
          <w:t>60</w:t>
        </w:r>
        <w:r>
          <w:rPr>
            <w:noProof/>
            <w:webHidden/>
          </w:rPr>
          <w:fldChar w:fldCharType="end"/>
        </w:r>
        <w:r w:rsidRPr="00B7241D">
          <w:rPr>
            <w:rStyle w:val="Hyperlink"/>
            <w:noProof/>
          </w:rPr>
          <w:fldChar w:fldCharType="end"/>
        </w:r>
      </w:ins>
    </w:p>
    <w:p w:rsidR="009250CB" w:rsidRDefault="009250CB">
      <w:pPr>
        <w:pStyle w:val="TableofFigures"/>
        <w:tabs>
          <w:tab w:val="right" w:leader="dot" w:pos="9350"/>
        </w:tabs>
        <w:rPr>
          <w:ins w:id="1221" w:author="Szabolcs Bene" w:date="2016-06-22T22:44:00Z"/>
          <w:rFonts w:asciiTheme="minorHAnsi" w:eastAsiaTheme="minorEastAsia" w:hAnsiTheme="minorHAnsi" w:cstheme="minorBidi"/>
          <w:noProof/>
          <w:color w:val="auto"/>
          <w:sz w:val="22"/>
          <w:szCs w:val="22"/>
        </w:rPr>
      </w:pPr>
      <w:ins w:id="1222" w:author="Szabolcs Bene" w:date="2016-06-22T22:44:00Z">
        <w:r w:rsidRPr="00B7241D">
          <w:rPr>
            <w:rStyle w:val="Hyperlink"/>
            <w:noProof/>
          </w:rPr>
          <w:fldChar w:fldCharType="begin"/>
        </w:r>
        <w:r w:rsidRPr="00B7241D">
          <w:rPr>
            <w:rStyle w:val="Hyperlink"/>
            <w:noProof/>
          </w:rPr>
          <w:instrText xml:space="preserve"> </w:instrText>
        </w:r>
        <w:r>
          <w:rPr>
            <w:noProof/>
          </w:rPr>
          <w:instrText>HYPERLINK \l "_Toc454398796"</w:instrText>
        </w:r>
        <w:r w:rsidRPr="00B7241D">
          <w:rPr>
            <w:rStyle w:val="Hyperlink"/>
            <w:noProof/>
          </w:rPr>
          <w:instrText xml:space="preserve"> </w:instrText>
        </w:r>
        <w:r w:rsidRPr="00B7241D">
          <w:rPr>
            <w:rStyle w:val="Hyperlink"/>
            <w:noProof/>
          </w:rPr>
          <w:fldChar w:fldCharType="separate"/>
        </w:r>
        <w:r w:rsidRPr="00B7241D">
          <w:rPr>
            <w:rStyle w:val="Hyperlink"/>
            <w:rFonts w:eastAsiaTheme="minorHAnsi"/>
            <w:noProof/>
            <w:lang w:val="en-US" w:eastAsia="en-US"/>
          </w:rPr>
          <w:t>Tabel 6.3 Adaugare prieteni</w:t>
        </w:r>
        <w:r>
          <w:rPr>
            <w:noProof/>
            <w:webHidden/>
          </w:rPr>
          <w:tab/>
        </w:r>
        <w:r>
          <w:rPr>
            <w:noProof/>
            <w:webHidden/>
          </w:rPr>
          <w:fldChar w:fldCharType="begin"/>
        </w:r>
        <w:r>
          <w:rPr>
            <w:noProof/>
            <w:webHidden/>
          </w:rPr>
          <w:instrText xml:space="preserve"> PAGEREF _Toc454398796 \h </w:instrText>
        </w:r>
      </w:ins>
      <w:r>
        <w:rPr>
          <w:noProof/>
          <w:webHidden/>
        </w:rPr>
      </w:r>
      <w:r>
        <w:rPr>
          <w:noProof/>
          <w:webHidden/>
        </w:rPr>
        <w:fldChar w:fldCharType="separate"/>
      </w:r>
      <w:ins w:id="1223" w:author="Szabolcs Bene" w:date="2016-06-22T22:44:00Z">
        <w:r>
          <w:rPr>
            <w:noProof/>
            <w:webHidden/>
          </w:rPr>
          <w:t>61</w:t>
        </w:r>
        <w:r>
          <w:rPr>
            <w:noProof/>
            <w:webHidden/>
          </w:rPr>
          <w:fldChar w:fldCharType="end"/>
        </w:r>
        <w:r w:rsidRPr="00B7241D">
          <w:rPr>
            <w:rStyle w:val="Hyperlink"/>
            <w:noProof/>
          </w:rPr>
          <w:fldChar w:fldCharType="end"/>
        </w:r>
      </w:ins>
    </w:p>
    <w:p w:rsidR="009250CB" w:rsidRDefault="009250CB">
      <w:pPr>
        <w:pStyle w:val="TableofFigures"/>
        <w:tabs>
          <w:tab w:val="right" w:leader="dot" w:pos="9350"/>
        </w:tabs>
        <w:rPr>
          <w:ins w:id="1224" w:author="Szabolcs Bene" w:date="2016-06-22T22:44:00Z"/>
          <w:rFonts w:asciiTheme="minorHAnsi" w:eastAsiaTheme="minorEastAsia" w:hAnsiTheme="minorHAnsi" w:cstheme="minorBidi"/>
          <w:noProof/>
          <w:color w:val="auto"/>
          <w:sz w:val="22"/>
          <w:szCs w:val="22"/>
        </w:rPr>
      </w:pPr>
      <w:ins w:id="1225" w:author="Szabolcs Bene" w:date="2016-06-22T22:44:00Z">
        <w:r w:rsidRPr="00B7241D">
          <w:rPr>
            <w:rStyle w:val="Hyperlink"/>
            <w:noProof/>
          </w:rPr>
          <w:fldChar w:fldCharType="begin"/>
        </w:r>
        <w:r w:rsidRPr="00B7241D">
          <w:rPr>
            <w:rStyle w:val="Hyperlink"/>
            <w:noProof/>
          </w:rPr>
          <w:instrText xml:space="preserve"> </w:instrText>
        </w:r>
        <w:r>
          <w:rPr>
            <w:noProof/>
          </w:rPr>
          <w:instrText>HYPERLINK \l "_Toc454398797"</w:instrText>
        </w:r>
        <w:r w:rsidRPr="00B7241D">
          <w:rPr>
            <w:rStyle w:val="Hyperlink"/>
            <w:noProof/>
          </w:rPr>
          <w:instrText xml:space="preserve"> </w:instrText>
        </w:r>
        <w:r w:rsidRPr="00B7241D">
          <w:rPr>
            <w:rStyle w:val="Hyperlink"/>
            <w:noProof/>
          </w:rPr>
          <w:fldChar w:fldCharType="separate"/>
        </w:r>
        <w:r w:rsidRPr="00B7241D">
          <w:rPr>
            <w:rStyle w:val="Hyperlink"/>
            <w:rFonts w:eastAsiaTheme="minorHAnsi"/>
            <w:noProof/>
            <w:lang w:val="en-US" w:eastAsia="en-US"/>
          </w:rPr>
          <w:t>Tabel 6.4 Conectare cu prieteni</w:t>
        </w:r>
        <w:r>
          <w:rPr>
            <w:noProof/>
            <w:webHidden/>
          </w:rPr>
          <w:tab/>
        </w:r>
        <w:r>
          <w:rPr>
            <w:noProof/>
            <w:webHidden/>
          </w:rPr>
          <w:fldChar w:fldCharType="begin"/>
        </w:r>
        <w:r>
          <w:rPr>
            <w:noProof/>
            <w:webHidden/>
          </w:rPr>
          <w:instrText xml:space="preserve"> PAGEREF _Toc454398797 \h </w:instrText>
        </w:r>
      </w:ins>
      <w:r>
        <w:rPr>
          <w:noProof/>
          <w:webHidden/>
        </w:rPr>
      </w:r>
      <w:r>
        <w:rPr>
          <w:noProof/>
          <w:webHidden/>
        </w:rPr>
        <w:fldChar w:fldCharType="separate"/>
      </w:r>
      <w:ins w:id="1226" w:author="Szabolcs Bene" w:date="2016-06-22T22:44:00Z">
        <w:r>
          <w:rPr>
            <w:noProof/>
            <w:webHidden/>
          </w:rPr>
          <w:t>61</w:t>
        </w:r>
        <w:r>
          <w:rPr>
            <w:noProof/>
            <w:webHidden/>
          </w:rPr>
          <w:fldChar w:fldCharType="end"/>
        </w:r>
        <w:r w:rsidRPr="00B7241D">
          <w:rPr>
            <w:rStyle w:val="Hyperlink"/>
            <w:noProof/>
          </w:rPr>
          <w:fldChar w:fldCharType="end"/>
        </w:r>
      </w:ins>
    </w:p>
    <w:p w:rsidR="009250CB" w:rsidDel="009250CB" w:rsidRDefault="009250CB">
      <w:pPr>
        <w:pStyle w:val="TableofFigures"/>
        <w:tabs>
          <w:tab w:val="right" w:leader="dot" w:pos="9350"/>
        </w:tabs>
        <w:rPr>
          <w:del w:id="1227" w:author="Szabolcs Bene" w:date="2016-06-22T22:44:00Z"/>
          <w:noProof/>
        </w:rPr>
      </w:pPr>
    </w:p>
    <w:p w:rsidR="0025043F" w:rsidDel="0025043F" w:rsidRDefault="0025043F" w:rsidP="0025043F">
      <w:pPr>
        <w:rPr>
          <w:del w:id="1228" w:author="Szabolcs Bene" w:date="2016-06-22T22:22:00Z"/>
          <w:noProof/>
        </w:rPr>
      </w:pPr>
    </w:p>
    <w:p w:rsidR="0025043F" w:rsidRPr="00867F94" w:rsidRDefault="0025043F">
      <w:pPr>
        <w:rPr>
          <w:ins w:id="1229" w:author="Szabolcs Bene" w:date="2016-06-22T20:10:00Z"/>
        </w:rPr>
        <w:pPrChange w:id="1230" w:author="Szabolcs Bene" w:date="2016-06-22T22:21:00Z">
          <w:pPr>
            <w:pStyle w:val="Heading1"/>
          </w:pPr>
        </w:pPrChange>
      </w:pPr>
      <w:ins w:id="1231" w:author="Szabolcs Bene" w:date="2016-06-22T22:22:00Z">
        <w:r>
          <w:fldChar w:fldCharType="end"/>
        </w:r>
      </w:ins>
    </w:p>
    <w:p w:rsidR="001C782D" w:rsidRDefault="002C4012" w:rsidP="001C782D">
      <w:pPr>
        <w:pStyle w:val="Heading1"/>
        <w:rPr>
          <w:ins w:id="1232" w:author="Szabolcs Bene" w:date="2016-06-22T22:45:00Z"/>
        </w:rPr>
      </w:pPr>
      <w:ins w:id="1233" w:author="Szabolcs Bene" w:date="2016-06-22T20:10:00Z">
        <w:r w:rsidRPr="002C4012" w:rsidDel="009D038A">
          <w:rPr>
            <w:b w:val="0"/>
          </w:rPr>
          <w:t xml:space="preserve"> </w:t>
        </w:r>
      </w:ins>
      <w:ins w:id="1234" w:author="Szabolcs Bene" w:date="2016-06-22T22:45:00Z">
        <w:r w:rsidR="001C782D">
          <w:br w:type="page"/>
        </w:r>
        <w:r w:rsidR="001C782D" w:rsidRPr="002C4012" w:rsidDel="009D038A">
          <w:rPr>
            <w:b w:val="0"/>
          </w:rPr>
          <w:lastRenderedPageBreak/>
          <w:t xml:space="preserve"> </w:t>
        </w:r>
        <w:bookmarkStart w:id="1235" w:name="_Toc454399526"/>
        <w:r w:rsidR="001C782D">
          <w:t>Anexa 3 – Glosar de termeni</w:t>
        </w:r>
        <w:bookmarkEnd w:id="1235"/>
      </w:ins>
    </w:p>
    <w:tbl>
      <w:tblPr>
        <w:tblStyle w:val="TableGrid"/>
        <w:tblW w:w="0" w:type="auto"/>
        <w:tblLook w:val="04A0" w:firstRow="1" w:lastRow="0" w:firstColumn="1" w:lastColumn="0" w:noHBand="0" w:noVBand="1"/>
      </w:tblPr>
      <w:tblGrid>
        <w:gridCol w:w="4428"/>
        <w:gridCol w:w="4428"/>
      </w:tblGrid>
      <w:tr w:rsidR="00195658" w:rsidTr="00195658">
        <w:trPr>
          <w:ins w:id="1236" w:author="Szabolcs Bene" w:date="2016-06-22T22:46:00Z"/>
        </w:trPr>
        <w:tc>
          <w:tcPr>
            <w:tcW w:w="4428" w:type="dxa"/>
          </w:tcPr>
          <w:p w:rsidR="00195658" w:rsidRPr="00B40EEB" w:rsidRDefault="00195658">
            <w:pPr>
              <w:pStyle w:val="Default"/>
              <w:rPr>
                <w:ins w:id="1237" w:author="Szabolcs Bene" w:date="2016-06-22T22:46:00Z"/>
                <w:rFonts w:ascii="Times New Roman" w:hAnsi="Times New Roman" w:cs="Times New Roman"/>
                <w:sz w:val="24"/>
                <w:szCs w:val="24"/>
                <w:rPrChange w:id="1238" w:author="Szabolcs Bene" w:date="2016-06-22T22:55:00Z">
                  <w:rPr>
                    <w:ins w:id="1239" w:author="Szabolcs Bene" w:date="2016-06-22T22:46:00Z"/>
                  </w:rPr>
                </w:rPrChange>
              </w:rPr>
              <w:pPrChange w:id="1240" w:author="Szabolcs Bene" w:date="2016-06-22T22:47:00Z">
                <w:pPr/>
              </w:pPrChange>
            </w:pPr>
            <w:ins w:id="1241" w:author="Szabolcs Bene" w:date="2016-06-22T22:46:00Z">
              <w:r w:rsidRPr="00B40EEB">
                <w:t xml:space="preserve">API </w:t>
              </w:r>
            </w:ins>
          </w:p>
        </w:tc>
        <w:tc>
          <w:tcPr>
            <w:tcW w:w="4428" w:type="dxa"/>
          </w:tcPr>
          <w:p w:rsidR="00195658" w:rsidRPr="00B40EEB" w:rsidRDefault="00195658">
            <w:pPr>
              <w:pStyle w:val="Default"/>
              <w:rPr>
                <w:ins w:id="1242" w:author="Szabolcs Bene" w:date="2016-06-22T22:46:00Z"/>
                <w:rFonts w:ascii="Times New Roman" w:hAnsi="Times New Roman" w:cs="Times New Roman"/>
                <w:sz w:val="24"/>
                <w:szCs w:val="24"/>
                <w:rPrChange w:id="1243" w:author="Szabolcs Bene" w:date="2016-06-22T22:55:00Z">
                  <w:rPr>
                    <w:ins w:id="1244" w:author="Szabolcs Bene" w:date="2016-06-22T22:46:00Z"/>
                  </w:rPr>
                </w:rPrChange>
              </w:rPr>
              <w:pPrChange w:id="1245" w:author="Szabolcs Bene" w:date="2016-06-22T22:47:00Z">
                <w:pPr/>
              </w:pPrChange>
            </w:pPr>
            <w:ins w:id="1246" w:author="Szabolcs Bene" w:date="2016-06-22T22:47:00Z">
              <w:r w:rsidRPr="00B40EEB">
                <w:t>Application Programming Interface</w:t>
              </w:r>
            </w:ins>
          </w:p>
        </w:tc>
      </w:tr>
      <w:tr w:rsidR="00195658" w:rsidTr="00195658">
        <w:trPr>
          <w:ins w:id="1247" w:author="Szabolcs Bene" w:date="2016-06-22T22:48:00Z"/>
        </w:trPr>
        <w:tc>
          <w:tcPr>
            <w:tcW w:w="4428" w:type="dxa"/>
          </w:tcPr>
          <w:p w:rsidR="00195658" w:rsidRPr="00B40EEB" w:rsidRDefault="00195658" w:rsidP="00195658">
            <w:pPr>
              <w:pStyle w:val="Default"/>
              <w:rPr>
                <w:ins w:id="1248" w:author="Szabolcs Bene" w:date="2016-06-22T22:48:00Z"/>
                <w:rFonts w:ascii="Times New Roman" w:hAnsi="Times New Roman" w:cs="Times New Roman"/>
                <w:sz w:val="24"/>
                <w:szCs w:val="24"/>
                <w:rPrChange w:id="1249" w:author="Szabolcs Bene" w:date="2016-06-22T22:55:00Z">
                  <w:rPr>
                    <w:ins w:id="1250" w:author="Szabolcs Bene" w:date="2016-06-22T22:48:00Z"/>
                  </w:rPr>
                </w:rPrChange>
              </w:rPr>
            </w:pPr>
            <w:ins w:id="1251" w:author="Szabolcs Bene" w:date="2016-06-22T22:48:00Z">
              <w:r w:rsidRPr="00B40EEB">
                <w:t>CSS</w:t>
              </w:r>
            </w:ins>
          </w:p>
        </w:tc>
        <w:tc>
          <w:tcPr>
            <w:tcW w:w="4428" w:type="dxa"/>
          </w:tcPr>
          <w:p w:rsidR="00195658" w:rsidRPr="00B40EEB" w:rsidRDefault="00B40EEB" w:rsidP="00195658">
            <w:pPr>
              <w:pStyle w:val="Default"/>
              <w:rPr>
                <w:ins w:id="1252" w:author="Szabolcs Bene" w:date="2016-06-22T22:48:00Z"/>
                <w:rFonts w:ascii="Times New Roman" w:hAnsi="Times New Roman" w:cs="Times New Roman"/>
                <w:sz w:val="24"/>
                <w:szCs w:val="24"/>
                <w:rPrChange w:id="1253" w:author="Szabolcs Bene" w:date="2016-06-22T22:55:00Z">
                  <w:rPr>
                    <w:ins w:id="1254" w:author="Szabolcs Bene" w:date="2016-06-22T22:48:00Z"/>
                  </w:rPr>
                </w:rPrChange>
              </w:rPr>
            </w:pPr>
            <w:ins w:id="1255" w:author="Szabolcs Bene" w:date="2016-06-22T22:53:00Z">
              <w:r w:rsidRPr="00B40EEB">
                <w:rPr>
                  <w:rFonts w:ascii="Times New Roman" w:hAnsi="Times New Roman" w:cs="Times New Roman"/>
                  <w:color w:val="222222"/>
                  <w:shd w:val="clear" w:color="auto" w:fill="FFFFFF"/>
                  <w:rPrChange w:id="1256" w:author="Szabolcs Bene" w:date="2016-06-22T22:55:00Z">
                    <w:rPr>
                      <w:rFonts w:ascii="Arial" w:hAnsi="Arial" w:cs="Arial"/>
                      <w:color w:val="222222"/>
                      <w:shd w:val="clear" w:color="auto" w:fill="FFFFFF"/>
                    </w:rPr>
                  </w:rPrChange>
                </w:rPr>
                <w:t>Cascading Style Sheets</w:t>
              </w:r>
            </w:ins>
          </w:p>
        </w:tc>
      </w:tr>
      <w:tr w:rsidR="00B40EEB" w:rsidTr="00195658">
        <w:trPr>
          <w:ins w:id="1257" w:author="Szabolcs Bene" w:date="2016-06-22T22:48:00Z"/>
        </w:trPr>
        <w:tc>
          <w:tcPr>
            <w:tcW w:w="4428" w:type="dxa"/>
          </w:tcPr>
          <w:p w:rsidR="00B40EEB" w:rsidRPr="00B40EEB" w:rsidRDefault="00B40EEB" w:rsidP="00195658">
            <w:pPr>
              <w:pStyle w:val="Default"/>
              <w:rPr>
                <w:ins w:id="1258" w:author="Szabolcs Bene" w:date="2016-06-22T22:48:00Z"/>
                <w:rFonts w:ascii="Times New Roman" w:hAnsi="Times New Roman" w:cs="Times New Roman"/>
                <w:sz w:val="24"/>
                <w:szCs w:val="24"/>
                <w:rPrChange w:id="1259" w:author="Szabolcs Bene" w:date="2016-06-22T22:55:00Z">
                  <w:rPr>
                    <w:ins w:id="1260" w:author="Szabolcs Bene" w:date="2016-06-22T22:48:00Z"/>
                  </w:rPr>
                </w:rPrChange>
              </w:rPr>
            </w:pPr>
            <w:ins w:id="1261" w:author="Szabolcs Bene" w:date="2016-06-22T22:48:00Z">
              <w:r w:rsidRPr="00B40EEB">
                <w:t>JS</w:t>
              </w:r>
            </w:ins>
          </w:p>
        </w:tc>
        <w:tc>
          <w:tcPr>
            <w:tcW w:w="4428" w:type="dxa"/>
          </w:tcPr>
          <w:p w:rsidR="00B40EEB" w:rsidRPr="00B40EEB" w:rsidRDefault="00B40EEB" w:rsidP="00195658">
            <w:pPr>
              <w:pStyle w:val="Default"/>
              <w:rPr>
                <w:ins w:id="1262" w:author="Szabolcs Bene" w:date="2016-06-22T22:48:00Z"/>
                <w:rFonts w:ascii="Times New Roman" w:hAnsi="Times New Roman" w:cs="Times New Roman"/>
                <w:sz w:val="24"/>
                <w:szCs w:val="24"/>
                <w:rPrChange w:id="1263" w:author="Szabolcs Bene" w:date="2016-06-22T22:55:00Z">
                  <w:rPr>
                    <w:ins w:id="1264" w:author="Szabolcs Bene" w:date="2016-06-22T22:48:00Z"/>
                  </w:rPr>
                </w:rPrChange>
              </w:rPr>
            </w:pPr>
            <w:ins w:id="1265" w:author="Szabolcs Bene" w:date="2016-06-22T22:51:00Z">
              <w:r w:rsidRPr="00B40EEB">
                <w:t>JavaScript</w:t>
              </w:r>
            </w:ins>
          </w:p>
        </w:tc>
      </w:tr>
      <w:tr w:rsidR="00195658" w:rsidTr="00195658">
        <w:trPr>
          <w:ins w:id="1266" w:author="Szabolcs Bene" w:date="2016-06-22T22:46:00Z"/>
        </w:trPr>
        <w:tc>
          <w:tcPr>
            <w:tcW w:w="4428" w:type="dxa"/>
          </w:tcPr>
          <w:p w:rsidR="00195658" w:rsidRPr="00B40EEB" w:rsidRDefault="00195658">
            <w:pPr>
              <w:pStyle w:val="Default"/>
              <w:rPr>
                <w:ins w:id="1267" w:author="Szabolcs Bene" w:date="2016-06-22T22:46:00Z"/>
                <w:rFonts w:ascii="Times New Roman" w:hAnsi="Times New Roman" w:cs="Times New Roman"/>
                <w:sz w:val="24"/>
                <w:szCs w:val="24"/>
                <w:rPrChange w:id="1268" w:author="Szabolcs Bene" w:date="2016-06-22T22:55:00Z">
                  <w:rPr>
                    <w:ins w:id="1269" w:author="Szabolcs Bene" w:date="2016-06-22T22:46:00Z"/>
                  </w:rPr>
                </w:rPrChange>
              </w:rPr>
              <w:pPrChange w:id="1270" w:author="Szabolcs Bene" w:date="2016-06-22T22:47:00Z">
                <w:pPr/>
              </w:pPrChange>
            </w:pPr>
            <w:ins w:id="1271" w:author="Szabolcs Bene" w:date="2016-06-22T22:47:00Z">
              <w:r w:rsidRPr="00B40EEB">
                <w:t>HTTP</w:t>
              </w:r>
            </w:ins>
          </w:p>
        </w:tc>
        <w:tc>
          <w:tcPr>
            <w:tcW w:w="4428" w:type="dxa"/>
          </w:tcPr>
          <w:p w:rsidR="00195658" w:rsidRPr="00B40EEB" w:rsidRDefault="00195658">
            <w:pPr>
              <w:pStyle w:val="Default"/>
              <w:rPr>
                <w:ins w:id="1272" w:author="Szabolcs Bene" w:date="2016-06-22T22:46:00Z"/>
                <w:rFonts w:ascii="Times New Roman" w:hAnsi="Times New Roman" w:cs="Times New Roman"/>
                <w:sz w:val="24"/>
                <w:szCs w:val="24"/>
                <w:rPrChange w:id="1273" w:author="Szabolcs Bene" w:date="2016-06-22T22:55:00Z">
                  <w:rPr>
                    <w:ins w:id="1274" w:author="Szabolcs Bene" w:date="2016-06-22T22:46:00Z"/>
                  </w:rPr>
                </w:rPrChange>
              </w:rPr>
              <w:pPrChange w:id="1275" w:author="Szabolcs Bene" w:date="2016-06-22T22:47:00Z">
                <w:pPr/>
              </w:pPrChange>
            </w:pPr>
            <w:ins w:id="1276" w:author="Szabolcs Bene" w:date="2016-06-22T22:47:00Z">
              <w:r w:rsidRPr="00B40EEB">
                <w:t xml:space="preserve">Hypertext Transfer Protocol </w:t>
              </w:r>
            </w:ins>
          </w:p>
        </w:tc>
      </w:tr>
      <w:tr w:rsidR="00B40EEB" w:rsidTr="00195658">
        <w:trPr>
          <w:ins w:id="1277" w:author="Szabolcs Bene" w:date="2016-06-22T22:49:00Z"/>
        </w:trPr>
        <w:tc>
          <w:tcPr>
            <w:tcW w:w="4428" w:type="dxa"/>
          </w:tcPr>
          <w:p w:rsidR="00B40EEB" w:rsidRPr="00B40EEB" w:rsidRDefault="00B40EEB" w:rsidP="00195658">
            <w:pPr>
              <w:pStyle w:val="Default"/>
              <w:rPr>
                <w:ins w:id="1278" w:author="Szabolcs Bene" w:date="2016-06-22T22:49:00Z"/>
                <w:rFonts w:ascii="Times New Roman" w:hAnsi="Times New Roman" w:cs="Times New Roman"/>
                <w:sz w:val="24"/>
                <w:szCs w:val="24"/>
                <w:rPrChange w:id="1279" w:author="Szabolcs Bene" w:date="2016-06-22T22:55:00Z">
                  <w:rPr>
                    <w:ins w:id="1280" w:author="Szabolcs Bene" w:date="2016-06-22T22:49:00Z"/>
                  </w:rPr>
                </w:rPrChange>
              </w:rPr>
            </w:pPr>
            <w:ins w:id="1281" w:author="Szabolcs Bene" w:date="2016-06-22T22:49:00Z">
              <w:r w:rsidRPr="00B40EEB">
                <w:t>HTML</w:t>
              </w:r>
            </w:ins>
          </w:p>
        </w:tc>
        <w:tc>
          <w:tcPr>
            <w:tcW w:w="4428" w:type="dxa"/>
          </w:tcPr>
          <w:p w:rsidR="00B40EEB" w:rsidRPr="00B40EEB" w:rsidRDefault="00B40EEB" w:rsidP="00195658">
            <w:pPr>
              <w:pStyle w:val="Default"/>
              <w:rPr>
                <w:ins w:id="1282" w:author="Szabolcs Bene" w:date="2016-06-22T22:49:00Z"/>
                <w:rFonts w:ascii="Times New Roman" w:hAnsi="Times New Roman" w:cs="Times New Roman"/>
                <w:sz w:val="24"/>
                <w:szCs w:val="24"/>
                <w:rPrChange w:id="1283" w:author="Szabolcs Bene" w:date="2016-06-22T22:55:00Z">
                  <w:rPr>
                    <w:ins w:id="1284" w:author="Szabolcs Bene" w:date="2016-06-22T22:49:00Z"/>
                  </w:rPr>
                </w:rPrChange>
              </w:rPr>
            </w:pPr>
            <w:ins w:id="1285" w:author="Szabolcs Bene" w:date="2016-06-22T22:51:00Z">
              <w:r w:rsidRPr="00B40EEB">
                <w:t>HyperText Markup Language</w:t>
              </w:r>
            </w:ins>
          </w:p>
        </w:tc>
      </w:tr>
      <w:tr w:rsidR="00B40EEB" w:rsidTr="00195658">
        <w:trPr>
          <w:ins w:id="1286" w:author="Szabolcs Bene" w:date="2016-06-22T22:49:00Z"/>
        </w:trPr>
        <w:tc>
          <w:tcPr>
            <w:tcW w:w="4428" w:type="dxa"/>
          </w:tcPr>
          <w:p w:rsidR="00B40EEB" w:rsidRPr="00B40EEB" w:rsidRDefault="00B40EEB" w:rsidP="00195658">
            <w:pPr>
              <w:pStyle w:val="Default"/>
              <w:rPr>
                <w:ins w:id="1287" w:author="Szabolcs Bene" w:date="2016-06-22T22:49:00Z"/>
                <w:rFonts w:ascii="Times New Roman" w:hAnsi="Times New Roman" w:cs="Times New Roman"/>
                <w:sz w:val="24"/>
                <w:szCs w:val="24"/>
                <w:rPrChange w:id="1288" w:author="Szabolcs Bene" w:date="2016-06-22T22:55:00Z">
                  <w:rPr>
                    <w:ins w:id="1289" w:author="Szabolcs Bene" w:date="2016-06-22T22:49:00Z"/>
                  </w:rPr>
                </w:rPrChange>
              </w:rPr>
            </w:pPr>
            <w:ins w:id="1290" w:author="Szabolcs Bene" w:date="2016-06-22T22:49:00Z">
              <w:r w:rsidRPr="00B40EEB">
                <w:t>ICE</w:t>
              </w:r>
            </w:ins>
          </w:p>
        </w:tc>
        <w:tc>
          <w:tcPr>
            <w:tcW w:w="4428" w:type="dxa"/>
          </w:tcPr>
          <w:p w:rsidR="00B40EEB" w:rsidRPr="00B40EEB" w:rsidRDefault="00B40EEB" w:rsidP="00195658">
            <w:pPr>
              <w:pStyle w:val="Default"/>
              <w:rPr>
                <w:ins w:id="1291" w:author="Szabolcs Bene" w:date="2016-06-22T22:49:00Z"/>
                <w:rFonts w:ascii="Times New Roman" w:hAnsi="Times New Roman" w:cs="Times New Roman"/>
                <w:sz w:val="24"/>
                <w:szCs w:val="24"/>
                <w:rPrChange w:id="1292" w:author="Szabolcs Bene" w:date="2016-06-22T22:55:00Z">
                  <w:rPr>
                    <w:ins w:id="1293" w:author="Szabolcs Bene" w:date="2016-06-22T22:49:00Z"/>
                  </w:rPr>
                </w:rPrChange>
              </w:rPr>
            </w:pPr>
            <w:ins w:id="1294" w:author="Szabolcs Bene" w:date="2016-06-22T22:51:00Z">
              <w:r w:rsidRPr="00B40EEB">
                <w:t>Interactive Connectivity Establishment</w:t>
              </w:r>
            </w:ins>
          </w:p>
        </w:tc>
      </w:tr>
      <w:tr w:rsidR="00B40EEB" w:rsidTr="00195658">
        <w:trPr>
          <w:ins w:id="1295" w:author="Szabolcs Bene" w:date="2016-06-22T22:51:00Z"/>
        </w:trPr>
        <w:tc>
          <w:tcPr>
            <w:tcW w:w="4428" w:type="dxa"/>
          </w:tcPr>
          <w:p w:rsidR="00B40EEB" w:rsidRPr="00B40EEB" w:rsidRDefault="00B40EEB" w:rsidP="00195658">
            <w:pPr>
              <w:pStyle w:val="Default"/>
              <w:rPr>
                <w:ins w:id="1296" w:author="Szabolcs Bene" w:date="2016-06-22T22:51:00Z"/>
                <w:rFonts w:ascii="Times New Roman" w:hAnsi="Times New Roman" w:cs="Times New Roman"/>
                <w:sz w:val="24"/>
                <w:szCs w:val="24"/>
                <w:rPrChange w:id="1297" w:author="Szabolcs Bene" w:date="2016-06-22T22:55:00Z">
                  <w:rPr>
                    <w:ins w:id="1298" w:author="Szabolcs Bene" w:date="2016-06-22T22:51:00Z"/>
                  </w:rPr>
                </w:rPrChange>
              </w:rPr>
            </w:pPr>
            <w:ins w:id="1299" w:author="Szabolcs Bene" w:date="2016-06-22T22:51:00Z">
              <w:r w:rsidRPr="00B40EEB">
                <w:t>JSON</w:t>
              </w:r>
            </w:ins>
          </w:p>
        </w:tc>
        <w:tc>
          <w:tcPr>
            <w:tcW w:w="4428" w:type="dxa"/>
          </w:tcPr>
          <w:p w:rsidR="00B40EEB" w:rsidRPr="00B40EEB" w:rsidRDefault="00B40EEB" w:rsidP="00195658">
            <w:pPr>
              <w:pStyle w:val="Default"/>
              <w:rPr>
                <w:ins w:id="1300" w:author="Szabolcs Bene" w:date="2016-06-22T22:51:00Z"/>
                <w:rFonts w:ascii="Times New Roman" w:hAnsi="Times New Roman" w:cs="Times New Roman"/>
                <w:sz w:val="24"/>
                <w:szCs w:val="24"/>
                <w:rPrChange w:id="1301" w:author="Szabolcs Bene" w:date="2016-06-22T22:55:00Z">
                  <w:rPr>
                    <w:ins w:id="1302" w:author="Szabolcs Bene" w:date="2016-06-22T22:51:00Z"/>
                  </w:rPr>
                </w:rPrChange>
              </w:rPr>
            </w:pPr>
            <w:ins w:id="1303" w:author="Szabolcs Bene" w:date="2016-06-22T22:52:00Z">
              <w:r w:rsidRPr="00B40EEB">
                <w:t>JavaScript Object Notation</w:t>
              </w:r>
            </w:ins>
          </w:p>
        </w:tc>
      </w:tr>
      <w:tr w:rsidR="00B40EEB" w:rsidTr="00195658">
        <w:trPr>
          <w:ins w:id="1304" w:author="Szabolcs Bene" w:date="2016-06-22T22:51:00Z"/>
        </w:trPr>
        <w:tc>
          <w:tcPr>
            <w:tcW w:w="4428" w:type="dxa"/>
          </w:tcPr>
          <w:p w:rsidR="00B40EEB" w:rsidRPr="00B40EEB" w:rsidRDefault="00B40EEB" w:rsidP="00195658">
            <w:pPr>
              <w:pStyle w:val="Default"/>
              <w:rPr>
                <w:ins w:id="1305" w:author="Szabolcs Bene" w:date="2016-06-22T22:51:00Z"/>
                <w:rFonts w:ascii="Times New Roman" w:hAnsi="Times New Roman" w:cs="Times New Roman"/>
                <w:sz w:val="24"/>
                <w:szCs w:val="24"/>
                <w:rPrChange w:id="1306" w:author="Szabolcs Bene" w:date="2016-06-22T22:55:00Z">
                  <w:rPr>
                    <w:ins w:id="1307" w:author="Szabolcs Bene" w:date="2016-06-22T22:51:00Z"/>
                  </w:rPr>
                </w:rPrChange>
              </w:rPr>
            </w:pPr>
            <w:ins w:id="1308" w:author="Szabolcs Bene" w:date="2016-06-22T22:51:00Z">
              <w:r w:rsidRPr="00B40EEB">
                <w:t>MVC</w:t>
              </w:r>
            </w:ins>
          </w:p>
        </w:tc>
        <w:tc>
          <w:tcPr>
            <w:tcW w:w="4428" w:type="dxa"/>
          </w:tcPr>
          <w:p w:rsidR="00B40EEB" w:rsidRPr="00B40EEB" w:rsidRDefault="00B40EEB" w:rsidP="00195658">
            <w:pPr>
              <w:pStyle w:val="Default"/>
              <w:rPr>
                <w:ins w:id="1309" w:author="Szabolcs Bene" w:date="2016-06-22T22:51:00Z"/>
                <w:rFonts w:ascii="Times New Roman" w:hAnsi="Times New Roman" w:cs="Times New Roman"/>
                <w:sz w:val="24"/>
                <w:szCs w:val="24"/>
                <w:rPrChange w:id="1310" w:author="Szabolcs Bene" w:date="2016-06-22T22:55:00Z">
                  <w:rPr>
                    <w:ins w:id="1311" w:author="Szabolcs Bene" w:date="2016-06-22T22:51:00Z"/>
                  </w:rPr>
                </w:rPrChange>
              </w:rPr>
            </w:pPr>
            <w:ins w:id="1312" w:author="Szabolcs Bene" w:date="2016-06-22T22:52:00Z">
              <w:r w:rsidRPr="00B40EEB">
                <w:t>Model-View-Controller</w:t>
              </w:r>
            </w:ins>
          </w:p>
        </w:tc>
      </w:tr>
      <w:tr w:rsidR="00195658" w:rsidTr="00195658">
        <w:trPr>
          <w:ins w:id="1313" w:author="Szabolcs Bene" w:date="2016-06-22T22:46:00Z"/>
        </w:trPr>
        <w:tc>
          <w:tcPr>
            <w:tcW w:w="4428" w:type="dxa"/>
          </w:tcPr>
          <w:p w:rsidR="00195658" w:rsidRPr="00B40EEB" w:rsidRDefault="00195658" w:rsidP="00195658">
            <w:pPr>
              <w:rPr>
                <w:ins w:id="1314" w:author="Szabolcs Bene" w:date="2016-06-22T22:46:00Z"/>
                <w:rFonts w:ascii="Times New Roman" w:hAnsi="Times New Roman" w:cs="Times New Roman"/>
                <w:sz w:val="24"/>
                <w:szCs w:val="24"/>
                <w:rPrChange w:id="1315" w:author="Szabolcs Bene" w:date="2016-06-22T22:55:00Z">
                  <w:rPr>
                    <w:ins w:id="1316" w:author="Szabolcs Bene" w:date="2016-06-22T22:46:00Z"/>
                  </w:rPr>
                </w:rPrChange>
              </w:rPr>
            </w:pPr>
            <w:ins w:id="1317" w:author="Szabolcs Bene" w:date="2016-06-22T22:47:00Z">
              <w:r w:rsidRPr="00B40EEB">
                <w:t>NAT</w:t>
              </w:r>
            </w:ins>
          </w:p>
        </w:tc>
        <w:tc>
          <w:tcPr>
            <w:tcW w:w="4428" w:type="dxa"/>
          </w:tcPr>
          <w:p w:rsidR="00195658" w:rsidRPr="00B40EEB" w:rsidRDefault="00B40EEB" w:rsidP="00195658">
            <w:pPr>
              <w:rPr>
                <w:ins w:id="1318" w:author="Szabolcs Bene" w:date="2016-06-22T22:46:00Z"/>
                <w:rFonts w:ascii="Times New Roman" w:hAnsi="Times New Roman" w:cs="Times New Roman"/>
                <w:sz w:val="24"/>
                <w:szCs w:val="24"/>
                <w:rPrChange w:id="1319" w:author="Szabolcs Bene" w:date="2016-06-22T22:55:00Z">
                  <w:rPr>
                    <w:ins w:id="1320" w:author="Szabolcs Bene" w:date="2016-06-22T22:46:00Z"/>
                  </w:rPr>
                </w:rPrChange>
              </w:rPr>
            </w:pPr>
            <w:ins w:id="1321" w:author="Szabolcs Bene" w:date="2016-06-22T22:54:00Z">
              <w:r w:rsidRPr="00B40EEB">
                <w:rPr>
                  <w:rFonts w:ascii="Times New Roman" w:hAnsi="Times New Roman" w:cs="Times New Roman"/>
                  <w:color w:val="222222"/>
                  <w:shd w:val="clear" w:color="auto" w:fill="FFFFFF"/>
                  <w:rPrChange w:id="1322" w:author="Szabolcs Bene" w:date="2016-06-22T22:55:00Z">
                    <w:rPr>
                      <w:rFonts w:ascii="Arial" w:hAnsi="Arial" w:cs="Arial"/>
                      <w:color w:val="222222"/>
                      <w:shd w:val="clear" w:color="auto" w:fill="FFFFFF"/>
                    </w:rPr>
                  </w:rPrChange>
                </w:rPr>
                <w:t>Network Address Translation</w:t>
              </w:r>
            </w:ins>
          </w:p>
        </w:tc>
      </w:tr>
      <w:tr w:rsidR="00195658" w:rsidTr="00195658">
        <w:trPr>
          <w:ins w:id="1323" w:author="Szabolcs Bene" w:date="2016-06-22T22:48:00Z"/>
        </w:trPr>
        <w:tc>
          <w:tcPr>
            <w:tcW w:w="4428" w:type="dxa"/>
          </w:tcPr>
          <w:p w:rsidR="00195658" w:rsidRPr="00B40EEB" w:rsidRDefault="00195658" w:rsidP="00195658">
            <w:pPr>
              <w:rPr>
                <w:ins w:id="1324" w:author="Szabolcs Bene" w:date="2016-06-22T22:48:00Z"/>
                <w:rFonts w:ascii="Times New Roman" w:hAnsi="Times New Roman" w:cs="Times New Roman"/>
                <w:sz w:val="24"/>
                <w:szCs w:val="24"/>
                <w:rPrChange w:id="1325" w:author="Szabolcs Bene" w:date="2016-06-22T22:55:00Z">
                  <w:rPr>
                    <w:ins w:id="1326" w:author="Szabolcs Bene" w:date="2016-06-22T22:48:00Z"/>
                  </w:rPr>
                </w:rPrChange>
              </w:rPr>
            </w:pPr>
            <w:ins w:id="1327" w:author="Szabolcs Bene" w:date="2016-06-22T22:48:00Z">
              <w:r w:rsidRPr="00B40EEB">
                <w:t>PHP</w:t>
              </w:r>
            </w:ins>
          </w:p>
        </w:tc>
        <w:tc>
          <w:tcPr>
            <w:tcW w:w="4428" w:type="dxa"/>
          </w:tcPr>
          <w:p w:rsidR="00195658" w:rsidRPr="00B40EEB" w:rsidRDefault="00B40EEB" w:rsidP="00195658">
            <w:pPr>
              <w:rPr>
                <w:ins w:id="1328" w:author="Szabolcs Bene" w:date="2016-06-22T22:48:00Z"/>
                <w:rFonts w:ascii="Times New Roman" w:hAnsi="Times New Roman" w:cs="Times New Roman"/>
                <w:sz w:val="24"/>
                <w:szCs w:val="24"/>
                <w:rPrChange w:id="1329" w:author="Szabolcs Bene" w:date="2016-06-22T22:55:00Z">
                  <w:rPr>
                    <w:ins w:id="1330" w:author="Szabolcs Bene" w:date="2016-06-22T22:48:00Z"/>
                  </w:rPr>
                </w:rPrChange>
              </w:rPr>
            </w:pPr>
            <w:ins w:id="1331" w:author="Szabolcs Bene" w:date="2016-06-22T22:54:00Z">
              <w:r w:rsidRPr="00B40EEB">
                <w:rPr>
                  <w:rFonts w:ascii="Times New Roman" w:hAnsi="Times New Roman" w:cs="Times New Roman"/>
                  <w:i/>
                  <w:iCs/>
                  <w:color w:val="252525"/>
                  <w:sz w:val="24"/>
                  <w:szCs w:val="24"/>
                  <w:shd w:val="clear" w:color="auto" w:fill="FFFFFF"/>
                  <w:rPrChange w:id="1332" w:author="Szabolcs Bene" w:date="2016-06-22T22:55:00Z">
                    <w:rPr>
                      <w:rFonts w:ascii="Arial" w:hAnsi="Arial" w:cs="Arial"/>
                      <w:i/>
                      <w:iCs/>
                      <w:color w:val="252525"/>
                      <w:sz w:val="21"/>
                      <w:szCs w:val="21"/>
                      <w:shd w:val="clear" w:color="auto" w:fill="FFFFFF"/>
                    </w:rPr>
                  </w:rPrChange>
                </w:rPr>
                <w:t>PHP: Hypertext Preprocessor</w:t>
              </w:r>
            </w:ins>
          </w:p>
        </w:tc>
      </w:tr>
      <w:tr w:rsidR="00B40EEB" w:rsidTr="00195658">
        <w:trPr>
          <w:ins w:id="1333" w:author="Szabolcs Bene" w:date="2016-06-22T22:49:00Z"/>
        </w:trPr>
        <w:tc>
          <w:tcPr>
            <w:tcW w:w="4428" w:type="dxa"/>
          </w:tcPr>
          <w:p w:rsidR="00B40EEB" w:rsidRPr="00B40EEB" w:rsidRDefault="00B40EEB" w:rsidP="00195658">
            <w:pPr>
              <w:rPr>
                <w:ins w:id="1334" w:author="Szabolcs Bene" w:date="2016-06-22T22:49:00Z"/>
                <w:rFonts w:ascii="Times New Roman" w:hAnsi="Times New Roman" w:cs="Times New Roman"/>
                <w:sz w:val="24"/>
                <w:szCs w:val="24"/>
                <w:rPrChange w:id="1335" w:author="Szabolcs Bene" w:date="2016-06-22T22:55:00Z">
                  <w:rPr>
                    <w:ins w:id="1336" w:author="Szabolcs Bene" w:date="2016-06-22T22:49:00Z"/>
                  </w:rPr>
                </w:rPrChange>
              </w:rPr>
            </w:pPr>
            <w:ins w:id="1337" w:author="Szabolcs Bene" w:date="2016-06-22T22:49:00Z">
              <w:r w:rsidRPr="00B40EEB">
                <w:t>RTC</w:t>
              </w:r>
            </w:ins>
          </w:p>
        </w:tc>
        <w:tc>
          <w:tcPr>
            <w:tcW w:w="4428" w:type="dxa"/>
          </w:tcPr>
          <w:p w:rsidR="00B40EEB" w:rsidRPr="00B40EEB" w:rsidRDefault="00B40EEB" w:rsidP="00195658">
            <w:pPr>
              <w:rPr>
                <w:ins w:id="1338" w:author="Szabolcs Bene" w:date="2016-06-22T22:49:00Z"/>
                <w:rFonts w:ascii="Times New Roman" w:hAnsi="Times New Roman" w:cs="Times New Roman"/>
                <w:sz w:val="24"/>
                <w:szCs w:val="24"/>
                <w:rPrChange w:id="1339" w:author="Szabolcs Bene" w:date="2016-06-22T22:55:00Z">
                  <w:rPr>
                    <w:ins w:id="1340" w:author="Szabolcs Bene" w:date="2016-06-22T22:49:00Z"/>
                  </w:rPr>
                </w:rPrChange>
              </w:rPr>
            </w:pPr>
            <w:ins w:id="1341" w:author="Szabolcs Bene" w:date="2016-06-22T22:54:00Z">
              <w:r w:rsidRPr="00B40EEB">
                <w:t>Real Time Communication</w:t>
              </w:r>
            </w:ins>
          </w:p>
        </w:tc>
      </w:tr>
      <w:tr w:rsidR="00195658" w:rsidTr="00195658">
        <w:trPr>
          <w:ins w:id="1342" w:author="Szabolcs Bene" w:date="2016-06-22T22:46:00Z"/>
        </w:trPr>
        <w:tc>
          <w:tcPr>
            <w:tcW w:w="4428" w:type="dxa"/>
          </w:tcPr>
          <w:p w:rsidR="00195658" w:rsidRPr="00B40EEB" w:rsidRDefault="00195658" w:rsidP="00195658">
            <w:pPr>
              <w:rPr>
                <w:ins w:id="1343" w:author="Szabolcs Bene" w:date="2016-06-22T22:46:00Z"/>
                <w:rFonts w:ascii="Times New Roman" w:hAnsi="Times New Roman" w:cs="Times New Roman"/>
                <w:sz w:val="24"/>
                <w:szCs w:val="24"/>
                <w:rPrChange w:id="1344" w:author="Szabolcs Bene" w:date="2016-06-22T22:55:00Z">
                  <w:rPr>
                    <w:ins w:id="1345" w:author="Szabolcs Bene" w:date="2016-06-22T22:46:00Z"/>
                  </w:rPr>
                </w:rPrChange>
              </w:rPr>
            </w:pPr>
            <w:ins w:id="1346" w:author="Szabolcs Bene" w:date="2016-06-22T22:47:00Z">
              <w:r w:rsidRPr="00B40EEB">
                <w:t>STUN</w:t>
              </w:r>
            </w:ins>
          </w:p>
        </w:tc>
        <w:tc>
          <w:tcPr>
            <w:tcW w:w="4428" w:type="dxa"/>
          </w:tcPr>
          <w:p w:rsidR="00195658" w:rsidRPr="00B40EEB" w:rsidRDefault="00B40EEB" w:rsidP="00195658">
            <w:pPr>
              <w:rPr>
                <w:ins w:id="1347" w:author="Szabolcs Bene" w:date="2016-06-22T22:46:00Z"/>
                <w:rFonts w:ascii="Times New Roman" w:hAnsi="Times New Roman" w:cs="Times New Roman"/>
                <w:sz w:val="24"/>
                <w:szCs w:val="24"/>
                <w:rPrChange w:id="1348" w:author="Szabolcs Bene" w:date="2016-06-22T22:55:00Z">
                  <w:rPr>
                    <w:ins w:id="1349" w:author="Szabolcs Bene" w:date="2016-06-22T22:46:00Z"/>
                  </w:rPr>
                </w:rPrChange>
              </w:rPr>
            </w:pPr>
            <w:ins w:id="1350" w:author="Szabolcs Bene" w:date="2016-06-22T22:52:00Z">
              <w:r w:rsidRPr="00B40EEB">
                <w:t>Session Traversal Utilities for NAT</w:t>
              </w:r>
            </w:ins>
          </w:p>
        </w:tc>
      </w:tr>
      <w:tr w:rsidR="00195658" w:rsidTr="00195658">
        <w:trPr>
          <w:ins w:id="1351" w:author="Szabolcs Bene" w:date="2016-06-22T22:46:00Z"/>
        </w:trPr>
        <w:tc>
          <w:tcPr>
            <w:tcW w:w="4428" w:type="dxa"/>
          </w:tcPr>
          <w:p w:rsidR="00195658" w:rsidRPr="00B40EEB" w:rsidRDefault="00195658" w:rsidP="00195658">
            <w:pPr>
              <w:rPr>
                <w:ins w:id="1352" w:author="Szabolcs Bene" w:date="2016-06-22T22:46:00Z"/>
                <w:rFonts w:ascii="Times New Roman" w:hAnsi="Times New Roman" w:cs="Times New Roman"/>
                <w:sz w:val="24"/>
                <w:szCs w:val="24"/>
                <w:rPrChange w:id="1353" w:author="Szabolcs Bene" w:date="2016-06-22T22:55:00Z">
                  <w:rPr>
                    <w:ins w:id="1354" w:author="Szabolcs Bene" w:date="2016-06-22T22:46:00Z"/>
                  </w:rPr>
                </w:rPrChange>
              </w:rPr>
            </w:pPr>
            <w:ins w:id="1355" w:author="Szabolcs Bene" w:date="2016-06-22T22:48:00Z">
              <w:r w:rsidRPr="00B40EEB">
                <w:t>TURN</w:t>
              </w:r>
            </w:ins>
          </w:p>
        </w:tc>
        <w:tc>
          <w:tcPr>
            <w:tcW w:w="4428" w:type="dxa"/>
          </w:tcPr>
          <w:p w:rsidR="00195658" w:rsidRPr="00B40EEB" w:rsidRDefault="00B40EEB" w:rsidP="00195658">
            <w:pPr>
              <w:rPr>
                <w:ins w:id="1356" w:author="Szabolcs Bene" w:date="2016-06-22T22:46:00Z"/>
                <w:rFonts w:ascii="Times New Roman" w:hAnsi="Times New Roman" w:cs="Times New Roman"/>
                <w:sz w:val="24"/>
                <w:szCs w:val="24"/>
                <w:rPrChange w:id="1357" w:author="Szabolcs Bene" w:date="2016-06-22T22:55:00Z">
                  <w:rPr>
                    <w:ins w:id="1358" w:author="Szabolcs Bene" w:date="2016-06-22T22:46:00Z"/>
                  </w:rPr>
                </w:rPrChange>
              </w:rPr>
            </w:pPr>
            <w:ins w:id="1359" w:author="Szabolcs Bene" w:date="2016-06-22T22:52:00Z">
              <w:r w:rsidRPr="00B40EEB">
                <w:t>Traversal Using Relays around NAT</w:t>
              </w:r>
            </w:ins>
          </w:p>
        </w:tc>
      </w:tr>
      <w:tr w:rsidR="00B40EEB" w:rsidTr="00195658">
        <w:trPr>
          <w:ins w:id="1360" w:author="Szabolcs Bene" w:date="2016-06-22T22:50:00Z"/>
        </w:trPr>
        <w:tc>
          <w:tcPr>
            <w:tcW w:w="4428" w:type="dxa"/>
          </w:tcPr>
          <w:p w:rsidR="00B40EEB" w:rsidRPr="00B40EEB" w:rsidRDefault="00B40EEB" w:rsidP="00195658">
            <w:pPr>
              <w:rPr>
                <w:ins w:id="1361" w:author="Szabolcs Bene" w:date="2016-06-22T22:50:00Z"/>
                <w:rFonts w:ascii="Times New Roman" w:hAnsi="Times New Roman" w:cs="Times New Roman"/>
                <w:sz w:val="24"/>
                <w:szCs w:val="24"/>
                <w:rPrChange w:id="1362" w:author="Szabolcs Bene" w:date="2016-06-22T22:55:00Z">
                  <w:rPr>
                    <w:ins w:id="1363" w:author="Szabolcs Bene" w:date="2016-06-22T22:50:00Z"/>
                  </w:rPr>
                </w:rPrChange>
              </w:rPr>
            </w:pPr>
            <w:ins w:id="1364" w:author="Szabolcs Bene" w:date="2016-06-22T22:50:00Z">
              <w:r w:rsidRPr="00B40EEB">
                <w:t>URL</w:t>
              </w:r>
            </w:ins>
          </w:p>
        </w:tc>
        <w:tc>
          <w:tcPr>
            <w:tcW w:w="4428" w:type="dxa"/>
          </w:tcPr>
          <w:p w:rsidR="00B40EEB" w:rsidRPr="00B40EEB" w:rsidRDefault="00B40EEB">
            <w:pPr>
              <w:pStyle w:val="Default"/>
              <w:rPr>
                <w:ins w:id="1365" w:author="Szabolcs Bene" w:date="2016-06-22T22:53:00Z"/>
                <w:rFonts w:ascii="Times New Roman" w:hAnsi="Times New Roman" w:cs="Times New Roman"/>
                <w:sz w:val="24"/>
                <w:szCs w:val="24"/>
                <w:rPrChange w:id="1366" w:author="Szabolcs Bene" w:date="2016-06-22T22:55:00Z">
                  <w:rPr>
                    <w:ins w:id="1367" w:author="Szabolcs Bene" w:date="2016-06-22T22:53:00Z"/>
                    <w:rFonts w:ascii="Arial" w:hAnsi="Arial" w:cs="Arial"/>
                    <w:color w:val="222222"/>
                  </w:rPr>
                </w:rPrChange>
              </w:rPr>
              <w:pPrChange w:id="1368" w:author="Szabolcs Bene" w:date="2016-06-22T22:53:00Z">
                <w:pPr>
                  <w:pStyle w:val="Heading3"/>
                  <w:shd w:val="clear" w:color="auto" w:fill="FFFFFF"/>
                  <w:spacing w:before="0" w:after="0"/>
                  <w:outlineLvl w:val="2"/>
                </w:pPr>
              </w:pPrChange>
            </w:pPr>
            <w:ins w:id="1369" w:author="Szabolcs Bene" w:date="2016-06-22T22:53:00Z">
              <w:r w:rsidRPr="00B40EEB">
                <w:rPr>
                  <w:rFonts w:ascii="Times New Roman" w:eastAsia="Times New Roman" w:hAnsi="Times New Roman" w:cs="Times New Roman"/>
                  <w:color w:val="000000"/>
                  <w:sz w:val="24"/>
                  <w:szCs w:val="24"/>
                  <w:lang w:val="ro-RO" w:eastAsia="ro-RO"/>
                  <w:rPrChange w:id="1370" w:author="Szabolcs Bene" w:date="2016-06-22T22:55:00Z">
                    <w:rPr>
                      <w:rFonts w:ascii="Arial" w:eastAsia="Times New Roman" w:hAnsi="Arial" w:cs="Arial"/>
                      <w:b/>
                      <w:bCs/>
                      <w:color w:val="222222"/>
                      <w:lang w:val="ro-RO" w:eastAsia="ro-RO"/>
                    </w:rPr>
                  </w:rPrChange>
                </w:rPr>
                <w:fldChar w:fldCharType="begin"/>
              </w:r>
              <w:r w:rsidRPr="00B40EEB">
                <w:rPr>
                  <w:rFonts w:ascii="Times New Roman" w:hAnsi="Times New Roman" w:cs="Times New Roman"/>
                  <w:color w:val="000000"/>
                  <w:sz w:val="24"/>
                  <w:szCs w:val="24"/>
                  <w:rPrChange w:id="1371" w:author="Szabolcs Bene" w:date="2016-06-22T22:55:00Z">
                    <w:rPr>
                      <w:rFonts w:ascii="Arial" w:hAnsi="Arial" w:cs="Arial"/>
                      <w:b/>
                      <w:bCs/>
                      <w:color w:val="222222"/>
                    </w:rPr>
                  </w:rPrChange>
                </w:rPr>
                <w:instrText xml:space="preserve"> HYPERLINK "https://en.wikipedia.org/wiki/Uniform_Resource_Locator" </w:instrText>
              </w:r>
              <w:r w:rsidRPr="00B40EEB">
                <w:rPr>
                  <w:rFonts w:ascii="Times New Roman" w:eastAsia="Times New Roman" w:hAnsi="Times New Roman" w:cs="Times New Roman"/>
                  <w:color w:val="000000"/>
                  <w:sz w:val="24"/>
                  <w:szCs w:val="24"/>
                  <w:lang w:val="ro-RO" w:eastAsia="ro-RO"/>
                  <w:rPrChange w:id="1372" w:author="Szabolcs Bene" w:date="2016-06-22T22:55:00Z">
                    <w:rPr>
                      <w:rFonts w:ascii="Arial" w:hAnsi="Arial" w:cs="Arial"/>
                      <w:b/>
                      <w:bCs/>
                      <w:color w:val="222222"/>
                    </w:rPr>
                  </w:rPrChange>
                </w:rPr>
                <w:fldChar w:fldCharType="separate"/>
              </w:r>
              <w:r w:rsidRPr="00B40EEB">
                <w:rPr>
                  <w:rFonts w:ascii="Times New Roman" w:hAnsi="Times New Roman" w:cs="Times New Roman"/>
                  <w:color w:val="000000"/>
                  <w:sz w:val="24"/>
                  <w:szCs w:val="24"/>
                  <w:rPrChange w:id="1373" w:author="Szabolcs Bene" w:date="2016-06-22T22:55:00Z">
                    <w:rPr>
                      <w:rStyle w:val="Hyperlink"/>
                      <w:rFonts w:ascii="Arial" w:hAnsi="Arial" w:cs="Arial"/>
                      <w:b/>
                      <w:bCs/>
                      <w:color w:val="660099"/>
                    </w:rPr>
                  </w:rPrChange>
                </w:rPr>
                <w:t>Uniform Resource Locator</w:t>
              </w:r>
              <w:r w:rsidRPr="00B40EEB">
                <w:rPr>
                  <w:rFonts w:ascii="Times New Roman" w:eastAsia="Times New Roman" w:hAnsi="Times New Roman" w:cs="Times New Roman"/>
                  <w:color w:val="000000"/>
                  <w:sz w:val="24"/>
                  <w:szCs w:val="24"/>
                  <w:lang w:val="ro-RO" w:eastAsia="ro-RO"/>
                  <w:rPrChange w:id="1374" w:author="Szabolcs Bene" w:date="2016-06-22T22:55:00Z">
                    <w:rPr>
                      <w:rFonts w:ascii="Arial" w:hAnsi="Arial" w:cs="Arial"/>
                      <w:b/>
                      <w:bCs/>
                      <w:color w:val="222222"/>
                    </w:rPr>
                  </w:rPrChange>
                </w:rPr>
                <w:fldChar w:fldCharType="end"/>
              </w:r>
            </w:ins>
          </w:p>
          <w:p w:rsidR="00B40EEB" w:rsidRPr="00B40EEB" w:rsidRDefault="00B40EEB" w:rsidP="00195658">
            <w:pPr>
              <w:rPr>
                <w:ins w:id="1375" w:author="Szabolcs Bene" w:date="2016-06-22T22:50:00Z"/>
                <w:rFonts w:ascii="Times New Roman" w:hAnsi="Times New Roman" w:cs="Times New Roman"/>
                <w:sz w:val="24"/>
                <w:szCs w:val="24"/>
                <w:rPrChange w:id="1376" w:author="Szabolcs Bene" w:date="2016-06-22T22:55:00Z">
                  <w:rPr>
                    <w:ins w:id="1377" w:author="Szabolcs Bene" w:date="2016-06-22T22:50:00Z"/>
                  </w:rPr>
                </w:rPrChange>
              </w:rPr>
            </w:pPr>
          </w:p>
        </w:tc>
      </w:tr>
      <w:tr w:rsidR="00B40EEB" w:rsidTr="00195658">
        <w:trPr>
          <w:ins w:id="1378" w:author="Szabolcs Bene" w:date="2016-06-22T22:52:00Z"/>
        </w:trPr>
        <w:tc>
          <w:tcPr>
            <w:tcW w:w="4428" w:type="dxa"/>
          </w:tcPr>
          <w:p w:rsidR="00B40EEB" w:rsidRPr="00B40EEB" w:rsidRDefault="00B40EEB" w:rsidP="00195658">
            <w:pPr>
              <w:rPr>
                <w:ins w:id="1379" w:author="Szabolcs Bene" w:date="2016-06-22T22:52:00Z"/>
                <w:rFonts w:ascii="Times New Roman" w:hAnsi="Times New Roman" w:cs="Times New Roman"/>
                <w:sz w:val="24"/>
                <w:szCs w:val="24"/>
                <w:rPrChange w:id="1380" w:author="Szabolcs Bene" w:date="2016-06-22T22:55:00Z">
                  <w:rPr>
                    <w:ins w:id="1381" w:author="Szabolcs Bene" w:date="2016-06-22T22:52:00Z"/>
                  </w:rPr>
                </w:rPrChange>
              </w:rPr>
            </w:pPr>
            <w:ins w:id="1382" w:author="Szabolcs Bene" w:date="2016-06-22T22:52:00Z">
              <w:r w:rsidRPr="00B40EEB">
                <w:t>W3C</w:t>
              </w:r>
            </w:ins>
          </w:p>
        </w:tc>
        <w:tc>
          <w:tcPr>
            <w:tcW w:w="4428" w:type="dxa"/>
          </w:tcPr>
          <w:p w:rsidR="00B40EEB" w:rsidRPr="00B40EEB" w:rsidRDefault="00B40EEB" w:rsidP="00195658">
            <w:pPr>
              <w:rPr>
                <w:ins w:id="1383" w:author="Szabolcs Bene" w:date="2016-06-22T22:52:00Z"/>
                <w:rFonts w:ascii="Times New Roman" w:hAnsi="Times New Roman" w:cs="Times New Roman"/>
                <w:sz w:val="24"/>
                <w:szCs w:val="24"/>
                <w:rPrChange w:id="1384" w:author="Szabolcs Bene" w:date="2016-06-22T22:55:00Z">
                  <w:rPr>
                    <w:ins w:id="1385" w:author="Szabolcs Bene" w:date="2016-06-22T22:52:00Z"/>
                  </w:rPr>
                </w:rPrChange>
              </w:rPr>
            </w:pPr>
            <w:ins w:id="1386" w:author="Szabolcs Bene" w:date="2016-06-22T22:52:00Z">
              <w:r w:rsidRPr="00B40EEB">
                <w:t>World Wide Web Consortium</w:t>
              </w:r>
            </w:ins>
          </w:p>
        </w:tc>
      </w:tr>
      <w:tr w:rsidR="00B40EEB" w:rsidTr="00195658">
        <w:trPr>
          <w:ins w:id="1387" w:author="Szabolcs Bene" w:date="2016-06-22T22:53:00Z"/>
        </w:trPr>
        <w:tc>
          <w:tcPr>
            <w:tcW w:w="4428" w:type="dxa"/>
          </w:tcPr>
          <w:p w:rsidR="00B40EEB" w:rsidRPr="00B40EEB" w:rsidRDefault="00B40EEB" w:rsidP="00195658">
            <w:pPr>
              <w:rPr>
                <w:ins w:id="1388" w:author="Szabolcs Bene" w:date="2016-06-22T22:53:00Z"/>
                <w:rFonts w:ascii="Times New Roman" w:hAnsi="Times New Roman" w:cs="Times New Roman"/>
                <w:sz w:val="24"/>
                <w:szCs w:val="24"/>
                <w:rPrChange w:id="1389" w:author="Szabolcs Bene" w:date="2016-06-22T22:55:00Z">
                  <w:rPr>
                    <w:ins w:id="1390" w:author="Szabolcs Bene" w:date="2016-06-22T22:53:00Z"/>
                  </w:rPr>
                </w:rPrChange>
              </w:rPr>
            </w:pPr>
            <w:ins w:id="1391" w:author="Szabolcs Bene" w:date="2016-06-22T22:53:00Z">
              <w:r w:rsidRPr="00B40EEB">
                <w:t>WHATWG</w:t>
              </w:r>
            </w:ins>
          </w:p>
        </w:tc>
        <w:tc>
          <w:tcPr>
            <w:tcW w:w="4428" w:type="dxa"/>
          </w:tcPr>
          <w:p w:rsidR="00B40EEB" w:rsidRPr="00B40EEB" w:rsidRDefault="00B40EEB" w:rsidP="00195658">
            <w:pPr>
              <w:rPr>
                <w:ins w:id="1392" w:author="Szabolcs Bene" w:date="2016-06-22T22:53:00Z"/>
                <w:rFonts w:ascii="Times New Roman" w:hAnsi="Times New Roman" w:cs="Times New Roman"/>
                <w:sz w:val="24"/>
                <w:szCs w:val="24"/>
                <w:rPrChange w:id="1393" w:author="Szabolcs Bene" w:date="2016-06-22T22:55:00Z">
                  <w:rPr>
                    <w:ins w:id="1394" w:author="Szabolcs Bene" w:date="2016-06-22T22:53:00Z"/>
                  </w:rPr>
                </w:rPrChange>
              </w:rPr>
            </w:pPr>
            <w:ins w:id="1395" w:author="Szabolcs Bene" w:date="2016-06-22T22:53:00Z">
              <w:r w:rsidRPr="00B40EEB">
                <w:t>Web Hypertext Application Technology Working</w:t>
              </w:r>
            </w:ins>
          </w:p>
        </w:tc>
      </w:tr>
      <w:tr w:rsidR="00B40EEB" w:rsidTr="00195658">
        <w:trPr>
          <w:ins w:id="1396" w:author="Szabolcs Bene" w:date="2016-06-22T22:52:00Z"/>
        </w:trPr>
        <w:tc>
          <w:tcPr>
            <w:tcW w:w="4428" w:type="dxa"/>
          </w:tcPr>
          <w:p w:rsidR="00B40EEB" w:rsidRPr="00B40EEB" w:rsidRDefault="00B40EEB" w:rsidP="00195658">
            <w:pPr>
              <w:rPr>
                <w:ins w:id="1397" w:author="Szabolcs Bene" w:date="2016-06-22T22:52:00Z"/>
                <w:rFonts w:ascii="Times New Roman" w:hAnsi="Times New Roman" w:cs="Times New Roman"/>
                <w:sz w:val="24"/>
                <w:szCs w:val="24"/>
                <w:rPrChange w:id="1398" w:author="Szabolcs Bene" w:date="2016-06-22T22:55:00Z">
                  <w:rPr>
                    <w:ins w:id="1399" w:author="Szabolcs Bene" w:date="2016-06-22T22:52:00Z"/>
                  </w:rPr>
                </w:rPrChange>
              </w:rPr>
            </w:pPr>
            <w:ins w:id="1400" w:author="Szabolcs Bene" w:date="2016-06-22T22:52:00Z">
              <w:r w:rsidRPr="00B40EEB">
                <w:t>WWW</w:t>
              </w:r>
            </w:ins>
          </w:p>
        </w:tc>
        <w:tc>
          <w:tcPr>
            <w:tcW w:w="4428" w:type="dxa"/>
          </w:tcPr>
          <w:p w:rsidR="00B40EEB" w:rsidRPr="00B40EEB" w:rsidRDefault="00B40EEB" w:rsidP="00195658">
            <w:pPr>
              <w:rPr>
                <w:ins w:id="1401" w:author="Szabolcs Bene" w:date="2016-06-22T22:52:00Z"/>
                <w:rFonts w:ascii="Times New Roman" w:hAnsi="Times New Roman" w:cs="Times New Roman"/>
                <w:sz w:val="24"/>
                <w:szCs w:val="24"/>
                <w:rPrChange w:id="1402" w:author="Szabolcs Bene" w:date="2016-06-22T22:55:00Z">
                  <w:rPr>
                    <w:ins w:id="1403" w:author="Szabolcs Bene" w:date="2016-06-22T22:52:00Z"/>
                  </w:rPr>
                </w:rPrChange>
              </w:rPr>
            </w:pPr>
            <w:ins w:id="1404" w:author="Szabolcs Bene" w:date="2016-06-22T22:52:00Z">
              <w:r w:rsidRPr="00B40EEB">
                <w:t>World Wide Web</w:t>
              </w:r>
            </w:ins>
          </w:p>
        </w:tc>
      </w:tr>
    </w:tbl>
    <w:p w:rsidR="00195658" w:rsidRPr="00867F94" w:rsidRDefault="00195658">
      <w:pPr>
        <w:rPr>
          <w:ins w:id="1405" w:author="Szabolcs Bene" w:date="2016-06-22T22:45:00Z"/>
        </w:rPr>
        <w:pPrChange w:id="1406" w:author="Szabolcs Bene" w:date="2016-06-22T22:45:00Z">
          <w:pPr>
            <w:pStyle w:val="Heading1"/>
          </w:pPr>
        </w:pPrChange>
      </w:pPr>
    </w:p>
    <w:p w:rsidR="0088197E" w:rsidRPr="002C4012" w:rsidDel="009D038A" w:rsidRDefault="001C782D">
      <w:pPr>
        <w:ind w:firstLine="0"/>
        <w:rPr>
          <w:del w:id="1407" w:author="Szabolcs Bene" w:date="2016-06-22T19:54:00Z"/>
          <w:b/>
          <w:rPrChange w:id="1408" w:author="Szabolcs Bene" w:date="2016-06-22T20:09:00Z">
            <w:rPr>
              <w:del w:id="1409" w:author="Szabolcs Bene" w:date="2016-06-22T19:54:00Z"/>
            </w:rPr>
          </w:rPrChange>
        </w:rPr>
        <w:pPrChange w:id="1410" w:author="Szabolcs Bene" w:date="2016-06-22T19:54:00Z">
          <w:pPr>
            <w:ind w:left="709" w:hanging="709"/>
          </w:pPr>
        </w:pPrChange>
      </w:pPr>
      <w:ins w:id="1411" w:author="Szabolcs Bene" w:date="2016-06-22T22:45:00Z">
        <w:r w:rsidRPr="002C4012" w:rsidDel="009D038A">
          <w:rPr>
            <w:b/>
          </w:rPr>
          <w:t xml:space="preserve"> </w:t>
        </w:r>
      </w:ins>
      <w:del w:id="1412" w:author="Szabolcs Bene" w:date="2016-06-22T19:54:00Z">
        <w:r w:rsidR="0088197E" w:rsidRPr="002C4012" w:rsidDel="009D038A">
          <w:rPr>
            <w:b/>
            <w:rPrChange w:id="1413" w:author="Szabolcs Bene" w:date="2016-06-22T20:09:00Z">
              <w:rPr/>
            </w:rPrChange>
          </w:rPr>
          <w:delText>[</w:delText>
        </w:r>
        <w:r w:rsidR="00DF0AA7" w:rsidRPr="002C4012" w:rsidDel="009D038A">
          <w:rPr>
            <w:b/>
            <w:rPrChange w:id="1414" w:author="Szabolcs Bene" w:date="2016-06-22T20:09:00Z">
              <w:rPr/>
            </w:rPrChange>
          </w:rPr>
          <w:delText>22</w:delText>
        </w:r>
        <w:r w:rsidR="0088197E" w:rsidRPr="002C4012" w:rsidDel="009D038A">
          <w:rPr>
            <w:b/>
            <w:rPrChange w:id="1415" w:author="Szabolcs Bene" w:date="2016-06-22T20:09:00Z">
              <w:rPr/>
            </w:rPrChange>
          </w:rPr>
          <w:delText>]</w:delText>
        </w:r>
        <w:r w:rsidR="0088197E" w:rsidRPr="002C4012" w:rsidDel="009D038A">
          <w:rPr>
            <w:b/>
            <w:rPrChange w:id="1416" w:author="Szabolcs Bene" w:date="2016-06-22T20:09:00Z">
              <w:rPr/>
            </w:rPrChange>
          </w:rPr>
          <w:tab/>
          <w:delText xml:space="preserve">WebRTC API – </w:delText>
        </w:r>
      </w:del>
    </w:p>
    <w:p w:rsidR="0088197E" w:rsidDel="009D038A" w:rsidRDefault="007B493E">
      <w:pPr>
        <w:ind w:left="709" w:hanging="709"/>
        <w:rPr>
          <w:del w:id="1417" w:author="Szabolcs Bene" w:date="2016-06-22T19:56:00Z"/>
        </w:rPr>
        <w:pPrChange w:id="1418" w:author="Szabolcs Bene" w:date="2016-06-22T19:54:00Z">
          <w:pPr>
            <w:ind w:left="709" w:firstLine="0"/>
          </w:pPr>
        </w:pPrChange>
      </w:pPr>
      <w:del w:id="1419" w:author="Szabolcs Bene" w:date="2016-06-22T19:54:00Z">
        <w:r w:rsidDel="009D038A">
          <w:fldChar w:fldCharType="begin"/>
        </w:r>
        <w:r w:rsidDel="009D038A">
          <w:delInstrText xml:space="preserve"> HYPERLINK "https://developer.mozilla.org/en-US/docs/Web/API/WebRTC_API/Connectivity" </w:delInstrText>
        </w:r>
        <w:r w:rsidDel="009D038A">
          <w:fldChar w:fldCharType="separate"/>
        </w:r>
        <w:r w:rsidR="00D269E7" w:rsidRPr="00E2636F" w:rsidDel="009D038A">
          <w:delText>https://developer.mozilla.org/en-US/docs/Web/API/WebRTC_API/Connectivity</w:delText>
        </w:r>
        <w:r w:rsidDel="009D038A">
          <w:fldChar w:fldCharType="end"/>
        </w:r>
      </w:del>
    </w:p>
    <w:p w:rsidR="00CF46C3" w:rsidDel="009D038A" w:rsidRDefault="00D269E7">
      <w:pPr>
        <w:ind w:firstLine="0"/>
        <w:rPr>
          <w:del w:id="1420" w:author="Szabolcs Bene" w:date="2016-06-22T19:56:00Z"/>
        </w:rPr>
        <w:pPrChange w:id="1421" w:author="Szabolcs Bene" w:date="2016-06-22T19:56:00Z">
          <w:pPr>
            <w:ind w:left="709" w:hanging="709"/>
          </w:pPr>
        </w:pPrChange>
      </w:pPr>
      <w:del w:id="1422" w:author="Szabolcs Bene" w:date="2016-06-22T19:56:00Z">
        <w:r w:rsidDel="009D038A">
          <w:delText>[</w:delText>
        </w:r>
        <w:r w:rsidR="00DF0AA7" w:rsidDel="009D038A">
          <w:delText>23</w:delText>
        </w:r>
        <w:r w:rsidDel="009D038A">
          <w:delText xml:space="preserve">] </w:delText>
        </w:r>
        <w:r w:rsidDel="009D038A">
          <w:tab/>
          <w:delText xml:space="preserve">WebRTC Connection - </w:delText>
        </w:r>
        <w:r w:rsidRPr="00D269E7" w:rsidDel="009D038A">
          <w:delText>http://www.slideshare.net/cryingnavi/webrtc-20150528</w:delText>
        </w:r>
        <w:bookmarkStart w:id="1423" w:name="h.lnxbz9" w:colFirst="0" w:colLast="0"/>
        <w:bookmarkEnd w:id="1423"/>
      </w:del>
    </w:p>
    <w:p w:rsidR="005629CA" w:rsidRDefault="005629CA">
      <w:pPr>
        <w:ind w:left="709" w:hanging="709"/>
        <w:pPrChange w:id="1424" w:author="Szabolcs Bene" w:date="2016-06-22T19:56:00Z">
          <w:pPr/>
        </w:pPrChange>
      </w:pPr>
    </w:p>
    <w:sectPr w:rsidR="005629CA">
      <w:headerReference w:type="default" r:id="rId68"/>
      <w:footerReference w:type="default" r:id="rId69"/>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457" w:rsidRDefault="00776457">
      <w:r>
        <w:separator/>
      </w:r>
    </w:p>
  </w:endnote>
  <w:endnote w:type="continuationSeparator" w:id="0">
    <w:p w:rsidR="00776457" w:rsidRDefault="00776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658" w:rsidRDefault="00195658">
    <w:pPr>
      <w:ind w:firstLine="0"/>
      <w:jc w:val="center"/>
    </w:pPr>
    <w:r>
      <w:fldChar w:fldCharType="begin"/>
    </w:r>
    <w:r>
      <w:instrText>PAGE</w:instrText>
    </w:r>
    <w:r>
      <w:fldChar w:fldCharType="separate"/>
    </w:r>
    <w:r w:rsidR="004C39D1">
      <w:rPr>
        <w:noProof/>
      </w:rPr>
      <w:t>29</w:t>
    </w:r>
    <w:r>
      <w:fldChar w:fldCharType="end"/>
    </w:r>
  </w:p>
  <w:p w:rsidR="00195658" w:rsidRDefault="00195658">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457" w:rsidRDefault="00776457">
      <w:r>
        <w:separator/>
      </w:r>
    </w:p>
  </w:footnote>
  <w:footnote w:type="continuationSeparator" w:id="0">
    <w:p w:rsidR="00776457" w:rsidRDefault="00776457">
      <w:r>
        <w:continuationSeparator/>
      </w:r>
    </w:p>
  </w:footnote>
  <w:footnote w:id="1">
    <w:p w:rsidR="00195658" w:rsidRPr="004C39D1" w:rsidRDefault="00195658" w:rsidP="004C39D1">
      <w:pPr>
        <w:ind w:left="709" w:hanging="709"/>
        <w:rPr>
          <w:sz w:val="20"/>
          <w:szCs w:val="20"/>
          <w:rPrChange w:id="818" w:author="Szabolcs Bene" w:date="2016-06-22T23:05:00Z">
            <w:rPr/>
          </w:rPrChange>
        </w:rPr>
        <w:pPrChange w:id="819" w:author="Szabolcs Bene" w:date="2016-06-22T23:05:00Z">
          <w:pPr>
            <w:pStyle w:val="FootnoteText"/>
          </w:pPr>
        </w:pPrChange>
      </w:pPr>
      <w:ins w:id="820" w:author="Szabolcs Bene" w:date="2016-06-22T19:55:00Z">
        <w:r>
          <w:rPr>
            <w:rStyle w:val="FootnoteReference"/>
          </w:rPr>
          <w:footnoteRef/>
        </w:r>
        <w:r>
          <w:t xml:space="preserve"> </w:t>
        </w:r>
        <w:r w:rsidRPr="009D038A">
          <w:rPr>
            <w:sz w:val="20"/>
            <w:szCs w:val="20"/>
            <w:rPrChange w:id="821" w:author="Szabolcs Bene" w:date="2016-06-22T19:55:00Z">
              <w:rPr/>
            </w:rPrChange>
          </w:rPr>
          <w:fldChar w:fldCharType="begin"/>
        </w:r>
        <w:r w:rsidRPr="009D038A">
          <w:rPr>
            <w:sz w:val="20"/>
            <w:szCs w:val="20"/>
            <w:rPrChange w:id="822" w:author="Szabolcs Bene" w:date="2016-06-22T19:55:00Z">
              <w:rPr/>
            </w:rPrChange>
          </w:rPr>
          <w:instrText xml:space="preserve"> HYPERLINK "https://developer.mozilla.org/en-US/docs/Web/API/WebRTC_API/Connectivity" </w:instrText>
        </w:r>
        <w:r w:rsidRPr="009D038A">
          <w:rPr>
            <w:sz w:val="20"/>
            <w:szCs w:val="20"/>
            <w:rPrChange w:id="823" w:author="Szabolcs Bene" w:date="2016-06-22T19:55:00Z">
              <w:rPr/>
            </w:rPrChange>
          </w:rPr>
          <w:fldChar w:fldCharType="separate"/>
        </w:r>
        <w:r w:rsidRPr="009D038A">
          <w:rPr>
            <w:sz w:val="20"/>
            <w:szCs w:val="20"/>
            <w:rPrChange w:id="824" w:author="Szabolcs Bene" w:date="2016-06-22T19:55:00Z">
              <w:rPr/>
            </w:rPrChange>
          </w:rPr>
          <w:t>https://developer.mozilla.org/en-US/docs/Web/API/WebRTC_API/Connectivity</w:t>
        </w:r>
        <w:r w:rsidRPr="009D038A">
          <w:rPr>
            <w:sz w:val="20"/>
            <w:szCs w:val="20"/>
            <w:rPrChange w:id="825" w:author="Szabolcs Bene" w:date="2016-06-22T19:55:00Z">
              <w:rPr/>
            </w:rPrChange>
          </w:rPr>
          <w:fldChar w:fldCharType="end"/>
        </w:r>
      </w:ins>
      <w:bookmarkStart w:id="826" w:name="_GoBack"/>
      <w:bookmarkEnd w:id="826"/>
    </w:p>
  </w:footnote>
  <w:footnote w:id="2">
    <w:p w:rsidR="00195658" w:rsidRPr="00DF1BB9" w:rsidRDefault="00195658" w:rsidP="00634FB5">
      <w:pPr>
        <w:pStyle w:val="FootnoteText"/>
        <w:ind w:firstLine="0"/>
        <w:rPr>
          <w:lang w:val="en-US"/>
          <w:rPrChange w:id="829" w:author="Szabolcs Bene" w:date="2016-06-22T19:56:00Z">
            <w:rPr/>
          </w:rPrChange>
        </w:rPr>
        <w:pPrChange w:id="830" w:author="Szabolcs Bene" w:date="2016-06-22T23:05:00Z">
          <w:pPr>
            <w:pStyle w:val="FootnoteText"/>
          </w:pPr>
        </w:pPrChange>
      </w:pPr>
      <w:ins w:id="831" w:author="Szabolcs Bene" w:date="2016-06-22T19:56:00Z">
        <w:r>
          <w:rPr>
            <w:rStyle w:val="FootnoteReference"/>
          </w:rPr>
          <w:footnoteRef/>
        </w:r>
        <w:r>
          <w:t xml:space="preserve"> </w:t>
        </w:r>
        <w:r w:rsidRPr="00D269E7">
          <w:t>http://www.slideshare.net/cryingnavi/webrtc-20150528</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658" w:rsidRDefault="00195658">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5658" w:rsidRDefault="00195658">
    <w:pPr>
      <w:tabs>
        <w:tab w:val="center" w:pos="4320"/>
        <w:tab w:val="right" w:pos="8640"/>
      </w:tabs>
      <w:ind w:firstLine="0"/>
      <w:jc w:val="center"/>
    </w:pPr>
    <w:r>
      <w:rPr>
        <w:rFonts w:ascii="Verdana" w:eastAsia="Verdana" w:hAnsi="Verdana" w:cs="Verdana"/>
        <w:b/>
        <w:sz w:val="20"/>
        <w:szCs w:val="20"/>
      </w:rPr>
      <w:t>FACULTATEA DE AUTOMATICĂ și CALCULATOARE</w:t>
    </w:r>
  </w:p>
  <w:p w:rsidR="00195658" w:rsidRDefault="00195658">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3EC6"/>
    <w:rsid w:val="00004C0E"/>
    <w:rsid w:val="00005335"/>
    <w:rsid w:val="0000559C"/>
    <w:rsid w:val="00010F5B"/>
    <w:rsid w:val="00023C76"/>
    <w:rsid w:val="00026FE1"/>
    <w:rsid w:val="00034A56"/>
    <w:rsid w:val="00036AC3"/>
    <w:rsid w:val="0003713C"/>
    <w:rsid w:val="00037C16"/>
    <w:rsid w:val="0004674E"/>
    <w:rsid w:val="00047C09"/>
    <w:rsid w:val="00050E26"/>
    <w:rsid w:val="000525B0"/>
    <w:rsid w:val="00060B59"/>
    <w:rsid w:val="00061654"/>
    <w:rsid w:val="00062368"/>
    <w:rsid w:val="00062B12"/>
    <w:rsid w:val="00062FB4"/>
    <w:rsid w:val="00063759"/>
    <w:rsid w:val="000653BB"/>
    <w:rsid w:val="000656E6"/>
    <w:rsid w:val="000673D2"/>
    <w:rsid w:val="000702E6"/>
    <w:rsid w:val="00072C98"/>
    <w:rsid w:val="00073C80"/>
    <w:rsid w:val="00074ACC"/>
    <w:rsid w:val="00076384"/>
    <w:rsid w:val="000810FA"/>
    <w:rsid w:val="00085CF4"/>
    <w:rsid w:val="00086321"/>
    <w:rsid w:val="00090F5F"/>
    <w:rsid w:val="00091C45"/>
    <w:rsid w:val="00094670"/>
    <w:rsid w:val="0009725D"/>
    <w:rsid w:val="00097581"/>
    <w:rsid w:val="000A2112"/>
    <w:rsid w:val="000A6886"/>
    <w:rsid w:val="000B1CC5"/>
    <w:rsid w:val="000B5FC0"/>
    <w:rsid w:val="000C0005"/>
    <w:rsid w:val="000C0339"/>
    <w:rsid w:val="000C073F"/>
    <w:rsid w:val="000C61E2"/>
    <w:rsid w:val="000D100F"/>
    <w:rsid w:val="000D31CE"/>
    <w:rsid w:val="000D3AC8"/>
    <w:rsid w:val="000E3DCB"/>
    <w:rsid w:val="000E4B08"/>
    <w:rsid w:val="000E595F"/>
    <w:rsid w:val="000E6E6F"/>
    <w:rsid w:val="000E75EF"/>
    <w:rsid w:val="000F01EA"/>
    <w:rsid w:val="000F0578"/>
    <w:rsid w:val="000F0D73"/>
    <w:rsid w:val="000F4D17"/>
    <w:rsid w:val="000F626F"/>
    <w:rsid w:val="001033D3"/>
    <w:rsid w:val="001035E5"/>
    <w:rsid w:val="0010390B"/>
    <w:rsid w:val="00104E84"/>
    <w:rsid w:val="00111825"/>
    <w:rsid w:val="00111E3A"/>
    <w:rsid w:val="001203B1"/>
    <w:rsid w:val="00120C41"/>
    <w:rsid w:val="001229EE"/>
    <w:rsid w:val="001239FA"/>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94"/>
    <w:rsid w:val="001709B9"/>
    <w:rsid w:val="00173D42"/>
    <w:rsid w:val="00175909"/>
    <w:rsid w:val="00177CCB"/>
    <w:rsid w:val="001871F0"/>
    <w:rsid w:val="00187D11"/>
    <w:rsid w:val="00187F70"/>
    <w:rsid w:val="00190DB0"/>
    <w:rsid w:val="00190E4C"/>
    <w:rsid w:val="00192A35"/>
    <w:rsid w:val="00192D8B"/>
    <w:rsid w:val="00195658"/>
    <w:rsid w:val="00197DE8"/>
    <w:rsid w:val="001A342E"/>
    <w:rsid w:val="001A4D25"/>
    <w:rsid w:val="001A551C"/>
    <w:rsid w:val="001A5943"/>
    <w:rsid w:val="001A5D4C"/>
    <w:rsid w:val="001B1133"/>
    <w:rsid w:val="001B37A0"/>
    <w:rsid w:val="001B4815"/>
    <w:rsid w:val="001B5288"/>
    <w:rsid w:val="001B5D7D"/>
    <w:rsid w:val="001B6B61"/>
    <w:rsid w:val="001B7459"/>
    <w:rsid w:val="001C0684"/>
    <w:rsid w:val="001C261F"/>
    <w:rsid w:val="001C4CD8"/>
    <w:rsid w:val="001C4FB2"/>
    <w:rsid w:val="001C551E"/>
    <w:rsid w:val="001C5B2E"/>
    <w:rsid w:val="001C67D2"/>
    <w:rsid w:val="001C782D"/>
    <w:rsid w:val="001D0F04"/>
    <w:rsid w:val="001D17CE"/>
    <w:rsid w:val="001D5495"/>
    <w:rsid w:val="001E2258"/>
    <w:rsid w:val="001E44D5"/>
    <w:rsid w:val="001E44E1"/>
    <w:rsid w:val="001F0FC0"/>
    <w:rsid w:val="001F198C"/>
    <w:rsid w:val="001F1C9B"/>
    <w:rsid w:val="001F3F86"/>
    <w:rsid w:val="001F6217"/>
    <w:rsid w:val="001F6A48"/>
    <w:rsid w:val="00204DDB"/>
    <w:rsid w:val="002074C1"/>
    <w:rsid w:val="00213881"/>
    <w:rsid w:val="0021602B"/>
    <w:rsid w:val="00216ECA"/>
    <w:rsid w:val="002205EC"/>
    <w:rsid w:val="00222711"/>
    <w:rsid w:val="00223BCC"/>
    <w:rsid w:val="00224F62"/>
    <w:rsid w:val="00226CC9"/>
    <w:rsid w:val="0022722E"/>
    <w:rsid w:val="00230704"/>
    <w:rsid w:val="002319CC"/>
    <w:rsid w:val="002321D2"/>
    <w:rsid w:val="00235C88"/>
    <w:rsid w:val="0023630D"/>
    <w:rsid w:val="00236CF5"/>
    <w:rsid w:val="00242011"/>
    <w:rsid w:val="00243001"/>
    <w:rsid w:val="002438AD"/>
    <w:rsid w:val="00247BC3"/>
    <w:rsid w:val="00247EED"/>
    <w:rsid w:val="0025043F"/>
    <w:rsid w:val="002531D7"/>
    <w:rsid w:val="002545F7"/>
    <w:rsid w:val="00255F0A"/>
    <w:rsid w:val="0025656C"/>
    <w:rsid w:val="00256A2F"/>
    <w:rsid w:val="00257F7B"/>
    <w:rsid w:val="002629D9"/>
    <w:rsid w:val="00262AF5"/>
    <w:rsid w:val="0026524B"/>
    <w:rsid w:val="00265356"/>
    <w:rsid w:val="002662F9"/>
    <w:rsid w:val="00272B61"/>
    <w:rsid w:val="0027514E"/>
    <w:rsid w:val="00275C48"/>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7A3"/>
    <w:rsid w:val="002B1958"/>
    <w:rsid w:val="002B33A8"/>
    <w:rsid w:val="002B3A09"/>
    <w:rsid w:val="002B79C3"/>
    <w:rsid w:val="002C0728"/>
    <w:rsid w:val="002C1495"/>
    <w:rsid w:val="002C1EFC"/>
    <w:rsid w:val="002C24FB"/>
    <w:rsid w:val="002C3188"/>
    <w:rsid w:val="002C4012"/>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7081"/>
    <w:rsid w:val="00327EA5"/>
    <w:rsid w:val="00331795"/>
    <w:rsid w:val="00336739"/>
    <w:rsid w:val="00336A23"/>
    <w:rsid w:val="003453CD"/>
    <w:rsid w:val="00345B0A"/>
    <w:rsid w:val="003464ED"/>
    <w:rsid w:val="00347634"/>
    <w:rsid w:val="003477A0"/>
    <w:rsid w:val="00350E8D"/>
    <w:rsid w:val="00355B47"/>
    <w:rsid w:val="00357D81"/>
    <w:rsid w:val="00360024"/>
    <w:rsid w:val="003666B3"/>
    <w:rsid w:val="00367325"/>
    <w:rsid w:val="00370E62"/>
    <w:rsid w:val="00371A96"/>
    <w:rsid w:val="003729DF"/>
    <w:rsid w:val="00376159"/>
    <w:rsid w:val="0037663F"/>
    <w:rsid w:val="00381A2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4862"/>
    <w:rsid w:val="003C48B8"/>
    <w:rsid w:val="003C6457"/>
    <w:rsid w:val="003D1BA6"/>
    <w:rsid w:val="003D3D37"/>
    <w:rsid w:val="003D728A"/>
    <w:rsid w:val="003E0CFE"/>
    <w:rsid w:val="003E3EF0"/>
    <w:rsid w:val="003E43D6"/>
    <w:rsid w:val="003E6BAC"/>
    <w:rsid w:val="003F16CD"/>
    <w:rsid w:val="003F3D0C"/>
    <w:rsid w:val="003F431B"/>
    <w:rsid w:val="003F5776"/>
    <w:rsid w:val="003F6681"/>
    <w:rsid w:val="003F76E4"/>
    <w:rsid w:val="00400C8A"/>
    <w:rsid w:val="004036E0"/>
    <w:rsid w:val="00403A18"/>
    <w:rsid w:val="00410A3D"/>
    <w:rsid w:val="004114C2"/>
    <w:rsid w:val="00415620"/>
    <w:rsid w:val="004164D7"/>
    <w:rsid w:val="00420599"/>
    <w:rsid w:val="00421E25"/>
    <w:rsid w:val="00422DD8"/>
    <w:rsid w:val="0042389E"/>
    <w:rsid w:val="00433ABA"/>
    <w:rsid w:val="004348C4"/>
    <w:rsid w:val="00436739"/>
    <w:rsid w:val="00436C77"/>
    <w:rsid w:val="00440BAD"/>
    <w:rsid w:val="00440F1A"/>
    <w:rsid w:val="00443714"/>
    <w:rsid w:val="00443A61"/>
    <w:rsid w:val="00444273"/>
    <w:rsid w:val="00446889"/>
    <w:rsid w:val="00450E86"/>
    <w:rsid w:val="00456572"/>
    <w:rsid w:val="00457CFA"/>
    <w:rsid w:val="0046316D"/>
    <w:rsid w:val="0046507E"/>
    <w:rsid w:val="00467CD3"/>
    <w:rsid w:val="004706E6"/>
    <w:rsid w:val="00475631"/>
    <w:rsid w:val="00477600"/>
    <w:rsid w:val="00480B9C"/>
    <w:rsid w:val="00480D6B"/>
    <w:rsid w:val="00482B1A"/>
    <w:rsid w:val="004861B6"/>
    <w:rsid w:val="00487765"/>
    <w:rsid w:val="00487DD1"/>
    <w:rsid w:val="004911D8"/>
    <w:rsid w:val="004919B0"/>
    <w:rsid w:val="0049453F"/>
    <w:rsid w:val="0049582A"/>
    <w:rsid w:val="004A1B74"/>
    <w:rsid w:val="004A4C7B"/>
    <w:rsid w:val="004A5D53"/>
    <w:rsid w:val="004A6172"/>
    <w:rsid w:val="004A6492"/>
    <w:rsid w:val="004B1652"/>
    <w:rsid w:val="004B50E0"/>
    <w:rsid w:val="004C2A44"/>
    <w:rsid w:val="004C34BF"/>
    <w:rsid w:val="004C39D1"/>
    <w:rsid w:val="004C439E"/>
    <w:rsid w:val="004C6A0F"/>
    <w:rsid w:val="004C6A59"/>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27A7"/>
    <w:rsid w:val="00533825"/>
    <w:rsid w:val="0054264B"/>
    <w:rsid w:val="0054305E"/>
    <w:rsid w:val="0054370A"/>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05C"/>
    <w:rsid w:val="005B12E8"/>
    <w:rsid w:val="005B270D"/>
    <w:rsid w:val="005B6580"/>
    <w:rsid w:val="005B7CF5"/>
    <w:rsid w:val="005C0A3B"/>
    <w:rsid w:val="005D1397"/>
    <w:rsid w:val="005D14C0"/>
    <w:rsid w:val="005D4AB2"/>
    <w:rsid w:val="005D500C"/>
    <w:rsid w:val="005D764B"/>
    <w:rsid w:val="005E0668"/>
    <w:rsid w:val="005E0BDD"/>
    <w:rsid w:val="005E3091"/>
    <w:rsid w:val="005E34CB"/>
    <w:rsid w:val="005E3B7B"/>
    <w:rsid w:val="005E4D1C"/>
    <w:rsid w:val="005F03DB"/>
    <w:rsid w:val="005F413D"/>
    <w:rsid w:val="005F5FAC"/>
    <w:rsid w:val="005F6808"/>
    <w:rsid w:val="0060173F"/>
    <w:rsid w:val="0060462D"/>
    <w:rsid w:val="006060C7"/>
    <w:rsid w:val="006073A6"/>
    <w:rsid w:val="00610D86"/>
    <w:rsid w:val="00610F3A"/>
    <w:rsid w:val="006111C7"/>
    <w:rsid w:val="00611299"/>
    <w:rsid w:val="006120DB"/>
    <w:rsid w:val="006128C5"/>
    <w:rsid w:val="0061477D"/>
    <w:rsid w:val="00616E31"/>
    <w:rsid w:val="006172A3"/>
    <w:rsid w:val="00621CF8"/>
    <w:rsid w:val="0063211A"/>
    <w:rsid w:val="00634FB5"/>
    <w:rsid w:val="00635559"/>
    <w:rsid w:val="00637543"/>
    <w:rsid w:val="006422BA"/>
    <w:rsid w:val="00645B9B"/>
    <w:rsid w:val="00646EAA"/>
    <w:rsid w:val="00646EE7"/>
    <w:rsid w:val="00650497"/>
    <w:rsid w:val="0065166D"/>
    <w:rsid w:val="00651D62"/>
    <w:rsid w:val="00653412"/>
    <w:rsid w:val="00655CCF"/>
    <w:rsid w:val="006649FE"/>
    <w:rsid w:val="00664B10"/>
    <w:rsid w:val="00665328"/>
    <w:rsid w:val="006653F5"/>
    <w:rsid w:val="00665C0A"/>
    <w:rsid w:val="00665DE0"/>
    <w:rsid w:val="00666B15"/>
    <w:rsid w:val="00670351"/>
    <w:rsid w:val="0067310B"/>
    <w:rsid w:val="0067550E"/>
    <w:rsid w:val="00682628"/>
    <w:rsid w:val="00683EE7"/>
    <w:rsid w:val="00685229"/>
    <w:rsid w:val="00685B1A"/>
    <w:rsid w:val="00687B3F"/>
    <w:rsid w:val="0069006F"/>
    <w:rsid w:val="00690216"/>
    <w:rsid w:val="00691714"/>
    <w:rsid w:val="00692256"/>
    <w:rsid w:val="00693098"/>
    <w:rsid w:val="006932B2"/>
    <w:rsid w:val="006944D7"/>
    <w:rsid w:val="00696C82"/>
    <w:rsid w:val="00697A51"/>
    <w:rsid w:val="006A27F4"/>
    <w:rsid w:val="006A3149"/>
    <w:rsid w:val="006A3C2C"/>
    <w:rsid w:val="006A5B5F"/>
    <w:rsid w:val="006A607B"/>
    <w:rsid w:val="006A722B"/>
    <w:rsid w:val="006B0314"/>
    <w:rsid w:val="006B0802"/>
    <w:rsid w:val="006B202B"/>
    <w:rsid w:val="006C145B"/>
    <w:rsid w:val="006C165A"/>
    <w:rsid w:val="006C2B9A"/>
    <w:rsid w:val="006C344D"/>
    <w:rsid w:val="006C45B9"/>
    <w:rsid w:val="006C4DAA"/>
    <w:rsid w:val="006C5949"/>
    <w:rsid w:val="006C5AAD"/>
    <w:rsid w:val="006C617B"/>
    <w:rsid w:val="006C62E7"/>
    <w:rsid w:val="006C62F7"/>
    <w:rsid w:val="006C660E"/>
    <w:rsid w:val="006D1A02"/>
    <w:rsid w:val="006D2D35"/>
    <w:rsid w:val="006D339A"/>
    <w:rsid w:val="006E18FC"/>
    <w:rsid w:val="006E5BA2"/>
    <w:rsid w:val="006F7E3C"/>
    <w:rsid w:val="00702E0E"/>
    <w:rsid w:val="007049BE"/>
    <w:rsid w:val="00714938"/>
    <w:rsid w:val="00715DEC"/>
    <w:rsid w:val="007205D2"/>
    <w:rsid w:val="00722118"/>
    <w:rsid w:val="007221B2"/>
    <w:rsid w:val="00722B1A"/>
    <w:rsid w:val="007232F1"/>
    <w:rsid w:val="00723A08"/>
    <w:rsid w:val="00730FEC"/>
    <w:rsid w:val="00734E21"/>
    <w:rsid w:val="007371DD"/>
    <w:rsid w:val="00740D2F"/>
    <w:rsid w:val="0074152A"/>
    <w:rsid w:val="00742212"/>
    <w:rsid w:val="00742CFC"/>
    <w:rsid w:val="00744B04"/>
    <w:rsid w:val="00756CDF"/>
    <w:rsid w:val="00757055"/>
    <w:rsid w:val="007605FE"/>
    <w:rsid w:val="00761E29"/>
    <w:rsid w:val="00763351"/>
    <w:rsid w:val="00763BBE"/>
    <w:rsid w:val="00765940"/>
    <w:rsid w:val="00765E73"/>
    <w:rsid w:val="00773E76"/>
    <w:rsid w:val="0077581B"/>
    <w:rsid w:val="00776457"/>
    <w:rsid w:val="007800EA"/>
    <w:rsid w:val="00780F1A"/>
    <w:rsid w:val="00783EF2"/>
    <w:rsid w:val="00785247"/>
    <w:rsid w:val="0079071C"/>
    <w:rsid w:val="0079542F"/>
    <w:rsid w:val="00795E89"/>
    <w:rsid w:val="00796323"/>
    <w:rsid w:val="0079638E"/>
    <w:rsid w:val="00796968"/>
    <w:rsid w:val="00796E90"/>
    <w:rsid w:val="007970D2"/>
    <w:rsid w:val="007A1A90"/>
    <w:rsid w:val="007A2BD6"/>
    <w:rsid w:val="007A4390"/>
    <w:rsid w:val="007A5B74"/>
    <w:rsid w:val="007B011C"/>
    <w:rsid w:val="007B03CB"/>
    <w:rsid w:val="007B0B04"/>
    <w:rsid w:val="007B276D"/>
    <w:rsid w:val="007B2EDF"/>
    <w:rsid w:val="007B4697"/>
    <w:rsid w:val="007B493E"/>
    <w:rsid w:val="007B553D"/>
    <w:rsid w:val="007B5FD8"/>
    <w:rsid w:val="007B63E9"/>
    <w:rsid w:val="007C010F"/>
    <w:rsid w:val="007C50CF"/>
    <w:rsid w:val="007C6EB2"/>
    <w:rsid w:val="007C7128"/>
    <w:rsid w:val="007E0D71"/>
    <w:rsid w:val="007E1D47"/>
    <w:rsid w:val="007E2AEF"/>
    <w:rsid w:val="007E69BF"/>
    <w:rsid w:val="007E7833"/>
    <w:rsid w:val="007E7DA2"/>
    <w:rsid w:val="007F0F3A"/>
    <w:rsid w:val="007F2B33"/>
    <w:rsid w:val="007F6147"/>
    <w:rsid w:val="007F651B"/>
    <w:rsid w:val="007F7FD4"/>
    <w:rsid w:val="00802227"/>
    <w:rsid w:val="00803410"/>
    <w:rsid w:val="00804C28"/>
    <w:rsid w:val="00805660"/>
    <w:rsid w:val="00807FED"/>
    <w:rsid w:val="008131CC"/>
    <w:rsid w:val="00814E10"/>
    <w:rsid w:val="00816043"/>
    <w:rsid w:val="00817E88"/>
    <w:rsid w:val="00823DE1"/>
    <w:rsid w:val="00826750"/>
    <w:rsid w:val="00826826"/>
    <w:rsid w:val="00826942"/>
    <w:rsid w:val="008306DB"/>
    <w:rsid w:val="0083453D"/>
    <w:rsid w:val="00834B7A"/>
    <w:rsid w:val="00835DC4"/>
    <w:rsid w:val="008371F6"/>
    <w:rsid w:val="00843B2F"/>
    <w:rsid w:val="00844D97"/>
    <w:rsid w:val="00844E55"/>
    <w:rsid w:val="00845A52"/>
    <w:rsid w:val="00846CA7"/>
    <w:rsid w:val="00847CAC"/>
    <w:rsid w:val="00850583"/>
    <w:rsid w:val="008562F3"/>
    <w:rsid w:val="008566D2"/>
    <w:rsid w:val="00860BAF"/>
    <w:rsid w:val="008611A3"/>
    <w:rsid w:val="00862085"/>
    <w:rsid w:val="0086561E"/>
    <w:rsid w:val="0086574D"/>
    <w:rsid w:val="00865EC7"/>
    <w:rsid w:val="00867F94"/>
    <w:rsid w:val="008731F7"/>
    <w:rsid w:val="00875023"/>
    <w:rsid w:val="00876EB2"/>
    <w:rsid w:val="00877DAF"/>
    <w:rsid w:val="00880444"/>
    <w:rsid w:val="0088197E"/>
    <w:rsid w:val="00881E42"/>
    <w:rsid w:val="00885D1F"/>
    <w:rsid w:val="00890BC7"/>
    <w:rsid w:val="00891363"/>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D4731"/>
    <w:rsid w:val="008E24F3"/>
    <w:rsid w:val="008E34AA"/>
    <w:rsid w:val="008E4FCA"/>
    <w:rsid w:val="008F1AAB"/>
    <w:rsid w:val="008F2070"/>
    <w:rsid w:val="008F42B7"/>
    <w:rsid w:val="008F674D"/>
    <w:rsid w:val="009074C0"/>
    <w:rsid w:val="0091176E"/>
    <w:rsid w:val="0091309C"/>
    <w:rsid w:val="0091478C"/>
    <w:rsid w:val="00917A7C"/>
    <w:rsid w:val="00922508"/>
    <w:rsid w:val="009234A5"/>
    <w:rsid w:val="00923F02"/>
    <w:rsid w:val="009250CB"/>
    <w:rsid w:val="00926D34"/>
    <w:rsid w:val="00927062"/>
    <w:rsid w:val="009303AA"/>
    <w:rsid w:val="009310BE"/>
    <w:rsid w:val="0093246E"/>
    <w:rsid w:val="00940F17"/>
    <w:rsid w:val="0094457A"/>
    <w:rsid w:val="009448FB"/>
    <w:rsid w:val="00945C2A"/>
    <w:rsid w:val="00946FB4"/>
    <w:rsid w:val="0095287D"/>
    <w:rsid w:val="009549FF"/>
    <w:rsid w:val="00955789"/>
    <w:rsid w:val="00957E4F"/>
    <w:rsid w:val="00965C2C"/>
    <w:rsid w:val="00967822"/>
    <w:rsid w:val="00973CD0"/>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038A"/>
    <w:rsid w:val="009D26B6"/>
    <w:rsid w:val="009D2897"/>
    <w:rsid w:val="009D60E5"/>
    <w:rsid w:val="009D62EA"/>
    <w:rsid w:val="009E0DAA"/>
    <w:rsid w:val="009E234D"/>
    <w:rsid w:val="009E23EF"/>
    <w:rsid w:val="009E42DE"/>
    <w:rsid w:val="009F2121"/>
    <w:rsid w:val="009F2317"/>
    <w:rsid w:val="009F3330"/>
    <w:rsid w:val="009F688C"/>
    <w:rsid w:val="009F7598"/>
    <w:rsid w:val="00A00A71"/>
    <w:rsid w:val="00A00B90"/>
    <w:rsid w:val="00A01304"/>
    <w:rsid w:val="00A01320"/>
    <w:rsid w:val="00A03CAB"/>
    <w:rsid w:val="00A04CA0"/>
    <w:rsid w:val="00A0522F"/>
    <w:rsid w:val="00A065D7"/>
    <w:rsid w:val="00A0735C"/>
    <w:rsid w:val="00A13637"/>
    <w:rsid w:val="00A14923"/>
    <w:rsid w:val="00A15807"/>
    <w:rsid w:val="00A163DD"/>
    <w:rsid w:val="00A2063F"/>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3F0"/>
    <w:rsid w:val="00A5487A"/>
    <w:rsid w:val="00A56608"/>
    <w:rsid w:val="00A56643"/>
    <w:rsid w:val="00A60EC5"/>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5044"/>
    <w:rsid w:val="00AB6D9A"/>
    <w:rsid w:val="00AB7557"/>
    <w:rsid w:val="00AC3177"/>
    <w:rsid w:val="00AC362C"/>
    <w:rsid w:val="00AD44E1"/>
    <w:rsid w:val="00AD4629"/>
    <w:rsid w:val="00AD60D9"/>
    <w:rsid w:val="00AE269A"/>
    <w:rsid w:val="00AE343D"/>
    <w:rsid w:val="00AE4986"/>
    <w:rsid w:val="00AE53CD"/>
    <w:rsid w:val="00AF35D8"/>
    <w:rsid w:val="00AF58D7"/>
    <w:rsid w:val="00AF722F"/>
    <w:rsid w:val="00AF7818"/>
    <w:rsid w:val="00AF79C5"/>
    <w:rsid w:val="00AF7ED6"/>
    <w:rsid w:val="00AF7EFE"/>
    <w:rsid w:val="00B001A2"/>
    <w:rsid w:val="00B0288F"/>
    <w:rsid w:val="00B03876"/>
    <w:rsid w:val="00B03DEC"/>
    <w:rsid w:val="00B0631C"/>
    <w:rsid w:val="00B1177A"/>
    <w:rsid w:val="00B1561C"/>
    <w:rsid w:val="00B160B1"/>
    <w:rsid w:val="00B17DE8"/>
    <w:rsid w:val="00B17E66"/>
    <w:rsid w:val="00B20558"/>
    <w:rsid w:val="00B22152"/>
    <w:rsid w:val="00B22D9D"/>
    <w:rsid w:val="00B267E6"/>
    <w:rsid w:val="00B3245D"/>
    <w:rsid w:val="00B328F6"/>
    <w:rsid w:val="00B32E02"/>
    <w:rsid w:val="00B33424"/>
    <w:rsid w:val="00B33BB8"/>
    <w:rsid w:val="00B33DDA"/>
    <w:rsid w:val="00B37F13"/>
    <w:rsid w:val="00B40EEB"/>
    <w:rsid w:val="00B47F60"/>
    <w:rsid w:val="00B513CF"/>
    <w:rsid w:val="00B52FA1"/>
    <w:rsid w:val="00B53186"/>
    <w:rsid w:val="00B53398"/>
    <w:rsid w:val="00B54B10"/>
    <w:rsid w:val="00B55B79"/>
    <w:rsid w:val="00B55E96"/>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377F"/>
    <w:rsid w:val="00B968AA"/>
    <w:rsid w:val="00BA07CB"/>
    <w:rsid w:val="00BA1D99"/>
    <w:rsid w:val="00BA293C"/>
    <w:rsid w:val="00BA5DD3"/>
    <w:rsid w:val="00BB40C3"/>
    <w:rsid w:val="00BC24E7"/>
    <w:rsid w:val="00BC6B3A"/>
    <w:rsid w:val="00BD010C"/>
    <w:rsid w:val="00BD14D9"/>
    <w:rsid w:val="00BD4376"/>
    <w:rsid w:val="00BE1760"/>
    <w:rsid w:val="00BE20BA"/>
    <w:rsid w:val="00BE2906"/>
    <w:rsid w:val="00BE4925"/>
    <w:rsid w:val="00BF098D"/>
    <w:rsid w:val="00BF0F46"/>
    <w:rsid w:val="00BF12E2"/>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47738"/>
    <w:rsid w:val="00C5055A"/>
    <w:rsid w:val="00C50D27"/>
    <w:rsid w:val="00C6029B"/>
    <w:rsid w:val="00C61DDC"/>
    <w:rsid w:val="00C63E31"/>
    <w:rsid w:val="00C64C6E"/>
    <w:rsid w:val="00C71498"/>
    <w:rsid w:val="00C7513E"/>
    <w:rsid w:val="00C767B0"/>
    <w:rsid w:val="00C77B7E"/>
    <w:rsid w:val="00C804D2"/>
    <w:rsid w:val="00C83CFC"/>
    <w:rsid w:val="00C87922"/>
    <w:rsid w:val="00C92396"/>
    <w:rsid w:val="00C9273E"/>
    <w:rsid w:val="00C92A57"/>
    <w:rsid w:val="00C93CC3"/>
    <w:rsid w:val="00C95481"/>
    <w:rsid w:val="00CA1D8A"/>
    <w:rsid w:val="00CA4055"/>
    <w:rsid w:val="00CB0183"/>
    <w:rsid w:val="00CB3E8B"/>
    <w:rsid w:val="00CB40B7"/>
    <w:rsid w:val="00CB43BF"/>
    <w:rsid w:val="00CB7381"/>
    <w:rsid w:val="00CB7393"/>
    <w:rsid w:val="00CC0D3A"/>
    <w:rsid w:val="00CC1E7A"/>
    <w:rsid w:val="00CC27F0"/>
    <w:rsid w:val="00CC2C6E"/>
    <w:rsid w:val="00CC434F"/>
    <w:rsid w:val="00CC5758"/>
    <w:rsid w:val="00CC58B0"/>
    <w:rsid w:val="00CC5960"/>
    <w:rsid w:val="00CC5B30"/>
    <w:rsid w:val="00CC612A"/>
    <w:rsid w:val="00CC6A77"/>
    <w:rsid w:val="00CD4353"/>
    <w:rsid w:val="00CD54C6"/>
    <w:rsid w:val="00CE025A"/>
    <w:rsid w:val="00CE08CC"/>
    <w:rsid w:val="00CE15E9"/>
    <w:rsid w:val="00CE1E2B"/>
    <w:rsid w:val="00CE36FF"/>
    <w:rsid w:val="00CF0ACD"/>
    <w:rsid w:val="00CF1A2E"/>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3C4"/>
    <w:rsid w:val="00D51CCE"/>
    <w:rsid w:val="00D523EB"/>
    <w:rsid w:val="00D531D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511"/>
    <w:rsid w:val="00DA6644"/>
    <w:rsid w:val="00DA722F"/>
    <w:rsid w:val="00DA7BD2"/>
    <w:rsid w:val="00DB0DF1"/>
    <w:rsid w:val="00DB2F7E"/>
    <w:rsid w:val="00DB367D"/>
    <w:rsid w:val="00DB76C4"/>
    <w:rsid w:val="00DC21D7"/>
    <w:rsid w:val="00DC3624"/>
    <w:rsid w:val="00DC426E"/>
    <w:rsid w:val="00DC7661"/>
    <w:rsid w:val="00DD3512"/>
    <w:rsid w:val="00DD59FA"/>
    <w:rsid w:val="00DE2742"/>
    <w:rsid w:val="00DE32A8"/>
    <w:rsid w:val="00DE597A"/>
    <w:rsid w:val="00DF0AA7"/>
    <w:rsid w:val="00DF1BB9"/>
    <w:rsid w:val="00DF316E"/>
    <w:rsid w:val="00E01DC3"/>
    <w:rsid w:val="00E01EF9"/>
    <w:rsid w:val="00E03596"/>
    <w:rsid w:val="00E0750F"/>
    <w:rsid w:val="00E131AA"/>
    <w:rsid w:val="00E131C0"/>
    <w:rsid w:val="00E133A4"/>
    <w:rsid w:val="00E17312"/>
    <w:rsid w:val="00E2547E"/>
    <w:rsid w:val="00E2636F"/>
    <w:rsid w:val="00E3103D"/>
    <w:rsid w:val="00E31982"/>
    <w:rsid w:val="00E327C5"/>
    <w:rsid w:val="00E33790"/>
    <w:rsid w:val="00E34C48"/>
    <w:rsid w:val="00E34D0F"/>
    <w:rsid w:val="00E35C7D"/>
    <w:rsid w:val="00E37446"/>
    <w:rsid w:val="00E378FE"/>
    <w:rsid w:val="00E457CB"/>
    <w:rsid w:val="00E4597E"/>
    <w:rsid w:val="00E50452"/>
    <w:rsid w:val="00E51970"/>
    <w:rsid w:val="00E5701E"/>
    <w:rsid w:val="00E57130"/>
    <w:rsid w:val="00E57DDE"/>
    <w:rsid w:val="00E60410"/>
    <w:rsid w:val="00E6327B"/>
    <w:rsid w:val="00E65088"/>
    <w:rsid w:val="00E65459"/>
    <w:rsid w:val="00E661B7"/>
    <w:rsid w:val="00E70B04"/>
    <w:rsid w:val="00E72512"/>
    <w:rsid w:val="00E725C1"/>
    <w:rsid w:val="00E7516F"/>
    <w:rsid w:val="00E80113"/>
    <w:rsid w:val="00E80B96"/>
    <w:rsid w:val="00E82D4B"/>
    <w:rsid w:val="00E83A18"/>
    <w:rsid w:val="00E90261"/>
    <w:rsid w:val="00E91BED"/>
    <w:rsid w:val="00E92525"/>
    <w:rsid w:val="00E93334"/>
    <w:rsid w:val="00E94145"/>
    <w:rsid w:val="00E94E21"/>
    <w:rsid w:val="00E967F8"/>
    <w:rsid w:val="00EA02BB"/>
    <w:rsid w:val="00EA4BD7"/>
    <w:rsid w:val="00EA534B"/>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4CCE"/>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67ECD"/>
    <w:rsid w:val="00F70230"/>
    <w:rsid w:val="00F721E3"/>
    <w:rsid w:val="00F73B76"/>
    <w:rsid w:val="00F76A13"/>
    <w:rsid w:val="00F8224C"/>
    <w:rsid w:val="00F8592A"/>
    <w:rsid w:val="00F86239"/>
    <w:rsid w:val="00F864AF"/>
    <w:rsid w:val="00F86748"/>
    <w:rsid w:val="00F911C4"/>
    <w:rsid w:val="00F9397E"/>
    <w:rsid w:val="00F93D22"/>
    <w:rsid w:val="00F962E8"/>
    <w:rsid w:val="00F97F71"/>
    <w:rsid w:val="00FA0281"/>
    <w:rsid w:val="00FA63F8"/>
    <w:rsid w:val="00FA6414"/>
    <w:rsid w:val="00FB07E7"/>
    <w:rsid w:val="00FB3B4B"/>
    <w:rsid w:val="00FB4539"/>
    <w:rsid w:val="00FB502D"/>
    <w:rsid w:val="00FB5718"/>
    <w:rsid w:val="00FB57C2"/>
    <w:rsid w:val="00FB69E2"/>
    <w:rsid w:val="00FB7262"/>
    <w:rsid w:val="00FC15FE"/>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14A8"/>
    <w:pPr>
      <w:tabs>
        <w:tab w:val="left" w:pos="2073"/>
        <w:tab w:val="right" w:leader="dot" w:pos="9350"/>
      </w:tabs>
      <w:spacing w:after="100"/>
      <w:jc w:val="left"/>
    </w:pPr>
    <w:rPr>
      <w:b/>
      <w:noProof/>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 w:type="paragraph" w:styleId="FootnoteText">
    <w:name w:val="footnote text"/>
    <w:basedOn w:val="Normal"/>
    <w:link w:val="FootnoteTextChar"/>
    <w:uiPriority w:val="99"/>
    <w:semiHidden/>
    <w:unhideWhenUsed/>
    <w:rsid w:val="009D038A"/>
    <w:rPr>
      <w:sz w:val="20"/>
      <w:szCs w:val="20"/>
    </w:rPr>
  </w:style>
  <w:style w:type="character" w:customStyle="1" w:styleId="FootnoteTextChar">
    <w:name w:val="Footnote Text Char"/>
    <w:basedOn w:val="DefaultParagraphFont"/>
    <w:link w:val="FootnoteText"/>
    <w:uiPriority w:val="99"/>
    <w:semiHidden/>
    <w:rsid w:val="009D038A"/>
    <w:rPr>
      <w:sz w:val="20"/>
      <w:szCs w:val="20"/>
    </w:rPr>
  </w:style>
  <w:style w:type="character" w:styleId="FootnoteReference">
    <w:name w:val="footnote reference"/>
    <w:basedOn w:val="DefaultParagraphFont"/>
    <w:uiPriority w:val="99"/>
    <w:semiHidden/>
    <w:unhideWhenUsed/>
    <w:rsid w:val="009D038A"/>
    <w:rPr>
      <w:vertAlign w:val="superscript"/>
    </w:rPr>
  </w:style>
  <w:style w:type="paragraph" w:styleId="TableofFigures">
    <w:name w:val="table of figures"/>
    <w:basedOn w:val="Normal"/>
    <w:next w:val="Normal"/>
    <w:uiPriority w:val="99"/>
    <w:unhideWhenUsed/>
    <w:rsid w:val="002C4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1623344196">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www.w3.org/TR/webrtc/" TargetMode="External"/><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tools.ietf.org/html/draft-ietf-rtcweb-rtp-usage-02" TargetMode="External"/><Relationship Id="rId66" Type="http://schemas.openxmlformats.org/officeDocument/2006/relationships/hyperlink" Target="https://tools.ietf.org/html/rfc645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techcrunch.com/2012/07/09/github-pours-energies-into-enterprise-raises-100-million-from-power-vc-andreesen-horowitz/" TargetMode="External"/><Relationship Id="rId61" Type="http://schemas.openxmlformats.org/officeDocument/2006/relationships/hyperlink" Target="http://datatracker.ietf.org/wg/rtcweb/chart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s://globalhealthdatamanagement.tghn.org/community/blogs/post/5122/2013/07/xampp/" TargetMode="External"/><Relationship Id="rId65" Type="http://schemas.openxmlformats.org/officeDocument/2006/relationships/hyperlink" Target="http://st-www.cs.illinois.edu/users/smarch/st-docs/mv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www.unix.org.ua/orelly/perl/cookbook/ch11_05.htm" TargetMode="External"/><Relationship Id="rId64" Type="http://schemas.openxmlformats.org/officeDocument/2006/relationships/hyperlink" Target="https://php.net/manual/en/intro-whatcando.php"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s://blog.udemy.com/xampp-tutorial/" TargetMode="External"/><Relationship Id="rId67" Type="http://schemas.openxmlformats.org/officeDocument/2006/relationships/hyperlink" Target="http://www.infoq.com/articles/Web-Sockets-Proxy-Servers" TargetMode="Externa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www.whatwg.org/specs/web-apps/current-work/multipage/introduction.html"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A5BB0-7D0A-4707-BB03-7FE86FE77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10733</TotalTime>
  <Pages>74</Pages>
  <Words>18817</Words>
  <Characters>109143</Characters>
  <Application>Microsoft Office Word</Application>
  <DocSecurity>0</DocSecurity>
  <Lines>909</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1072</cp:revision>
  <dcterms:created xsi:type="dcterms:W3CDTF">2016-05-31T19:06:00Z</dcterms:created>
  <dcterms:modified xsi:type="dcterms:W3CDTF">2016-06-22T20:05:00Z</dcterms:modified>
</cp:coreProperties>
</file>