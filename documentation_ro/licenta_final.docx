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sidP="004036E0">
      <w:pPr>
        <w:ind w:firstLine="0"/>
      </w:pPr>
      <w:r>
        <w:tab/>
      </w:r>
      <w:r>
        <w:tab/>
      </w:r>
    </w:p>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rsidP="003B1418">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rsidR="004164D7" w:rsidRDefault="004164D7"/>
    <w:p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rsidR="004164D7" w:rsidRDefault="004164D7"/>
    <w:p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rsidR="004164D7" w:rsidRDefault="004164D7"/>
    <w:p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rsidR="004164D7" w:rsidRDefault="004164D7"/>
    <w:p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rsidR="004164D7" w:rsidRDefault="004164D7"/>
    <w:p w:rsidR="004164D7" w:rsidRDefault="00F3628D">
      <w:pPr>
        <w:numPr>
          <w:ilvl w:val="0"/>
          <w:numId w:val="6"/>
        </w:numPr>
        <w:ind w:hanging="360"/>
      </w:pPr>
      <w:r>
        <w:rPr>
          <w:b/>
        </w:rPr>
        <w:t>Data predării:</w:t>
      </w:r>
      <w:r>
        <w:t xml:space="preserve">  </w:t>
      </w:r>
      <w:r w:rsidR="00A513DB">
        <w:rPr>
          <w:color w:val="auto"/>
        </w:rPr>
        <w:t>28 Iunie 2016</w:t>
      </w:r>
    </w:p>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4036E0" w:rsidP="004036E0">
            <w:pPr>
              <w:ind w:firstLine="0"/>
            </w:pPr>
            <w:r>
              <w:rPr>
                <w:color w:val="auto"/>
              </w:rPr>
              <w:t>Bene Szabolcs</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t>Coordonator ştiinţific:</w:t>
            </w:r>
          </w:p>
        </w:tc>
        <w:tc>
          <w:tcPr>
            <w:tcW w:w="3651" w:type="dxa"/>
          </w:tcPr>
          <w:p w:rsidR="004164D7" w:rsidRDefault="004036E0" w:rsidP="004036E0">
            <w:pPr>
              <w:ind w:firstLine="10"/>
            </w:pPr>
            <w:r w:rsidRPr="00222711">
              <w:t>Assist. Prof. Eng. Cosmina IVAN</w:t>
            </w:r>
          </w:p>
        </w:tc>
      </w:tr>
    </w:tbl>
    <w:p w:rsidR="004164D7" w:rsidRDefault="004164D7"/>
    <w:p w:rsidR="004164D7" w:rsidRDefault="00F3628D" w:rsidP="004A1B74">
      <w:r>
        <w:tab/>
      </w:r>
      <w:r>
        <w:tab/>
      </w:r>
      <w:r>
        <w:tab/>
      </w: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EC0C7E" w:rsidRDefault="00EC0C7E" w:rsidP="00EC0C7E"/>
          <w:p w:rsidR="004164D7" w:rsidRDefault="00F3628D" w:rsidP="00EC0C7E">
            <w:r>
              <w:t>Data</w:t>
            </w:r>
            <w:r w:rsidR="00EC0C7E">
              <w:t xml:space="preserve">: </w:t>
            </w:r>
            <w:r w:rsidR="00EC0C7E">
              <w:rPr>
                <w:color w:val="auto"/>
              </w:rPr>
              <w:t>4 iulie 2016</w:t>
            </w:r>
          </w:p>
        </w:tc>
        <w:tc>
          <w:tcPr>
            <w:tcW w:w="1917" w:type="dxa"/>
          </w:tcPr>
          <w:p w:rsidR="004164D7" w:rsidRDefault="004164D7"/>
        </w:tc>
        <w:tc>
          <w:tcPr>
            <w:tcW w:w="3936" w:type="dxa"/>
          </w:tcPr>
          <w:p w:rsidR="00336A23" w:rsidRDefault="00336A23">
            <w:pPr>
              <w:ind w:firstLine="0"/>
              <w:rPr>
                <w:color w:val="auto"/>
              </w:rPr>
            </w:pPr>
          </w:p>
          <w:p w:rsidR="004164D7" w:rsidRDefault="00336A23">
            <w:pPr>
              <w:ind w:firstLine="0"/>
            </w:pPr>
            <w:r>
              <w:rPr>
                <w:color w:val="auto"/>
              </w:rPr>
              <w:t xml:space="preserve">            Bene Szabolcs</w:t>
            </w:r>
            <w:r>
              <w:t xml:space="preserve"> </w:t>
            </w:r>
          </w:p>
          <w:p w:rsidR="004164D7" w:rsidRDefault="004164D7" w:rsidP="00336A23">
            <w:pPr>
              <w:ind w:firstLine="0"/>
            </w:pPr>
          </w:p>
        </w:tc>
      </w:tr>
      <w:tr w:rsidR="004164D7">
        <w:tc>
          <w:tcPr>
            <w:tcW w:w="3003" w:type="dxa"/>
          </w:tcPr>
          <w:p w:rsidR="004164D7" w:rsidRDefault="004164D7"/>
        </w:tc>
        <w:tc>
          <w:tcPr>
            <w:tcW w:w="1917" w:type="dxa"/>
          </w:tcPr>
          <w:p w:rsidR="004164D7" w:rsidRDefault="004164D7"/>
        </w:tc>
        <w:tc>
          <w:tcPr>
            <w:tcW w:w="3936" w:type="dxa"/>
          </w:tcPr>
          <w:p w:rsidR="00865EC7" w:rsidRDefault="00865EC7" w:rsidP="00865EC7">
            <w:pPr>
              <w:pStyle w:val="Default"/>
              <w:jc w:val="both"/>
              <w:rPr>
                <w:sz w:val="23"/>
                <w:szCs w:val="23"/>
              </w:rPr>
            </w:pPr>
          </w:p>
          <w:p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rsidR="004164D7" w:rsidRDefault="004164D7"/>
        </w:tc>
      </w:tr>
      <w:tr w:rsidR="00865EC7">
        <w:tc>
          <w:tcPr>
            <w:tcW w:w="3003" w:type="dxa"/>
          </w:tcPr>
          <w:p w:rsidR="00865EC7" w:rsidRDefault="00865EC7"/>
        </w:tc>
        <w:tc>
          <w:tcPr>
            <w:tcW w:w="1917" w:type="dxa"/>
          </w:tcPr>
          <w:p w:rsidR="00865EC7" w:rsidRDefault="00865EC7"/>
        </w:tc>
        <w:tc>
          <w:tcPr>
            <w:tcW w:w="3936" w:type="dxa"/>
          </w:tcPr>
          <w:p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F14A8" w:rsidRDefault="00C804D2" w:rsidP="003A1FD3">
          <w:pPr>
            <w:pStyle w:val="TOCHeading"/>
            <w:rPr>
              <w:b/>
              <w:color w:val="000000" w:themeColor="text1"/>
            </w:rPr>
          </w:pPr>
          <w:r w:rsidRPr="002F14A8">
            <w:rPr>
              <w:b/>
              <w:color w:val="000000" w:themeColor="text1"/>
            </w:rPr>
            <w:t>Cuprins</w:t>
          </w:r>
        </w:p>
        <w:p w:rsidR="00C804D2" w:rsidRPr="00C804D2" w:rsidRDefault="00C804D2" w:rsidP="003A1FD3">
          <w:pPr>
            <w:rPr>
              <w:lang w:val="en-US" w:eastAsia="en-US"/>
            </w:rPr>
          </w:pPr>
        </w:p>
        <w:p w:rsidR="004861B6" w:rsidRDefault="00C804D2">
          <w:pPr>
            <w:pStyle w:val="TOC1"/>
            <w:rPr>
              <w:rFonts w:asciiTheme="minorHAnsi" w:eastAsiaTheme="minorEastAsia" w:hAnsiTheme="minorHAnsi" w:cstheme="minorBidi"/>
              <w:b w:val="0"/>
              <w:color w:val="auto"/>
              <w:sz w:val="22"/>
              <w:szCs w:val="22"/>
            </w:rPr>
          </w:pPr>
          <w:r>
            <w:rPr>
              <w:noProof w:val="0"/>
            </w:rPr>
            <w:fldChar w:fldCharType="begin"/>
          </w:r>
          <w:r>
            <w:instrText xml:space="preserve"> TOC \o "1-3" \h \z \u </w:instrText>
          </w:r>
          <w:r>
            <w:rPr>
              <w:noProof w:val="0"/>
            </w:rPr>
            <w:fldChar w:fldCharType="separate"/>
          </w:r>
          <w:hyperlink w:anchor="_Toc454222624" w:history="1">
            <w:r w:rsidR="004861B6" w:rsidRPr="004317F2">
              <w:rPr>
                <w:rStyle w:val="Hyperlink"/>
              </w:rPr>
              <w:t>Capitolul 1.</w:t>
            </w:r>
            <w:r w:rsidR="004861B6">
              <w:rPr>
                <w:rFonts w:asciiTheme="minorHAnsi" w:eastAsiaTheme="minorEastAsia" w:hAnsiTheme="minorHAnsi" w:cstheme="minorBidi"/>
                <w:b w:val="0"/>
                <w:color w:val="auto"/>
                <w:sz w:val="22"/>
                <w:szCs w:val="22"/>
              </w:rPr>
              <w:tab/>
            </w:r>
            <w:r w:rsidR="004861B6" w:rsidRPr="004317F2">
              <w:rPr>
                <w:rStyle w:val="Hyperlink"/>
              </w:rPr>
              <w:t>Introducere</w:t>
            </w:r>
            <w:r w:rsidR="004861B6">
              <w:rPr>
                <w:webHidden/>
              </w:rPr>
              <w:tab/>
            </w:r>
            <w:r w:rsidR="004861B6">
              <w:rPr>
                <w:webHidden/>
              </w:rPr>
              <w:fldChar w:fldCharType="begin"/>
            </w:r>
            <w:r w:rsidR="004861B6">
              <w:rPr>
                <w:webHidden/>
              </w:rPr>
              <w:instrText xml:space="preserve"> PAGEREF _Toc454222624 \h </w:instrText>
            </w:r>
            <w:r w:rsidR="004861B6">
              <w:rPr>
                <w:webHidden/>
              </w:rPr>
            </w:r>
            <w:r w:rsidR="004861B6">
              <w:rPr>
                <w:webHidden/>
              </w:rPr>
              <w:fldChar w:fldCharType="separate"/>
            </w:r>
            <w:r w:rsidR="004861B6">
              <w:rPr>
                <w:webHidden/>
              </w:rPr>
              <w:t>7</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5" w:history="1">
            <w:r w:rsidR="004861B6" w:rsidRPr="004317F2">
              <w:rPr>
                <w:rStyle w:val="Hyperlink"/>
                <w:noProof/>
              </w:rPr>
              <w:t>1.1.</w:t>
            </w:r>
            <w:r w:rsidR="004861B6">
              <w:rPr>
                <w:rFonts w:asciiTheme="minorHAnsi" w:eastAsiaTheme="minorEastAsia" w:hAnsiTheme="minorHAnsi" w:cstheme="minorBidi"/>
                <w:noProof/>
                <w:color w:val="auto"/>
                <w:sz w:val="22"/>
                <w:szCs w:val="22"/>
              </w:rPr>
              <w:tab/>
            </w:r>
            <w:r w:rsidR="004861B6" w:rsidRPr="004317F2">
              <w:rPr>
                <w:rStyle w:val="Hyperlink"/>
                <w:noProof/>
              </w:rPr>
              <w:t>Contextul proiectului</w:t>
            </w:r>
            <w:r w:rsidR="004861B6">
              <w:rPr>
                <w:noProof/>
                <w:webHidden/>
              </w:rPr>
              <w:tab/>
            </w:r>
            <w:r w:rsidR="004861B6">
              <w:rPr>
                <w:noProof/>
                <w:webHidden/>
              </w:rPr>
              <w:fldChar w:fldCharType="begin"/>
            </w:r>
            <w:r w:rsidR="004861B6">
              <w:rPr>
                <w:noProof/>
                <w:webHidden/>
              </w:rPr>
              <w:instrText xml:space="preserve"> PAGEREF _Toc454222625 \h </w:instrText>
            </w:r>
            <w:r w:rsidR="004861B6">
              <w:rPr>
                <w:noProof/>
                <w:webHidden/>
              </w:rPr>
            </w:r>
            <w:r w:rsidR="004861B6">
              <w:rPr>
                <w:noProof/>
                <w:webHidden/>
              </w:rPr>
              <w:fldChar w:fldCharType="separate"/>
            </w:r>
            <w:r w:rsidR="004861B6">
              <w:rPr>
                <w:noProof/>
                <w:webHidden/>
              </w:rPr>
              <w:t>7</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6" w:history="1">
            <w:r w:rsidR="004861B6" w:rsidRPr="004317F2">
              <w:rPr>
                <w:rStyle w:val="Hyperlink"/>
                <w:noProof/>
              </w:rPr>
              <w:t>1.2.</w:t>
            </w:r>
            <w:r w:rsidR="004861B6">
              <w:rPr>
                <w:rFonts w:asciiTheme="minorHAnsi" w:eastAsiaTheme="minorEastAsia" w:hAnsiTheme="minorHAnsi" w:cstheme="minorBidi"/>
                <w:noProof/>
                <w:color w:val="auto"/>
                <w:sz w:val="22"/>
                <w:szCs w:val="22"/>
              </w:rPr>
              <w:tab/>
            </w:r>
            <w:r w:rsidR="004861B6" w:rsidRPr="004317F2">
              <w:rPr>
                <w:rStyle w:val="Hyperlink"/>
                <w:noProof/>
              </w:rPr>
              <w:t>Motivația</w:t>
            </w:r>
            <w:r w:rsidR="004861B6">
              <w:rPr>
                <w:noProof/>
                <w:webHidden/>
              </w:rPr>
              <w:tab/>
            </w:r>
            <w:r w:rsidR="004861B6">
              <w:rPr>
                <w:noProof/>
                <w:webHidden/>
              </w:rPr>
              <w:fldChar w:fldCharType="begin"/>
            </w:r>
            <w:r w:rsidR="004861B6">
              <w:rPr>
                <w:noProof/>
                <w:webHidden/>
              </w:rPr>
              <w:instrText xml:space="preserve"> PAGEREF _Toc454222626 \h </w:instrText>
            </w:r>
            <w:r w:rsidR="004861B6">
              <w:rPr>
                <w:noProof/>
                <w:webHidden/>
              </w:rPr>
            </w:r>
            <w:r w:rsidR="004861B6">
              <w:rPr>
                <w:noProof/>
                <w:webHidden/>
              </w:rPr>
              <w:fldChar w:fldCharType="separate"/>
            </w:r>
            <w:r w:rsidR="004861B6">
              <w:rPr>
                <w:noProof/>
                <w:webHidden/>
              </w:rPr>
              <w:t>7</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7" w:history="1">
            <w:r w:rsidR="004861B6" w:rsidRPr="004317F2">
              <w:rPr>
                <w:rStyle w:val="Hyperlink"/>
                <w:noProof/>
              </w:rPr>
              <w:t>1.3.</w:t>
            </w:r>
            <w:r w:rsidR="004861B6">
              <w:rPr>
                <w:rFonts w:asciiTheme="minorHAnsi" w:eastAsiaTheme="minorEastAsia" w:hAnsiTheme="minorHAnsi" w:cstheme="minorBidi"/>
                <w:noProof/>
                <w:color w:val="auto"/>
                <w:sz w:val="22"/>
                <w:szCs w:val="22"/>
              </w:rPr>
              <w:tab/>
            </w:r>
            <w:r w:rsidR="004861B6" w:rsidRPr="004317F2">
              <w:rPr>
                <w:rStyle w:val="Hyperlink"/>
                <w:noProof/>
              </w:rPr>
              <w:t>Continutul lucrarii</w:t>
            </w:r>
            <w:r w:rsidR="004861B6">
              <w:rPr>
                <w:noProof/>
                <w:webHidden/>
              </w:rPr>
              <w:tab/>
            </w:r>
            <w:r w:rsidR="004861B6">
              <w:rPr>
                <w:noProof/>
                <w:webHidden/>
              </w:rPr>
              <w:fldChar w:fldCharType="begin"/>
            </w:r>
            <w:r w:rsidR="004861B6">
              <w:rPr>
                <w:noProof/>
                <w:webHidden/>
              </w:rPr>
              <w:instrText xml:space="preserve"> PAGEREF _Toc454222627 \h </w:instrText>
            </w:r>
            <w:r w:rsidR="004861B6">
              <w:rPr>
                <w:noProof/>
                <w:webHidden/>
              </w:rPr>
            </w:r>
            <w:r w:rsidR="004861B6">
              <w:rPr>
                <w:noProof/>
                <w:webHidden/>
              </w:rPr>
              <w:fldChar w:fldCharType="separate"/>
            </w:r>
            <w:r w:rsidR="004861B6">
              <w:rPr>
                <w:noProof/>
                <w:webHidden/>
              </w:rPr>
              <w:t>8</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28" w:history="1">
            <w:r w:rsidR="004861B6" w:rsidRPr="004317F2">
              <w:rPr>
                <w:rStyle w:val="Hyperlink"/>
              </w:rPr>
              <w:t>Capitolul 2.</w:t>
            </w:r>
            <w:r w:rsidR="004861B6">
              <w:rPr>
                <w:rFonts w:asciiTheme="minorHAnsi" w:eastAsiaTheme="minorEastAsia" w:hAnsiTheme="minorHAnsi" w:cstheme="minorBidi"/>
                <w:b w:val="0"/>
                <w:color w:val="auto"/>
                <w:sz w:val="22"/>
                <w:szCs w:val="22"/>
              </w:rPr>
              <w:tab/>
            </w:r>
            <w:r w:rsidR="004861B6" w:rsidRPr="004317F2">
              <w:rPr>
                <w:rStyle w:val="Hyperlink"/>
              </w:rPr>
              <w:t>Obiectivele Proiectului</w:t>
            </w:r>
            <w:r w:rsidR="004861B6">
              <w:rPr>
                <w:webHidden/>
              </w:rPr>
              <w:tab/>
            </w:r>
            <w:r w:rsidR="004861B6">
              <w:rPr>
                <w:webHidden/>
              </w:rPr>
              <w:fldChar w:fldCharType="begin"/>
            </w:r>
            <w:r w:rsidR="004861B6">
              <w:rPr>
                <w:webHidden/>
              </w:rPr>
              <w:instrText xml:space="preserve"> PAGEREF _Toc454222628 \h </w:instrText>
            </w:r>
            <w:r w:rsidR="004861B6">
              <w:rPr>
                <w:webHidden/>
              </w:rPr>
            </w:r>
            <w:r w:rsidR="004861B6">
              <w:rPr>
                <w:webHidden/>
              </w:rPr>
              <w:fldChar w:fldCharType="separate"/>
            </w:r>
            <w:r w:rsidR="004861B6">
              <w:rPr>
                <w:webHidden/>
              </w:rPr>
              <w:t>9</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9" w:history="1">
            <w:r w:rsidR="004861B6" w:rsidRPr="004317F2">
              <w:rPr>
                <w:rStyle w:val="Hyperlink"/>
                <w:noProof/>
              </w:rPr>
              <w:t>2.1.</w:t>
            </w:r>
            <w:r w:rsidR="004861B6">
              <w:rPr>
                <w:rFonts w:asciiTheme="minorHAnsi" w:eastAsiaTheme="minorEastAsia" w:hAnsiTheme="minorHAnsi" w:cstheme="minorBidi"/>
                <w:noProof/>
                <w:color w:val="auto"/>
                <w:sz w:val="22"/>
                <w:szCs w:val="22"/>
              </w:rPr>
              <w:tab/>
            </w:r>
            <w:r w:rsidR="004861B6" w:rsidRPr="004317F2">
              <w:rPr>
                <w:rStyle w:val="Hyperlink"/>
                <w:noProof/>
              </w:rPr>
              <w:t>Obiectivul principal</w:t>
            </w:r>
            <w:r w:rsidR="004861B6">
              <w:rPr>
                <w:noProof/>
                <w:webHidden/>
              </w:rPr>
              <w:tab/>
            </w:r>
            <w:r w:rsidR="004861B6">
              <w:rPr>
                <w:noProof/>
                <w:webHidden/>
              </w:rPr>
              <w:fldChar w:fldCharType="begin"/>
            </w:r>
            <w:r w:rsidR="004861B6">
              <w:rPr>
                <w:noProof/>
                <w:webHidden/>
              </w:rPr>
              <w:instrText xml:space="preserve"> PAGEREF _Toc454222629 \h </w:instrText>
            </w:r>
            <w:r w:rsidR="004861B6">
              <w:rPr>
                <w:noProof/>
                <w:webHidden/>
              </w:rPr>
            </w:r>
            <w:r w:rsidR="004861B6">
              <w:rPr>
                <w:noProof/>
                <w:webHidden/>
              </w:rPr>
              <w:fldChar w:fldCharType="separate"/>
            </w:r>
            <w:r w:rsidR="004861B6">
              <w:rPr>
                <w:noProof/>
                <w:webHidden/>
              </w:rPr>
              <w:t>9</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0" w:history="1">
            <w:r w:rsidR="004861B6" w:rsidRPr="004317F2">
              <w:rPr>
                <w:rStyle w:val="Hyperlink"/>
                <w:noProof/>
              </w:rPr>
              <w:t>2.2.</w:t>
            </w:r>
            <w:r w:rsidR="004861B6">
              <w:rPr>
                <w:rFonts w:asciiTheme="minorHAnsi" w:eastAsiaTheme="minorEastAsia" w:hAnsiTheme="minorHAnsi" w:cstheme="minorBidi"/>
                <w:noProof/>
                <w:color w:val="auto"/>
                <w:sz w:val="22"/>
                <w:szCs w:val="22"/>
              </w:rPr>
              <w:tab/>
            </w:r>
            <w:r w:rsidR="004861B6" w:rsidRPr="004317F2">
              <w:rPr>
                <w:rStyle w:val="Hyperlink"/>
                <w:noProof/>
              </w:rPr>
              <w:t>Obiective secundare</w:t>
            </w:r>
            <w:r w:rsidR="004861B6">
              <w:rPr>
                <w:noProof/>
                <w:webHidden/>
              </w:rPr>
              <w:tab/>
            </w:r>
            <w:r w:rsidR="004861B6">
              <w:rPr>
                <w:noProof/>
                <w:webHidden/>
              </w:rPr>
              <w:fldChar w:fldCharType="begin"/>
            </w:r>
            <w:r w:rsidR="004861B6">
              <w:rPr>
                <w:noProof/>
                <w:webHidden/>
              </w:rPr>
              <w:instrText xml:space="preserve"> PAGEREF _Toc454222630 \h </w:instrText>
            </w:r>
            <w:r w:rsidR="004861B6">
              <w:rPr>
                <w:noProof/>
                <w:webHidden/>
              </w:rPr>
            </w:r>
            <w:r w:rsidR="004861B6">
              <w:rPr>
                <w:noProof/>
                <w:webHidden/>
              </w:rPr>
              <w:fldChar w:fldCharType="separate"/>
            </w:r>
            <w:r w:rsidR="004861B6">
              <w:rPr>
                <w:noProof/>
                <w:webHidden/>
              </w:rPr>
              <w:t>9</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31" w:history="1">
            <w:r w:rsidR="004861B6" w:rsidRPr="004317F2">
              <w:rPr>
                <w:rStyle w:val="Hyperlink"/>
              </w:rPr>
              <w:t>Capitolul 3.</w:t>
            </w:r>
            <w:r w:rsidR="004861B6">
              <w:rPr>
                <w:rFonts w:asciiTheme="minorHAnsi" w:eastAsiaTheme="minorEastAsia" w:hAnsiTheme="minorHAnsi" w:cstheme="minorBidi"/>
                <w:b w:val="0"/>
                <w:color w:val="auto"/>
                <w:sz w:val="22"/>
                <w:szCs w:val="22"/>
              </w:rPr>
              <w:tab/>
            </w:r>
            <w:r w:rsidR="004861B6" w:rsidRPr="004317F2">
              <w:rPr>
                <w:rStyle w:val="Hyperlink"/>
              </w:rPr>
              <w:t>Studiu Bibliografic</w:t>
            </w:r>
            <w:r w:rsidR="004861B6">
              <w:rPr>
                <w:webHidden/>
              </w:rPr>
              <w:tab/>
            </w:r>
            <w:r w:rsidR="004861B6">
              <w:rPr>
                <w:webHidden/>
              </w:rPr>
              <w:fldChar w:fldCharType="begin"/>
            </w:r>
            <w:r w:rsidR="004861B6">
              <w:rPr>
                <w:webHidden/>
              </w:rPr>
              <w:instrText xml:space="preserve"> PAGEREF _Toc454222631 \h </w:instrText>
            </w:r>
            <w:r w:rsidR="004861B6">
              <w:rPr>
                <w:webHidden/>
              </w:rPr>
            </w:r>
            <w:r w:rsidR="004861B6">
              <w:rPr>
                <w:webHidden/>
              </w:rPr>
              <w:fldChar w:fldCharType="separate"/>
            </w:r>
            <w:r w:rsidR="004861B6">
              <w:rPr>
                <w:webHidden/>
              </w:rPr>
              <w:t>11</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2" w:history="1">
            <w:r w:rsidR="004861B6" w:rsidRPr="004317F2">
              <w:rPr>
                <w:rStyle w:val="Hyperlink"/>
                <w:noProof/>
              </w:rPr>
              <w:t>3.1.</w:t>
            </w:r>
            <w:r w:rsidR="004861B6">
              <w:rPr>
                <w:rFonts w:asciiTheme="minorHAnsi" w:eastAsiaTheme="minorEastAsia" w:hAnsiTheme="minorHAnsi" w:cstheme="minorBidi"/>
                <w:noProof/>
                <w:color w:val="auto"/>
                <w:sz w:val="22"/>
                <w:szCs w:val="22"/>
              </w:rPr>
              <w:tab/>
            </w:r>
            <w:r w:rsidR="004861B6" w:rsidRPr="004317F2">
              <w:rPr>
                <w:rStyle w:val="Hyperlink"/>
                <w:noProof/>
              </w:rPr>
              <w:t>Dezvoltarea aplicatiilor web</w:t>
            </w:r>
            <w:r w:rsidR="004861B6">
              <w:rPr>
                <w:noProof/>
                <w:webHidden/>
              </w:rPr>
              <w:tab/>
            </w:r>
            <w:r w:rsidR="004861B6">
              <w:rPr>
                <w:noProof/>
                <w:webHidden/>
              </w:rPr>
              <w:fldChar w:fldCharType="begin"/>
            </w:r>
            <w:r w:rsidR="004861B6">
              <w:rPr>
                <w:noProof/>
                <w:webHidden/>
              </w:rPr>
              <w:instrText xml:space="preserve"> PAGEREF _Toc454222632 \h </w:instrText>
            </w:r>
            <w:r w:rsidR="004861B6">
              <w:rPr>
                <w:noProof/>
                <w:webHidden/>
              </w:rPr>
            </w:r>
            <w:r w:rsidR="004861B6">
              <w:rPr>
                <w:noProof/>
                <w:webHidden/>
              </w:rPr>
              <w:fldChar w:fldCharType="separate"/>
            </w:r>
            <w:r w:rsidR="004861B6">
              <w:rPr>
                <w:noProof/>
                <w:webHidden/>
              </w:rPr>
              <w:t>11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3" w:history="1">
            <w:r w:rsidR="004861B6" w:rsidRPr="004317F2">
              <w:rPr>
                <w:rStyle w:val="Hyperlink"/>
                <w:noProof/>
              </w:rPr>
              <w:t>3.2.</w:t>
            </w:r>
            <w:r w:rsidR="004861B6">
              <w:rPr>
                <w:rFonts w:asciiTheme="minorHAnsi" w:eastAsiaTheme="minorEastAsia" w:hAnsiTheme="minorHAnsi" w:cstheme="minorBidi"/>
                <w:noProof/>
                <w:color w:val="auto"/>
                <w:sz w:val="22"/>
                <w:szCs w:val="22"/>
              </w:rPr>
              <w:tab/>
            </w:r>
            <w:r w:rsidR="004861B6" w:rsidRPr="004317F2">
              <w:rPr>
                <w:rStyle w:val="Hyperlink"/>
                <w:noProof/>
              </w:rPr>
              <w:t>Comunicare in timp real</w:t>
            </w:r>
            <w:r w:rsidR="004861B6">
              <w:rPr>
                <w:noProof/>
                <w:webHidden/>
              </w:rPr>
              <w:tab/>
            </w:r>
            <w:r w:rsidR="004861B6">
              <w:rPr>
                <w:noProof/>
                <w:webHidden/>
              </w:rPr>
              <w:fldChar w:fldCharType="begin"/>
            </w:r>
            <w:r w:rsidR="004861B6">
              <w:rPr>
                <w:noProof/>
                <w:webHidden/>
              </w:rPr>
              <w:instrText xml:space="preserve"> PAGEREF _Toc454222633 \h </w:instrText>
            </w:r>
            <w:r w:rsidR="004861B6">
              <w:rPr>
                <w:noProof/>
                <w:webHidden/>
              </w:rPr>
            </w:r>
            <w:r w:rsidR="004861B6">
              <w:rPr>
                <w:noProof/>
                <w:webHidden/>
              </w:rPr>
              <w:fldChar w:fldCharType="separate"/>
            </w:r>
            <w:r w:rsidR="004861B6">
              <w:rPr>
                <w:noProof/>
                <w:webHidden/>
              </w:rPr>
              <w:t>11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4" w:history="1">
            <w:r w:rsidR="004861B6" w:rsidRPr="004317F2">
              <w:rPr>
                <w:rStyle w:val="Hyperlink"/>
                <w:noProof/>
              </w:rPr>
              <w:t>3.3.</w:t>
            </w:r>
            <w:r w:rsidR="004861B6">
              <w:rPr>
                <w:rFonts w:asciiTheme="minorHAnsi" w:eastAsiaTheme="minorEastAsia" w:hAnsiTheme="minorHAnsi" w:cstheme="minorBidi"/>
                <w:noProof/>
                <w:color w:val="auto"/>
                <w:sz w:val="22"/>
                <w:szCs w:val="22"/>
              </w:rPr>
              <w:tab/>
            </w:r>
            <w:r w:rsidR="004861B6" w:rsidRPr="004317F2">
              <w:rPr>
                <w:rStyle w:val="Hyperlink"/>
                <w:noProof/>
              </w:rPr>
              <w:t>WebRTC</w:t>
            </w:r>
            <w:r w:rsidR="004861B6">
              <w:rPr>
                <w:noProof/>
                <w:webHidden/>
              </w:rPr>
              <w:tab/>
            </w:r>
            <w:r w:rsidR="004861B6">
              <w:rPr>
                <w:noProof/>
                <w:webHidden/>
              </w:rPr>
              <w:fldChar w:fldCharType="begin"/>
            </w:r>
            <w:r w:rsidR="004861B6">
              <w:rPr>
                <w:noProof/>
                <w:webHidden/>
              </w:rPr>
              <w:instrText xml:space="preserve"> PAGEREF _Toc454222634 \h </w:instrText>
            </w:r>
            <w:r w:rsidR="004861B6">
              <w:rPr>
                <w:noProof/>
                <w:webHidden/>
              </w:rPr>
            </w:r>
            <w:r w:rsidR="004861B6">
              <w:rPr>
                <w:noProof/>
                <w:webHidden/>
              </w:rPr>
              <w:fldChar w:fldCharType="separate"/>
            </w:r>
            <w:r w:rsidR="004861B6">
              <w:rPr>
                <w:noProof/>
                <w:webHidden/>
              </w:rPr>
              <w:t>13</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5" w:history="1">
            <w:r w:rsidR="004861B6" w:rsidRPr="004317F2">
              <w:rPr>
                <w:rStyle w:val="Hyperlink"/>
                <w:noProof/>
              </w:rPr>
              <w:t>3.3.1.</w:t>
            </w:r>
            <w:r w:rsidR="004861B6">
              <w:rPr>
                <w:rFonts w:asciiTheme="minorHAnsi" w:eastAsiaTheme="minorEastAsia" w:hAnsiTheme="minorHAnsi" w:cstheme="minorBidi"/>
                <w:noProof/>
                <w:color w:val="auto"/>
                <w:sz w:val="22"/>
                <w:szCs w:val="22"/>
              </w:rPr>
              <w:tab/>
            </w:r>
            <w:r w:rsidR="004861B6" w:rsidRPr="004317F2">
              <w:rPr>
                <w:rStyle w:val="Hyperlink"/>
                <w:noProof/>
              </w:rPr>
              <w:t>Arhitectura WebRTC</w:t>
            </w:r>
            <w:r w:rsidR="004861B6">
              <w:rPr>
                <w:noProof/>
                <w:webHidden/>
              </w:rPr>
              <w:tab/>
            </w:r>
            <w:r w:rsidR="004861B6">
              <w:rPr>
                <w:noProof/>
                <w:webHidden/>
              </w:rPr>
              <w:fldChar w:fldCharType="begin"/>
            </w:r>
            <w:r w:rsidR="004861B6">
              <w:rPr>
                <w:noProof/>
                <w:webHidden/>
              </w:rPr>
              <w:instrText xml:space="preserve"> PAGEREF _Toc454222635 \h </w:instrText>
            </w:r>
            <w:r w:rsidR="004861B6">
              <w:rPr>
                <w:noProof/>
                <w:webHidden/>
              </w:rPr>
            </w:r>
            <w:r w:rsidR="004861B6">
              <w:rPr>
                <w:noProof/>
                <w:webHidden/>
              </w:rPr>
              <w:fldChar w:fldCharType="separate"/>
            </w:r>
            <w:r w:rsidR="004861B6">
              <w:rPr>
                <w:noProof/>
                <w:webHidden/>
              </w:rPr>
              <w:t>13</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6" w:history="1">
            <w:r w:rsidR="004861B6" w:rsidRPr="004317F2">
              <w:rPr>
                <w:rStyle w:val="Hyperlink"/>
                <w:noProof/>
              </w:rPr>
              <w:t>3.3.2.</w:t>
            </w:r>
            <w:r w:rsidR="004861B6">
              <w:rPr>
                <w:rFonts w:asciiTheme="minorHAnsi" w:eastAsiaTheme="minorEastAsia" w:hAnsiTheme="minorHAnsi" w:cstheme="minorBidi"/>
                <w:noProof/>
                <w:color w:val="auto"/>
                <w:sz w:val="22"/>
                <w:szCs w:val="22"/>
              </w:rPr>
              <w:tab/>
            </w:r>
            <w:r w:rsidR="004861B6" w:rsidRPr="004317F2">
              <w:rPr>
                <w:rStyle w:val="Hyperlink"/>
                <w:noProof/>
              </w:rPr>
              <w:t>Media Path</w:t>
            </w:r>
            <w:r w:rsidR="004861B6">
              <w:rPr>
                <w:noProof/>
                <w:webHidden/>
              </w:rPr>
              <w:tab/>
            </w:r>
            <w:r w:rsidR="004861B6">
              <w:rPr>
                <w:noProof/>
                <w:webHidden/>
              </w:rPr>
              <w:fldChar w:fldCharType="begin"/>
            </w:r>
            <w:r w:rsidR="004861B6">
              <w:rPr>
                <w:noProof/>
                <w:webHidden/>
              </w:rPr>
              <w:instrText xml:space="preserve"> PAGEREF _Toc454222636 \h </w:instrText>
            </w:r>
            <w:r w:rsidR="004861B6">
              <w:rPr>
                <w:noProof/>
                <w:webHidden/>
              </w:rPr>
            </w:r>
            <w:r w:rsidR="004861B6">
              <w:rPr>
                <w:noProof/>
                <w:webHidden/>
              </w:rPr>
              <w:fldChar w:fldCharType="separate"/>
            </w:r>
            <w:r w:rsidR="004861B6">
              <w:rPr>
                <w:noProof/>
                <w:webHidden/>
              </w:rPr>
              <w:t>15</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7" w:history="1">
            <w:r w:rsidR="004861B6" w:rsidRPr="004317F2">
              <w:rPr>
                <w:rStyle w:val="Hyperlink"/>
                <w:noProof/>
              </w:rPr>
              <w:t>3.4.</w:t>
            </w:r>
            <w:r w:rsidR="004861B6">
              <w:rPr>
                <w:rFonts w:asciiTheme="minorHAnsi" w:eastAsiaTheme="minorEastAsia" w:hAnsiTheme="minorHAnsi" w:cstheme="minorBidi"/>
                <w:noProof/>
                <w:color w:val="auto"/>
                <w:sz w:val="22"/>
                <w:szCs w:val="22"/>
              </w:rPr>
              <w:tab/>
            </w:r>
            <w:r w:rsidR="004861B6" w:rsidRPr="004317F2">
              <w:rPr>
                <w:rStyle w:val="Hyperlink"/>
                <w:noProof/>
              </w:rPr>
              <w:t>WebRTC vs WebSockets</w:t>
            </w:r>
            <w:r w:rsidR="004861B6">
              <w:rPr>
                <w:noProof/>
                <w:webHidden/>
              </w:rPr>
              <w:tab/>
            </w:r>
            <w:r w:rsidR="004861B6">
              <w:rPr>
                <w:noProof/>
                <w:webHidden/>
              </w:rPr>
              <w:fldChar w:fldCharType="begin"/>
            </w:r>
            <w:r w:rsidR="004861B6">
              <w:rPr>
                <w:noProof/>
                <w:webHidden/>
              </w:rPr>
              <w:instrText xml:space="preserve"> PAGEREF _Toc454222637 \h </w:instrText>
            </w:r>
            <w:r w:rsidR="004861B6">
              <w:rPr>
                <w:noProof/>
                <w:webHidden/>
              </w:rPr>
            </w:r>
            <w:r w:rsidR="004861B6">
              <w:rPr>
                <w:noProof/>
                <w:webHidden/>
              </w:rPr>
              <w:fldChar w:fldCharType="separate"/>
            </w:r>
            <w:r w:rsidR="004861B6">
              <w:rPr>
                <w:noProof/>
                <w:webHidden/>
              </w:rPr>
              <w:t>16</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8" w:history="1">
            <w:r w:rsidR="004861B6" w:rsidRPr="004317F2">
              <w:rPr>
                <w:rStyle w:val="Hyperlink"/>
                <w:noProof/>
              </w:rPr>
              <w:t>3.5.</w:t>
            </w:r>
            <w:r w:rsidR="004861B6">
              <w:rPr>
                <w:rFonts w:asciiTheme="minorHAnsi" w:eastAsiaTheme="minorEastAsia" w:hAnsiTheme="minorHAnsi" w:cstheme="minorBidi"/>
                <w:noProof/>
                <w:color w:val="auto"/>
                <w:sz w:val="22"/>
                <w:szCs w:val="22"/>
              </w:rPr>
              <w:tab/>
            </w:r>
            <w:r w:rsidR="004861B6" w:rsidRPr="004317F2">
              <w:rPr>
                <w:rStyle w:val="Hyperlink"/>
                <w:noProof/>
              </w:rPr>
              <w:t>WebRTC API</w:t>
            </w:r>
            <w:r w:rsidR="004861B6">
              <w:rPr>
                <w:noProof/>
                <w:webHidden/>
              </w:rPr>
              <w:tab/>
            </w:r>
            <w:r w:rsidR="004861B6">
              <w:rPr>
                <w:noProof/>
                <w:webHidden/>
              </w:rPr>
              <w:fldChar w:fldCharType="begin"/>
            </w:r>
            <w:r w:rsidR="004861B6">
              <w:rPr>
                <w:noProof/>
                <w:webHidden/>
              </w:rPr>
              <w:instrText xml:space="preserve"> PAGEREF _Toc454222638 \h </w:instrText>
            </w:r>
            <w:r w:rsidR="004861B6">
              <w:rPr>
                <w:noProof/>
                <w:webHidden/>
              </w:rPr>
            </w:r>
            <w:r w:rsidR="004861B6">
              <w:rPr>
                <w:noProof/>
                <w:webHidden/>
              </w:rPr>
              <w:fldChar w:fldCharType="separate"/>
            </w:r>
            <w:r w:rsidR="004861B6">
              <w:rPr>
                <w:noProof/>
                <w:webHidden/>
              </w:rPr>
              <w:t>18</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9" w:history="1">
            <w:r w:rsidR="004861B6" w:rsidRPr="004317F2">
              <w:rPr>
                <w:rStyle w:val="Hyperlink"/>
                <w:noProof/>
              </w:rPr>
              <w:t>3.5.1.</w:t>
            </w:r>
            <w:r w:rsidR="004861B6">
              <w:rPr>
                <w:rFonts w:asciiTheme="minorHAnsi" w:eastAsiaTheme="minorEastAsia" w:hAnsiTheme="minorHAnsi" w:cstheme="minorBidi"/>
                <w:noProof/>
                <w:color w:val="auto"/>
                <w:sz w:val="22"/>
                <w:szCs w:val="22"/>
              </w:rPr>
              <w:tab/>
            </w:r>
            <w:r w:rsidR="004861B6" w:rsidRPr="004317F2">
              <w:rPr>
                <w:rStyle w:val="Hyperlink"/>
                <w:noProof/>
              </w:rPr>
              <w:t>Negocierea informatiilor de reţea</w:t>
            </w:r>
            <w:r w:rsidR="004861B6">
              <w:rPr>
                <w:noProof/>
                <w:webHidden/>
              </w:rPr>
              <w:tab/>
            </w:r>
            <w:r w:rsidR="004861B6">
              <w:rPr>
                <w:noProof/>
                <w:webHidden/>
              </w:rPr>
              <w:fldChar w:fldCharType="begin"/>
            </w:r>
            <w:r w:rsidR="004861B6">
              <w:rPr>
                <w:noProof/>
                <w:webHidden/>
              </w:rPr>
              <w:instrText xml:space="preserve"> PAGEREF _Toc454222639 \h </w:instrText>
            </w:r>
            <w:r w:rsidR="004861B6">
              <w:rPr>
                <w:noProof/>
                <w:webHidden/>
              </w:rPr>
            </w:r>
            <w:r w:rsidR="004861B6">
              <w:rPr>
                <w:noProof/>
                <w:webHidden/>
              </w:rPr>
              <w:fldChar w:fldCharType="separate"/>
            </w:r>
            <w:r w:rsidR="004861B6">
              <w:rPr>
                <w:noProof/>
                <w:webHidden/>
              </w:rPr>
              <w:t>19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0" w:history="1">
            <w:r w:rsidR="004861B6" w:rsidRPr="004317F2">
              <w:rPr>
                <w:rStyle w:val="Hyperlink"/>
                <w:noProof/>
              </w:rPr>
              <w:t>3.5.2.</w:t>
            </w:r>
            <w:r w:rsidR="004861B6">
              <w:rPr>
                <w:rFonts w:asciiTheme="minorHAnsi" w:eastAsiaTheme="minorEastAsia" w:hAnsiTheme="minorHAnsi" w:cstheme="minorBidi"/>
                <w:noProof/>
                <w:color w:val="auto"/>
                <w:sz w:val="22"/>
                <w:szCs w:val="22"/>
              </w:rPr>
              <w:tab/>
            </w:r>
            <w:r w:rsidR="004861B6" w:rsidRPr="004317F2">
              <w:rPr>
                <w:rStyle w:val="Hyperlink"/>
                <w:noProof/>
              </w:rPr>
              <w:t>Stream API</w:t>
            </w:r>
            <w:r w:rsidR="004861B6">
              <w:rPr>
                <w:noProof/>
                <w:webHidden/>
              </w:rPr>
              <w:tab/>
            </w:r>
            <w:r w:rsidR="004861B6">
              <w:rPr>
                <w:noProof/>
                <w:webHidden/>
              </w:rPr>
              <w:fldChar w:fldCharType="begin"/>
            </w:r>
            <w:r w:rsidR="004861B6">
              <w:rPr>
                <w:noProof/>
                <w:webHidden/>
              </w:rPr>
              <w:instrText xml:space="preserve"> PAGEREF _Toc454222640 \h </w:instrText>
            </w:r>
            <w:r w:rsidR="004861B6">
              <w:rPr>
                <w:noProof/>
                <w:webHidden/>
              </w:rPr>
            </w:r>
            <w:r w:rsidR="004861B6">
              <w:rPr>
                <w:noProof/>
                <w:webHidden/>
              </w:rPr>
              <w:fldChar w:fldCharType="separate"/>
            </w:r>
            <w:r w:rsidR="004861B6">
              <w:rPr>
                <w:noProof/>
                <w:webHidden/>
              </w:rPr>
              <w:t>23</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1" w:history="1">
            <w:r w:rsidR="004861B6" w:rsidRPr="004317F2">
              <w:rPr>
                <w:rStyle w:val="Hyperlink"/>
                <w:noProof/>
              </w:rPr>
              <w:t>3.5.3.</w:t>
            </w:r>
            <w:r w:rsidR="004861B6">
              <w:rPr>
                <w:rFonts w:asciiTheme="minorHAnsi" w:eastAsiaTheme="minorEastAsia" w:hAnsiTheme="minorHAnsi" w:cstheme="minorBidi"/>
                <w:noProof/>
                <w:color w:val="auto"/>
                <w:sz w:val="22"/>
                <w:szCs w:val="22"/>
              </w:rPr>
              <w:tab/>
            </w:r>
            <w:r w:rsidR="004861B6" w:rsidRPr="004317F2">
              <w:rPr>
                <w:rStyle w:val="Hyperlink"/>
                <w:noProof/>
              </w:rPr>
              <w:t>PeerConnection API</w:t>
            </w:r>
            <w:r w:rsidR="004861B6">
              <w:rPr>
                <w:noProof/>
                <w:webHidden/>
              </w:rPr>
              <w:tab/>
            </w:r>
            <w:r w:rsidR="004861B6">
              <w:rPr>
                <w:noProof/>
                <w:webHidden/>
              </w:rPr>
              <w:fldChar w:fldCharType="begin"/>
            </w:r>
            <w:r w:rsidR="004861B6">
              <w:rPr>
                <w:noProof/>
                <w:webHidden/>
              </w:rPr>
              <w:instrText xml:space="preserve"> PAGEREF _Toc454222641 \h </w:instrText>
            </w:r>
            <w:r w:rsidR="004861B6">
              <w:rPr>
                <w:noProof/>
                <w:webHidden/>
              </w:rPr>
            </w:r>
            <w:r w:rsidR="004861B6">
              <w:rPr>
                <w:noProof/>
                <w:webHidden/>
              </w:rPr>
              <w:fldChar w:fldCharType="separate"/>
            </w:r>
            <w:r w:rsidR="004861B6">
              <w:rPr>
                <w:noProof/>
                <w:webHidden/>
              </w:rPr>
              <w:t>24</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2" w:history="1">
            <w:r w:rsidR="004861B6" w:rsidRPr="004317F2">
              <w:rPr>
                <w:rStyle w:val="Hyperlink"/>
                <w:noProof/>
              </w:rPr>
              <w:t>3.5.4.</w:t>
            </w:r>
            <w:r w:rsidR="004861B6">
              <w:rPr>
                <w:rFonts w:asciiTheme="minorHAnsi" w:eastAsiaTheme="minorEastAsia" w:hAnsiTheme="minorHAnsi" w:cstheme="minorBidi"/>
                <w:noProof/>
                <w:color w:val="auto"/>
                <w:sz w:val="22"/>
                <w:szCs w:val="22"/>
              </w:rPr>
              <w:tab/>
            </w:r>
            <w:r w:rsidR="004861B6" w:rsidRPr="004317F2">
              <w:rPr>
                <w:rStyle w:val="Hyperlink"/>
                <w:noProof/>
              </w:rPr>
              <w:t>Data Channel API</w:t>
            </w:r>
            <w:r w:rsidR="004861B6">
              <w:rPr>
                <w:noProof/>
                <w:webHidden/>
              </w:rPr>
              <w:tab/>
            </w:r>
            <w:r w:rsidR="004861B6">
              <w:rPr>
                <w:noProof/>
                <w:webHidden/>
              </w:rPr>
              <w:fldChar w:fldCharType="begin"/>
            </w:r>
            <w:r w:rsidR="004861B6">
              <w:rPr>
                <w:noProof/>
                <w:webHidden/>
              </w:rPr>
              <w:instrText xml:space="preserve"> PAGEREF _Toc454222642 \h </w:instrText>
            </w:r>
            <w:r w:rsidR="004861B6">
              <w:rPr>
                <w:noProof/>
                <w:webHidden/>
              </w:rPr>
            </w:r>
            <w:r w:rsidR="004861B6">
              <w:rPr>
                <w:noProof/>
                <w:webHidden/>
              </w:rPr>
              <w:fldChar w:fldCharType="separate"/>
            </w:r>
            <w:r w:rsidR="004861B6">
              <w:rPr>
                <w:noProof/>
                <w:webHidden/>
              </w:rPr>
              <w:t>24</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3" w:history="1">
            <w:r w:rsidR="004861B6" w:rsidRPr="004317F2">
              <w:rPr>
                <w:rStyle w:val="Hyperlink"/>
                <w:noProof/>
              </w:rPr>
              <w:t>3.6.</w:t>
            </w:r>
            <w:r w:rsidR="004861B6">
              <w:rPr>
                <w:rFonts w:asciiTheme="minorHAnsi" w:eastAsiaTheme="minorEastAsia" w:hAnsiTheme="minorHAnsi" w:cstheme="minorBidi"/>
                <w:noProof/>
                <w:color w:val="auto"/>
                <w:sz w:val="22"/>
                <w:szCs w:val="22"/>
              </w:rPr>
              <w:tab/>
            </w:r>
            <w:r w:rsidR="004861B6" w:rsidRPr="004317F2">
              <w:rPr>
                <w:rStyle w:val="Hyperlink"/>
                <w:noProof/>
              </w:rPr>
              <w:t>Sisteme similare</w:t>
            </w:r>
            <w:r w:rsidR="004861B6">
              <w:rPr>
                <w:noProof/>
                <w:webHidden/>
              </w:rPr>
              <w:tab/>
            </w:r>
            <w:r w:rsidR="004861B6">
              <w:rPr>
                <w:noProof/>
                <w:webHidden/>
              </w:rPr>
              <w:fldChar w:fldCharType="begin"/>
            </w:r>
            <w:r w:rsidR="004861B6">
              <w:rPr>
                <w:noProof/>
                <w:webHidden/>
              </w:rPr>
              <w:instrText xml:space="preserve"> PAGEREF _Toc454222643 \h </w:instrText>
            </w:r>
            <w:r w:rsidR="004861B6">
              <w:rPr>
                <w:noProof/>
                <w:webHidden/>
              </w:rPr>
            </w:r>
            <w:r w:rsidR="004861B6">
              <w:rPr>
                <w:noProof/>
                <w:webHidden/>
              </w:rPr>
              <w:fldChar w:fldCharType="separate"/>
            </w:r>
            <w:r w:rsidR="004861B6">
              <w:rPr>
                <w:noProof/>
                <w:webHidden/>
              </w:rPr>
              <w:t>25</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44" w:history="1">
            <w:r w:rsidR="004861B6" w:rsidRPr="004317F2">
              <w:rPr>
                <w:rStyle w:val="Hyperlink"/>
              </w:rPr>
              <w:t>Capitolul 4.</w:t>
            </w:r>
            <w:r w:rsidR="004861B6">
              <w:rPr>
                <w:rFonts w:asciiTheme="minorHAnsi" w:eastAsiaTheme="minorEastAsia" w:hAnsiTheme="minorHAnsi" w:cstheme="minorBidi"/>
                <w:b w:val="0"/>
                <w:color w:val="auto"/>
                <w:sz w:val="22"/>
                <w:szCs w:val="22"/>
              </w:rPr>
              <w:tab/>
            </w:r>
            <w:r w:rsidR="004861B6" w:rsidRPr="004317F2">
              <w:rPr>
                <w:rStyle w:val="Hyperlink"/>
              </w:rPr>
              <w:t>Analiză și Fundamentare Teoretică</w:t>
            </w:r>
            <w:r w:rsidR="004861B6">
              <w:rPr>
                <w:webHidden/>
              </w:rPr>
              <w:tab/>
            </w:r>
            <w:r w:rsidR="004861B6">
              <w:rPr>
                <w:webHidden/>
              </w:rPr>
              <w:fldChar w:fldCharType="begin"/>
            </w:r>
            <w:r w:rsidR="004861B6">
              <w:rPr>
                <w:webHidden/>
              </w:rPr>
              <w:instrText xml:space="preserve"> PAGEREF _Toc454222644 \h </w:instrText>
            </w:r>
            <w:r w:rsidR="004861B6">
              <w:rPr>
                <w:webHidden/>
              </w:rPr>
            </w:r>
            <w:r w:rsidR="004861B6">
              <w:rPr>
                <w:webHidden/>
              </w:rPr>
              <w:fldChar w:fldCharType="separate"/>
            </w:r>
            <w:r w:rsidR="004861B6">
              <w:rPr>
                <w:webHidden/>
              </w:rPr>
              <w:t>28</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5" w:history="1">
            <w:r w:rsidR="004861B6" w:rsidRPr="004317F2">
              <w:rPr>
                <w:rStyle w:val="Hyperlink"/>
                <w:noProof/>
              </w:rPr>
              <w:t>4.1.</w:t>
            </w:r>
            <w:r w:rsidR="004861B6">
              <w:rPr>
                <w:rFonts w:asciiTheme="minorHAnsi" w:eastAsiaTheme="minorEastAsia" w:hAnsiTheme="minorHAnsi" w:cstheme="minorBidi"/>
                <w:noProof/>
                <w:color w:val="auto"/>
                <w:sz w:val="22"/>
                <w:szCs w:val="22"/>
              </w:rPr>
              <w:tab/>
            </w:r>
            <w:r w:rsidR="004861B6" w:rsidRPr="004317F2">
              <w:rPr>
                <w:rStyle w:val="Hyperlink"/>
                <w:noProof/>
              </w:rPr>
              <w:t>Tehnologii și unelte utilizate pentru dezvoltarea aplicației web</w:t>
            </w:r>
            <w:r w:rsidR="004861B6">
              <w:rPr>
                <w:noProof/>
                <w:webHidden/>
              </w:rPr>
              <w:tab/>
            </w:r>
            <w:r w:rsidR="004861B6">
              <w:rPr>
                <w:noProof/>
                <w:webHidden/>
              </w:rPr>
              <w:fldChar w:fldCharType="begin"/>
            </w:r>
            <w:r w:rsidR="004861B6">
              <w:rPr>
                <w:noProof/>
                <w:webHidden/>
              </w:rPr>
              <w:instrText xml:space="preserve"> PAGEREF _Toc454222645 \h </w:instrText>
            </w:r>
            <w:r w:rsidR="004861B6">
              <w:rPr>
                <w:noProof/>
                <w:webHidden/>
              </w:rPr>
            </w:r>
            <w:r w:rsidR="004861B6">
              <w:rPr>
                <w:noProof/>
                <w:webHidden/>
              </w:rPr>
              <w:fldChar w:fldCharType="separate"/>
            </w:r>
            <w:r w:rsidR="004861B6">
              <w:rPr>
                <w:noProof/>
                <w:webHidden/>
              </w:rPr>
              <w:t>28</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6" w:history="1">
            <w:r w:rsidR="004861B6" w:rsidRPr="004317F2">
              <w:rPr>
                <w:rStyle w:val="Hyperlink"/>
                <w:noProof/>
              </w:rPr>
              <w:t>4.1.1.</w:t>
            </w:r>
            <w:r w:rsidR="004861B6">
              <w:rPr>
                <w:rFonts w:asciiTheme="minorHAnsi" w:eastAsiaTheme="minorEastAsia" w:hAnsiTheme="minorHAnsi" w:cstheme="minorBidi"/>
                <w:noProof/>
                <w:color w:val="auto"/>
                <w:sz w:val="22"/>
                <w:szCs w:val="22"/>
              </w:rPr>
              <w:tab/>
            </w:r>
            <w:r w:rsidR="004861B6" w:rsidRPr="004317F2">
              <w:rPr>
                <w:rStyle w:val="Hyperlink"/>
                <w:noProof/>
              </w:rPr>
              <w:t>PHP</w:t>
            </w:r>
            <w:r w:rsidR="004861B6">
              <w:rPr>
                <w:noProof/>
                <w:webHidden/>
              </w:rPr>
              <w:tab/>
            </w:r>
            <w:r w:rsidR="004861B6">
              <w:rPr>
                <w:noProof/>
                <w:webHidden/>
              </w:rPr>
              <w:fldChar w:fldCharType="begin"/>
            </w:r>
            <w:r w:rsidR="004861B6">
              <w:rPr>
                <w:noProof/>
                <w:webHidden/>
              </w:rPr>
              <w:instrText xml:space="preserve"> PAGEREF _Toc454222646 \h </w:instrText>
            </w:r>
            <w:r w:rsidR="004861B6">
              <w:rPr>
                <w:noProof/>
                <w:webHidden/>
              </w:rPr>
            </w:r>
            <w:r w:rsidR="004861B6">
              <w:rPr>
                <w:noProof/>
                <w:webHidden/>
              </w:rPr>
              <w:fldChar w:fldCharType="separate"/>
            </w:r>
            <w:r w:rsidR="004861B6">
              <w:rPr>
                <w:noProof/>
                <w:webHidden/>
              </w:rPr>
              <w:t>28</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7" w:history="1">
            <w:r w:rsidR="004861B6" w:rsidRPr="004317F2">
              <w:rPr>
                <w:rStyle w:val="Hyperlink"/>
                <w:noProof/>
              </w:rPr>
              <w:t>4.1.2.</w:t>
            </w:r>
            <w:r w:rsidR="004861B6">
              <w:rPr>
                <w:rFonts w:asciiTheme="minorHAnsi" w:eastAsiaTheme="minorEastAsia" w:hAnsiTheme="minorHAnsi" w:cstheme="minorBidi"/>
                <w:noProof/>
                <w:color w:val="auto"/>
                <w:sz w:val="22"/>
                <w:szCs w:val="22"/>
              </w:rPr>
              <w:tab/>
            </w:r>
            <w:r w:rsidR="004861B6" w:rsidRPr="004317F2">
              <w:rPr>
                <w:rStyle w:val="Hyperlink"/>
                <w:noProof/>
              </w:rPr>
              <w:t>JavaScript</w:t>
            </w:r>
            <w:r w:rsidR="004861B6">
              <w:rPr>
                <w:noProof/>
                <w:webHidden/>
              </w:rPr>
              <w:tab/>
            </w:r>
            <w:r w:rsidR="004861B6">
              <w:rPr>
                <w:noProof/>
                <w:webHidden/>
              </w:rPr>
              <w:fldChar w:fldCharType="begin"/>
            </w:r>
            <w:r w:rsidR="004861B6">
              <w:rPr>
                <w:noProof/>
                <w:webHidden/>
              </w:rPr>
              <w:instrText xml:space="preserve"> PAGEREF _Toc454222647 \h </w:instrText>
            </w:r>
            <w:r w:rsidR="004861B6">
              <w:rPr>
                <w:noProof/>
                <w:webHidden/>
              </w:rPr>
            </w:r>
            <w:r w:rsidR="004861B6">
              <w:rPr>
                <w:noProof/>
                <w:webHidden/>
              </w:rPr>
              <w:fldChar w:fldCharType="separate"/>
            </w:r>
            <w:r w:rsidR="004861B6">
              <w:rPr>
                <w:noProof/>
                <w:webHidden/>
              </w:rPr>
              <w:t>29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8" w:history="1">
            <w:r w:rsidR="004861B6" w:rsidRPr="004317F2">
              <w:rPr>
                <w:rStyle w:val="Hyperlink"/>
                <w:noProof/>
              </w:rPr>
              <w:t>4.1.3.</w:t>
            </w:r>
            <w:r w:rsidR="004861B6">
              <w:rPr>
                <w:rFonts w:asciiTheme="minorHAnsi" w:eastAsiaTheme="minorEastAsia" w:hAnsiTheme="minorHAnsi" w:cstheme="minorBidi"/>
                <w:noProof/>
                <w:color w:val="auto"/>
                <w:sz w:val="22"/>
                <w:szCs w:val="22"/>
              </w:rPr>
              <w:tab/>
            </w:r>
            <w:r w:rsidR="004861B6" w:rsidRPr="004317F2">
              <w:rPr>
                <w:rStyle w:val="Hyperlink"/>
                <w:noProof/>
              </w:rPr>
              <w:t>HTML</w:t>
            </w:r>
            <w:r w:rsidR="004861B6">
              <w:rPr>
                <w:noProof/>
                <w:webHidden/>
              </w:rPr>
              <w:tab/>
            </w:r>
            <w:r w:rsidR="004861B6">
              <w:rPr>
                <w:noProof/>
                <w:webHidden/>
              </w:rPr>
              <w:fldChar w:fldCharType="begin"/>
            </w:r>
            <w:r w:rsidR="004861B6">
              <w:rPr>
                <w:noProof/>
                <w:webHidden/>
              </w:rPr>
              <w:instrText xml:space="preserve"> PAGEREF _Toc454222648 \h </w:instrText>
            </w:r>
            <w:r w:rsidR="004861B6">
              <w:rPr>
                <w:noProof/>
                <w:webHidden/>
              </w:rPr>
            </w:r>
            <w:r w:rsidR="004861B6">
              <w:rPr>
                <w:noProof/>
                <w:webHidden/>
              </w:rPr>
              <w:fldChar w:fldCharType="separate"/>
            </w:r>
            <w:r w:rsidR="004861B6">
              <w:rPr>
                <w:noProof/>
                <w:webHidden/>
              </w:rPr>
              <w:t>29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9" w:history="1">
            <w:r w:rsidR="004861B6" w:rsidRPr="004317F2">
              <w:rPr>
                <w:rStyle w:val="Hyperlink"/>
                <w:noProof/>
              </w:rPr>
              <w:t>4.1.4.</w:t>
            </w:r>
            <w:r w:rsidR="004861B6">
              <w:rPr>
                <w:rFonts w:asciiTheme="minorHAnsi" w:eastAsiaTheme="minorEastAsia" w:hAnsiTheme="minorHAnsi" w:cstheme="minorBidi"/>
                <w:noProof/>
                <w:color w:val="auto"/>
                <w:sz w:val="22"/>
                <w:szCs w:val="22"/>
              </w:rPr>
              <w:tab/>
            </w:r>
            <w:r w:rsidR="004861B6" w:rsidRPr="004317F2">
              <w:rPr>
                <w:rStyle w:val="Hyperlink"/>
                <w:noProof/>
              </w:rPr>
              <w:t>CSS</w:t>
            </w:r>
            <w:r w:rsidR="004861B6">
              <w:rPr>
                <w:noProof/>
                <w:webHidden/>
              </w:rPr>
              <w:tab/>
            </w:r>
            <w:r w:rsidR="004861B6">
              <w:rPr>
                <w:noProof/>
                <w:webHidden/>
              </w:rPr>
              <w:fldChar w:fldCharType="begin"/>
            </w:r>
            <w:r w:rsidR="004861B6">
              <w:rPr>
                <w:noProof/>
                <w:webHidden/>
              </w:rPr>
              <w:instrText xml:space="preserve"> PAGEREF _Toc454222649 \h </w:instrText>
            </w:r>
            <w:r w:rsidR="004861B6">
              <w:rPr>
                <w:noProof/>
                <w:webHidden/>
              </w:rPr>
            </w:r>
            <w:r w:rsidR="004861B6">
              <w:rPr>
                <w:noProof/>
                <w:webHidden/>
              </w:rPr>
              <w:fldChar w:fldCharType="separate"/>
            </w:r>
            <w:r w:rsidR="004861B6">
              <w:rPr>
                <w:noProof/>
                <w:webHidden/>
              </w:rPr>
              <w:t>30</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0" w:history="1">
            <w:r w:rsidR="004861B6" w:rsidRPr="004317F2">
              <w:rPr>
                <w:rStyle w:val="Hyperlink"/>
                <w:noProof/>
              </w:rPr>
              <w:t>4.1.5.</w:t>
            </w:r>
            <w:r w:rsidR="004861B6">
              <w:rPr>
                <w:rFonts w:asciiTheme="minorHAnsi" w:eastAsiaTheme="minorEastAsia" w:hAnsiTheme="minorHAnsi" w:cstheme="minorBidi"/>
                <w:noProof/>
                <w:color w:val="auto"/>
                <w:sz w:val="22"/>
                <w:szCs w:val="22"/>
              </w:rPr>
              <w:tab/>
            </w:r>
            <w:r w:rsidR="004861B6" w:rsidRPr="004317F2">
              <w:rPr>
                <w:rStyle w:val="Hyperlink"/>
                <w:noProof/>
              </w:rPr>
              <w:t>GitHub</w:t>
            </w:r>
            <w:r w:rsidR="004861B6">
              <w:rPr>
                <w:noProof/>
                <w:webHidden/>
              </w:rPr>
              <w:tab/>
            </w:r>
            <w:r w:rsidR="004861B6">
              <w:rPr>
                <w:noProof/>
                <w:webHidden/>
              </w:rPr>
              <w:fldChar w:fldCharType="begin"/>
            </w:r>
            <w:r w:rsidR="004861B6">
              <w:rPr>
                <w:noProof/>
                <w:webHidden/>
              </w:rPr>
              <w:instrText xml:space="preserve"> PAGEREF _Toc454222650 \h </w:instrText>
            </w:r>
            <w:r w:rsidR="004861B6">
              <w:rPr>
                <w:noProof/>
                <w:webHidden/>
              </w:rPr>
            </w:r>
            <w:r w:rsidR="004861B6">
              <w:rPr>
                <w:noProof/>
                <w:webHidden/>
              </w:rPr>
              <w:fldChar w:fldCharType="separate"/>
            </w:r>
            <w:r w:rsidR="004861B6">
              <w:rPr>
                <w:noProof/>
                <w:webHidden/>
              </w:rPr>
              <w:t>31</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1" w:history="1">
            <w:r w:rsidR="004861B6" w:rsidRPr="004317F2">
              <w:rPr>
                <w:rStyle w:val="Hyperlink"/>
                <w:noProof/>
              </w:rPr>
              <w:t>4.1.6.</w:t>
            </w:r>
            <w:r w:rsidR="004861B6">
              <w:rPr>
                <w:rFonts w:asciiTheme="minorHAnsi" w:eastAsiaTheme="minorEastAsia" w:hAnsiTheme="minorHAnsi" w:cstheme="minorBidi"/>
                <w:noProof/>
                <w:color w:val="auto"/>
                <w:sz w:val="22"/>
                <w:szCs w:val="22"/>
              </w:rPr>
              <w:tab/>
            </w:r>
            <w:r w:rsidR="004861B6" w:rsidRPr="004317F2">
              <w:rPr>
                <w:rStyle w:val="Hyperlink"/>
                <w:noProof/>
              </w:rPr>
              <w:t>Apache Server</w:t>
            </w:r>
            <w:r w:rsidR="004861B6">
              <w:rPr>
                <w:noProof/>
                <w:webHidden/>
              </w:rPr>
              <w:tab/>
            </w:r>
            <w:r w:rsidR="004861B6">
              <w:rPr>
                <w:noProof/>
                <w:webHidden/>
              </w:rPr>
              <w:fldChar w:fldCharType="begin"/>
            </w:r>
            <w:r w:rsidR="004861B6">
              <w:rPr>
                <w:noProof/>
                <w:webHidden/>
              </w:rPr>
              <w:instrText xml:space="preserve"> PAGEREF _Toc454222651 \h </w:instrText>
            </w:r>
            <w:r w:rsidR="004861B6">
              <w:rPr>
                <w:noProof/>
                <w:webHidden/>
              </w:rPr>
            </w:r>
            <w:r w:rsidR="004861B6">
              <w:rPr>
                <w:noProof/>
                <w:webHidden/>
              </w:rPr>
              <w:fldChar w:fldCharType="separate"/>
            </w:r>
            <w:r w:rsidR="004861B6">
              <w:rPr>
                <w:noProof/>
                <w:webHidden/>
              </w:rPr>
              <w:t>31</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2" w:history="1">
            <w:r w:rsidR="004861B6" w:rsidRPr="004317F2">
              <w:rPr>
                <w:rStyle w:val="Hyperlink"/>
                <w:noProof/>
              </w:rPr>
              <w:t>4.1.7.</w:t>
            </w:r>
            <w:r w:rsidR="004861B6">
              <w:rPr>
                <w:rFonts w:asciiTheme="minorHAnsi" w:eastAsiaTheme="minorEastAsia" w:hAnsiTheme="minorHAnsi" w:cstheme="minorBidi"/>
                <w:noProof/>
                <w:color w:val="auto"/>
                <w:sz w:val="22"/>
                <w:szCs w:val="22"/>
              </w:rPr>
              <w:tab/>
            </w:r>
            <w:r w:rsidR="004861B6" w:rsidRPr="004317F2">
              <w:rPr>
                <w:rStyle w:val="Hyperlink"/>
                <w:noProof/>
              </w:rPr>
              <w:t>XAMPP</w:t>
            </w:r>
            <w:r w:rsidR="004861B6">
              <w:rPr>
                <w:noProof/>
                <w:webHidden/>
              </w:rPr>
              <w:tab/>
            </w:r>
            <w:r w:rsidR="004861B6">
              <w:rPr>
                <w:noProof/>
                <w:webHidden/>
              </w:rPr>
              <w:fldChar w:fldCharType="begin"/>
            </w:r>
            <w:r w:rsidR="004861B6">
              <w:rPr>
                <w:noProof/>
                <w:webHidden/>
              </w:rPr>
              <w:instrText xml:space="preserve"> PAGEREF _Toc454222652 \h </w:instrText>
            </w:r>
            <w:r w:rsidR="004861B6">
              <w:rPr>
                <w:noProof/>
                <w:webHidden/>
              </w:rPr>
            </w:r>
            <w:r w:rsidR="004861B6">
              <w:rPr>
                <w:noProof/>
                <w:webHidden/>
              </w:rPr>
              <w:fldChar w:fldCharType="separate"/>
            </w:r>
            <w:r w:rsidR="004861B6">
              <w:rPr>
                <w:noProof/>
                <w:webHidden/>
              </w:rPr>
              <w:t>32</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3" w:history="1">
            <w:r w:rsidR="004861B6" w:rsidRPr="004317F2">
              <w:rPr>
                <w:rStyle w:val="Hyperlink"/>
                <w:noProof/>
              </w:rPr>
              <w:t>4.2.</w:t>
            </w:r>
            <w:r w:rsidR="004861B6">
              <w:rPr>
                <w:rFonts w:asciiTheme="minorHAnsi" w:eastAsiaTheme="minorEastAsia" w:hAnsiTheme="minorHAnsi" w:cstheme="minorBidi"/>
                <w:noProof/>
                <w:color w:val="auto"/>
                <w:sz w:val="22"/>
                <w:szCs w:val="22"/>
              </w:rPr>
              <w:tab/>
            </w:r>
            <w:r w:rsidR="004861B6" w:rsidRPr="004317F2">
              <w:rPr>
                <w:rStyle w:val="Hyperlink"/>
                <w:noProof/>
              </w:rPr>
              <w:t>Cerințele sistemului</w:t>
            </w:r>
            <w:r w:rsidR="004861B6">
              <w:rPr>
                <w:noProof/>
                <w:webHidden/>
              </w:rPr>
              <w:tab/>
            </w:r>
            <w:r w:rsidR="004861B6">
              <w:rPr>
                <w:noProof/>
                <w:webHidden/>
              </w:rPr>
              <w:fldChar w:fldCharType="begin"/>
            </w:r>
            <w:r w:rsidR="004861B6">
              <w:rPr>
                <w:noProof/>
                <w:webHidden/>
              </w:rPr>
              <w:instrText xml:space="preserve"> PAGEREF _Toc454222653 \h </w:instrText>
            </w:r>
            <w:r w:rsidR="004861B6">
              <w:rPr>
                <w:noProof/>
                <w:webHidden/>
              </w:rPr>
            </w:r>
            <w:r w:rsidR="004861B6">
              <w:rPr>
                <w:noProof/>
                <w:webHidden/>
              </w:rPr>
              <w:fldChar w:fldCharType="separate"/>
            </w:r>
            <w:r w:rsidR="004861B6">
              <w:rPr>
                <w:noProof/>
                <w:webHidden/>
              </w:rPr>
              <w:t>32</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4" w:history="1">
            <w:r w:rsidR="004861B6" w:rsidRPr="004317F2">
              <w:rPr>
                <w:rStyle w:val="Hyperlink"/>
                <w:noProof/>
              </w:rPr>
              <w:t>4.2.1.</w:t>
            </w:r>
            <w:r w:rsidR="004861B6">
              <w:rPr>
                <w:rFonts w:asciiTheme="minorHAnsi" w:eastAsiaTheme="minorEastAsia" w:hAnsiTheme="minorHAnsi" w:cstheme="minorBidi"/>
                <w:noProof/>
                <w:color w:val="auto"/>
                <w:sz w:val="22"/>
                <w:szCs w:val="22"/>
              </w:rPr>
              <w:tab/>
            </w:r>
            <w:r w:rsidR="004861B6" w:rsidRPr="004317F2">
              <w:rPr>
                <w:rStyle w:val="Hyperlink"/>
                <w:noProof/>
              </w:rPr>
              <w:t>Cerinte functionale</w:t>
            </w:r>
            <w:r w:rsidR="004861B6">
              <w:rPr>
                <w:noProof/>
                <w:webHidden/>
              </w:rPr>
              <w:tab/>
            </w:r>
            <w:r w:rsidR="004861B6">
              <w:rPr>
                <w:noProof/>
                <w:webHidden/>
              </w:rPr>
              <w:fldChar w:fldCharType="begin"/>
            </w:r>
            <w:r w:rsidR="004861B6">
              <w:rPr>
                <w:noProof/>
                <w:webHidden/>
              </w:rPr>
              <w:instrText xml:space="preserve"> PAGEREF _Toc454222654 \h </w:instrText>
            </w:r>
            <w:r w:rsidR="004861B6">
              <w:rPr>
                <w:noProof/>
                <w:webHidden/>
              </w:rPr>
            </w:r>
            <w:r w:rsidR="004861B6">
              <w:rPr>
                <w:noProof/>
                <w:webHidden/>
              </w:rPr>
              <w:fldChar w:fldCharType="separate"/>
            </w:r>
            <w:r w:rsidR="004861B6">
              <w:rPr>
                <w:noProof/>
                <w:webHidden/>
              </w:rPr>
              <w:t>33</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5" w:history="1">
            <w:r w:rsidR="004861B6" w:rsidRPr="004317F2">
              <w:rPr>
                <w:rStyle w:val="Hyperlink"/>
                <w:noProof/>
              </w:rPr>
              <w:t>4.2.2.</w:t>
            </w:r>
            <w:r w:rsidR="004861B6">
              <w:rPr>
                <w:rFonts w:asciiTheme="minorHAnsi" w:eastAsiaTheme="minorEastAsia" w:hAnsiTheme="minorHAnsi" w:cstheme="minorBidi"/>
                <w:noProof/>
                <w:color w:val="auto"/>
                <w:sz w:val="22"/>
                <w:szCs w:val="22"/>
              </w:rPr>
              <w:tab/>
            </w:r>
            <w:r w:rsidR="004861B6" w:rsidRPr="004317F2">
              <w:rPr>
                <w:rStyle w:val="Hyperlink"/>
                <w:noProof/>
              </w:rPr>
              <w:t>Cerinte functionale</w:t>
            </w:r>
            <w:r w:rsidR="004861B6">
              <w:rPr>
                <w:noProof/>
                <w:webHidden/>
              </w:rPr>
              <w:tab/>
            </w:r>
            <w:r w:rsidR="004861B6">
              <w:rPr>
                <w:noProof/>
                <w:webHidden/>
              </w:rPr>
              <w:fldChar w:fldCharType="begin"/>
            </w:r>
            <w:r w:rsidR="004861B6">
              <w:rPr>
                <w:noProof/>
                <w:webHidden/>
              </w:rPr>
              <w:instrText xml:space="preserve"> PAGEREF _Toc454222655 \h </w:instrText>
            </w:r>
            <w:r w:rsidR="004861B6">
              <w:rPr>
                <w:noProof/>
                <w:webHidden/>
              </w:rPr>
            </w:r>
            <w:r w:rsidR="004861B6">
              <w:rPr>
                <w:noProof/>
                <w:webHidden/>
              </w:rPr>
              <w:fldChar w:fldCharType="separate"/>
            </w:r>
            <w:r w:rsidR="004861B6">
              <w:rPr>
                <w:noProof/>
                <w:webHidden/>
              </w:rPr>
              <w:t>34</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6" w:history="1">
            <w:r w:rsidR="004861B6" w:rsidRPr="004317F2">
              <w:rPr>
                <w:rStyle w:val="Hyperlink"/>
                <w:noProof/>
              </w:rPr>
              <w:t>4.3.</w:t>
            </w:r>
            <w:r w:rsidR="004861B6">
              <w:rPr>
                <w:rFonts w:asciiTheme="minorHAnsi" w:eastAsiaTheme="minorEastAsia" w:hAnsiTheme="minorHAnsi" w:cstheme="minorBidi"/>
                <w:noProof/>
                <w:color w:val="auto"/>
                <w:sz w:val="22"/>
                <w:szCs w:val="22"/>
              </w:rPr>
              <w:tab/>
            </w:r>
            <w:r w:rsidR="004861B6" w:rsidRPr="004317F2">
              <w:rPr>
                <w:rStyle w:val="Hyperlink"/>
                <w:noProof/>
              </w:rPr>
              <w:t>Cazuri de utilizare</w:t>
            </w:r>
            <w:r w:rsidR="004861B6">
              <w:rPr>
                <w:noProof/>
                <w:webHidden/>
              </w:rPr>
              <w:tab/>
            </w:r>
            <w:r w:rsidR="004861B6">
              <w:rPr>
                <w:noProof/>
                <w:webHidden/>
              </w:rPr>
              <w:fldChar w:fldCharType="begin"/>
            </w:r>
            <w:r w:rsidR="004861B6">
              <w:rPr>
                <w:noProof/>
                <w:webHidden/>
              </w:rPr>
              <w:instrText xml:space="preserve"> PAGEREF _Toc454222656 \h </w:instrText>
            </w:r>
            <w:r w:rsidR="004861B6">
              <w:rPr>
                <w:noProof/>
                <w:webHidden/>
              </w:rPr>
            </w:r>
            <w:r w:rsidR="004861B6">
              <w:rPr>
                <w:noProof/>
                <w:webHidden/>
              </w:rPr>
              <w:fldChar w:fldCharType="separate"/>
            </w:r>
            <w:r w:rsidR="004861B6">
              <w:rPr>
                <w:noProof/>
                <w:webHidden/>
              </w:rPr>
              <w:t>35</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57" w:history="1">
            <w:r w:rsidR="004861B6" w:rsidRPr="004317F2">
              <w:rPr>
                <w:rStyle w:val="Hyperlink"/>
              </w:rPr>
              <w:t>Capitolul 5.</w:t>
            </w:r>
            <w:r w:rsidR="004861B6">
              <w:rPr>
                <w:rFonts w:asciiTheme="minorHAnsi" w:eastAsiaTheme="minorEastAsia" w:hAnsiTheme="minorHAnsi" w:cstheme="minorBidi"/>
                <w:b w:val="0"/>
                <w:color w:val="auto"/>
                <w:sz w:val="22"/>
                <w:szCs w:val="22"/>
              </w:rPr>
              <w:tab/>
            </w:r>
            <w:r w:rsidR="004861B6" w:rsidRPr="004317F2">
              <w:rPr>
                <w:rStyle w:val="Hyperlink"/>
              </w:rPr>
              <w:t>Proiectare de Detaliu și Implementare</w:t>
            </w:r>
            <w:r w:rsidR="004861B6">
              <w:rPr>
                <w:webHidden/>
              </w:rPr>
              <w:tab/>
            </w:r>
            <w:r w:rsidR="004861B6">
              <w:rPr>
                <w:webHidden/>
              </w:rPr>
              <w:fldChar w:fldCharType="begin"/>
            </w:r>
            <w:r w:rsidR="004861B6">
              <w:rPr>
                <w:webHidden/>
              </w:rPr>
              <w:instrText xml:space="preserve"> PAGEREF _Toc454222657 \h </w:instrText>
            </w:r>
            <w:r w:rsidR="004861B6">
              <w:rPr>
                <w:webHidden/>
              </w:rPr>
            </w:r>
            <w:r w:rsidR="004861B6">
              <w:rPr>
                <w:webHidden/>
              </w:rPr>
              <w:fldChar w:fldCharType="separate"/>
            </w:r>
            <w:r w:rsidR="004861B6">
              <w:rPr>
                <w:webHidden/>
              </w:rPr>
              <w:t>39</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8" w:history="1">
            <w:r w:rsidR="004861B6" w:rsidRPr="004317F2">
              <w:rPr>
                <w:rStyle w:val="Hyperlink"/>
                <w:noProof/>
              </w:rPr>
              <w:t>5.1.</w:t>
            </w:r>
            <w:r w:rsidR="004861B6">
              <w:rPr>
                <w:rFonts w:asciiTheme="minorHAnsi" w:eastAsiaTheme="minorEastAsia" w:hAnsiTheme="minorHAnsi" w:cstheme="minorBidi"/>
                <w:noProof/>
                <w:color w:val="auto"/>
                <w:sz w:val="22"/>
                <w:szCs w:val="22"/>
              </w:rPr>
              <w:tab/>
            </w:r>
            <w:r w:rsidR="004861B6" w:rsidRPr="004317F2">
              <w:rPr>
                <w:rStyle w:val="Hyperlink"/>
                <w:noProof/>
              </w:rPr>
              <w:t>Arhitectura de layer a sistemului</w:t>
            </w:r>
            <w:r w:rsidR="004861B6">
              <w:rPr>
                <w:noProof/>
                <w:webHidden/>
              </w:rPr>
              <w:tab/>
            </w:r>
            <w:r w:rsidR="004861B6">
              <w:rPr>
                <w:noProof/>
                <w:webHidden/>
              </w:rPr>
              <w:fldChar w:fldCharType="begin"/>
            </w:r>
            <w:r w:rsidR="004861B6">
              <w:rPr>
                <w:noProof/>
                <w:webHidden/>
              </w:rPr>
              <w:instrText xml:space="preserve"> PAGEREF _Toc454222658 \h </w:instrText>
            </w:r>
            <w:r w:rsidR="004861B6">
              <w:rPr>
                <w:noProof/>
                <w:webHidden/>
              </w:rPr>
            </w:r>
            <w:r w:rsidR="004861B6">
              <w:rPr>
                <w:noProof/>
                <w:webHidden/>
              </w:rPr>
              <w:fldChar w:fldCharType="separate"/>
            </w:r>
            <w:r w:rsidR="004861B6">
              <w:rPr>
                <w:noProof/>
                <w:webHidden/>
              </w:rPr>
              <w:t>39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9" w:history="1">
            <w:r w:rsidR="004861B6" w:rsidRPr="004317F2">
              <w:rPr>
                <w:rStyle w:val="Hyperlink"/>
                <w:noProof/>
              </w:rPr>
              <w:t>5.1.1.</w:t>
            </w:r>
            <w:r w:rsidR="004861B6">
              <w:rPr>
                <w:rFonts w:asciiTheme="minorHAnsi" w:eastAsiaTheme="minorEastAsia" w:hAnsiTheme="minorHAnsi" w:cstheme="minorBidi"/>
                <w:noProof/>
                <w:color w:val="auto"/>
                <w:sz w:val="22"/>
                <w:szCs w:val="22"/>
              </w:rPr>
              <w:tab/>
            </w:r>
            <w:r w:rsidR="004861B6" w:rsidRPr="004317F2">
              <w:rPr>
                <w:rStyle w:val="Hyperlink"/>
                <w:noProof/>
              </w:rPr>
              <w:t>Nivelul interfata utilizator</w:t>
            </w:r>
            <w:r w:rsidR="004861B6">
              <w:rPr>
                <w:noProof/>
                <w:webHidden/>
              </w:rPr>
              <w:tab/>
            </w:r>
            <w:r w:rsidR="004861B6">
              <w:rPr>
                <w:noProof/>
                <w:webHidden/>
              </w:rPr>
              <w:fldChar w:fldCharType="begin"/>
            </w:r>
            <w:r w:rsidR="004861B6">
              <w:rPr>
                <w:noProof/>
                <w:webHidden/>
              </w:rPr>
              <w:instrText xml:space="preserve"> PAGEREF _Toc454222659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0" w:history="1">
            <w:r w:rsidR="004861B6" w:rsidRPr="004317F2">
              <w:rPr>
                <w:rStyle w:val="Hyperlink"/>
                <w:noProof/>
              </w:rPr>
              <w:t>5.1.2.</w:t>
            </w:r>
            <w:r w:rsidR="004861B6">
              <w:rPr>
                <w:rFonts w:asciiTheme="minorHAnsi" w:eastAsiaTheme="minorEastAsia" w:hAnsiTheme="minorHAnsi" w:cstheme="minorBidi"/>
                <w:noProof/>
                <w:color w:val="auto"/>
                <w:sz w:val="22"/>
                <w:szCs w:val="22"/>
              </w:rPr>
              <w:tab/>
            </w:r>
            <w:r w:rsidR="004861B6" w:rsidRPr="004317F2">
              <w:rPr>
                <w:rStyle w:val="Hyperlink"/>
                <w:noProof/>
              </w:rPr>
              <w:t>Nivelul de aplicatie</w:t>
            </w:r>
            <w:r w:rsidR="004861B6">
              <w:rPr>
                <w:noProof/>
                <w:webHidden/>
              </w:rPr>
              <w:tab/>
            </w:r>
            <w:r w:rsidR="004861B6">
              <w:rPr>
                <w:noProof/>
                <w:webHidden/>
              </w:rPr>
              <w:fldChar w:fldCharType="begin"/>
            </w:r>
            <w:r w:rsidR="004861B6">
              <w:rPr>
                <w:noProof/>
                <w:webHidden/>
              </w:rPr>
              <w:instrText xml:space="preserve"> PAGEREF _Toc454222660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1" w:history="1">
            <w:r w:rsidR="004861B6" w:rsidRPr="004317F2">
              <w:rPr>
                <w:rStyle w:val="Hyperlink"/>
                <w:noProof/>
              </w:rPr>
              <w:t>5.1.3.</w:t>
            </w:r>
            <w:r w:rsidR="004861B6">
              <w:rPr>
                <w:rFonts w:asciiTheme="minorHAnsi" w:eastAsiaTheme="minorEastAsia" w:hAnsiTheme="minorHAnsi" w:cstheme="minorBidi"/>
                <w:noProof/>
                <w:color w:val="auto"/>
                <w:sz w:val="22"/>
                <w:szCs w:val="22"/>
              </w:rPr>
              <w:tab/>
            </w:r>
            <w:r w:rsidR="004861B6" w:rsidRPr="004317F2">
              <w:rPr>
                <w:rStyle w:val="Hyperlink"/>
                <w:noProof/>
              </w:rPr>
              <w:t>Nivelul de business logic</w:t>
            </w:r>
            <w:r w:rsidR="004861B6">
              <w:rPr>
                <w:noProof/>
                <w:webHidden/>
              </w:rPr>
              <w:tab/>
            </w:r>
            <w:r w:rsidR="004861B6">
              <w:rPr>
                <w:noProof/>
                <w:webHidden/>
              </w:rPr>
              <w:fldChar w:fldCharType="begin"/>
            </w:r>
            <w:r w:rsidR="004861B6">
              <w:rPr>
                <w:noProof/>
                <w:webHidden/>
              </w:rPr>
              <w:instrText xml:space="preserve"> PAGEREF _Toc454222661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2" w:history="1">
            <w:r w:rsidR="004861B6" w:rsidRPr="004317F2">
              <w:rPr>
                <w:rStyle w:val="Hyperlink"/>
                <w:noProof/>
              </w:rPr>
              <w:t>5.1.4.</w:t>
            </w:r>
            <w:r w:rsidR="004861B6">
              <w:rPr>
                <w:rFonts w:asciiTheme="minorHAnsi" w:eastAsiaTheme="minorEastAsia" w:hAnsiTheme="minorHAnsi" w:cstheme="minorBidi"/>
                <w:noProof/>
                <w:color w:val="auto"/>
                <w:sz w:val="22"/>
                <w:szCs w:val="22"/>
              </w:rPr>
              <w:tab/>
            </w:r>
            <w:r w:rsidR="004861B6" w:rsidRPr="004317F2">
              <w:rPr>
                <w:rStyle w:val="Hyperlink"/>
                <w:noProof/>
              </w:rPr>
              <w:t>Nivelul de acces de date</w:t>
            </w:r>
            <w:r w:rsidR="004861B6">
              <w:rPr>
                <w:noProof/>
                <w:webHidden/>
              </w:rPr>
              <w:tab/>
            </w:r>
            <w:r w:rsidR="004861B6">
              <w:rPr>
                <w:noProof/>
                <w:webHidden/>
              </w:rPr>
              <w:fldChar w:fldCharType="begin"/>
            </w:r>
            <w:r w:rsidR="004861B6">
              <w:rPr>
                <w:noProof/>
                <w:webHidden/>
              </w:rPr>
              <w:instrText xml:space="preserve"> PAGEREF _Toc454222662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3" w:history="1">
            <w:r w:rsidR="004861B6" w:rsidRPr="004317F2">
              <w:rPr>
                <w:rStyle w:val="Hyperlink"/>
                <w:noProof/>
              </w:rPr>
              <w:t>5.1.5.</w:t>
            </w:r>
            <w:r w:rsidR="004861B6">
              <w:rPr>
                <w:rFonts w:asciiTheme="minorHAnsi" w:eastAsiaTheme="minorEastAsia" w:hAnsiTheme="minorHAnsi" w:cstheme="minorBidi"/>
                <w:noProof/>
                <w:color w:val="auto"/>
                <w:sz w:val="22"/>
                <w:szCs w:val="22"/>
              </w:rPr>
              <w:tab/>
            </w:r>
            <w:r w:rsidR="004861B6" w:rsidRPr="004317F2">
              <w:rPr>
                <w:rStyle w:val="Hyperlink"/>
                <w:noProof/>
              </w:rPr>
              <w:t>Nivelul de baza de date</w:t>
            </w:r>
            <w:r w:rsidR="004861B6">
              <w:rPr>
                <w:noProof/>
                <w:webHidden/>
              </w:rPr>
              <w:tab/>
            </w:r>
            <w:r w:rsidR="004861B6">
              <w:rPr>
                <w:noProof/>
                <w:webHidden/>
              </w:rPr>
              <w:fldChar w:fldCharType="begin"/>
            </w:r>
            <w:r w:rsidR="004861B6">
              <w:rPr>
                <w:noProof/>
                <w:webHidden/>
              </w:rPr>
              <w:instrText xml:space="preserve"> PAGEREF _Toc454222663 \h </w:instrText>
            </w:r>
            <w:r w:rsidR="004861B6">
              <w:rPr>
                <w:noProof/>
                <w:webHidden/>
              </w:rPr>
            </w:r>
            <w:r w:rsidR="004861B6">
              <w:rPr>
                <w:noProof/>
                <w:webHidden/>
              </w:rPr>
              <w:fldChar w:fldCharType="separate"/>
            </w:r>
            <w:r w:rsidR="004861B6">
              <w:rPr>
                <w:noProof/>
                <w:webHidden/>
              </w:rPr>
              <w:t>41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4" w:history="1">
            <w:r w:rsidR="004861B6" w:rsidRPr="004317F2">
              <w:rPr>
                <w:rStyle w:val="Hyperlink"/>
                <w:noProof/>
              </w:rPr>
              <w:t>5.2.</w:t>
            </w:r>
            <w:r w:rsidR="004861B6">
              <w:rPr>
                <w:rFonts w:asciiTheme="minorHAnsi" w:eastAsiaTheme="minorEastAsia" w:hAnsiTheme="minorHAnsi" w:cstheme="minorBidi"/>
                <w:noProof/>
                <w:color w:val="auto"/>
                <w:sz w:val="22"/>
                <w:szCs w:val="22"/>
              </w:rPr>
              <w:tab/>
            </w:r>
            <w:r w:rsidR="004861B6" w:rsidRPr="004317F2">
              <w:rPr>
                <w:rStyle w:val="Hyperlink"/>
                <w:noProof/>
              </w:rPr>
              <w:t>Arhitectura MVC</w:t>
            </w:r>
            <w:r w:rsidR="004861B6">
              <w:rPr>
                <w:noProof/>
                <w:webHidden/>
              </w:rPr>
              <w:tab/>
            </w:r>
            <w:r w:rsidR="004861B6">
              <w:rPr>
                <w:noProof/>
                <w:webHidden/>
              </w:rPr>
              <w:fldChar w:fldCharType="begin"/>
            </w:r>
            <w:r w:rsidR="004861B6">
              <w:rPr>
                <w:noProof/>
                <w:webHidden/>
              </w:rPr>
              <w:instrText xml:space="preserve"> PAGEREF _Toc454222664 \h </w:instrText>
            </w:r>
            <w:r w:rsidR="004861B6">
              <w:rPr>
                <w:noProof/>
                <w:webHidden/>
              </w:rPr>
            </w:r>
            <w:r w:rsidR="004861B6">
              <w:rPr>
                <w:noProof/>
                <w:webHidden/>
              </w:rPr>
              <w:fldChar w:fldCharType="separate"/>
            </w:r>
            <w:r w:rsidR="004861B6">
              <w:rPr>
                <w:noProof/>
                <w:webHidden/>
              </w:rPr>
              <w:t>41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5" w:history="1">
            <w:r w:rsidR="004861B6" w:rsidRPr="004317F2">
              <w:rPr>
                <w:rStyle w:val="Hyperlink"/>
                <w:noProof/>
              </w:rPr>
              <w:t>5.3.</w:t>
            </w:r>
            <w:r w:rsidR="004861B6">
              <w:rPr>
                <w:rFonts w:asciiTheme="minorHAnsi" w:eastAsiaTheme="minorEastAsia" w:hAnsiTheme="minorHAnsi" w:cstheme="minorBidi"/>
                <w:noProof/>
                <w:color w:val="auto"/>
                <w:sz w:val="22"/>
                <w:szCs w:val="22"/>
              </w:rPr>
              <w:tab/>
            </w:r>
            <w:r w:rsidR="004861B6" w:rsidRPr="004317F2">
              <w:rPr>
                <w:rStyle w:val="Hyperlink"/>
                <w:noProof/>
              </w:rPr>
              <w:t>Patternul Front Controller</w:t>
            </w:r>
            <w:r w:rsidR="004861B6">
              <w:rPr>
                <w:noProof/>
                <w:webHidden/>
              </w:rPr>
              <w:tab/>
            </w:r>
            <w:r w:rsidR="004861B6">
              <w:rPr>
                <w:noProof/>
                <w:webHidden/>
              </w:rPr>
              <w:fldChar w:fldCharType="begin"/>
            </w:r>
            <w:r w:rsidR="004861B6">
              <w:rPr>
                <w:noProof/>
                <w:webHidden/>
              </w:rPr>
              <w:instrText xml:space="preserve"> PAGEREF _Toc454222665 \h </w:instrText>
            </w:r>
            <w:r w:rsidR="004861B6">
              <w:rPr>
                <w:noProof/>
                <w:webHidden/>
              </w:rPr>
            </w:r>
            <w:r w:rsidR="004861B6">
              <w:rPr>
                <w:noProof/>
                <w:webHidden/>
              </w:rPr>
              <w:fldChar w:fldCharType="separate"/>
            </w:r>
            <w:r w:rsidR="004861B6">
              <w:rPr>
                <w:noProof/>
                <w:webHidden/>
              </w:rPr>
              <w:t>43</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6" w:history="1">
            <w:r w:rsidR="004861B6" w:rsidRPr="004317F2">
              <w:rPr>
                <w:rStyle w:val="Hyperlink"/>
                <w:noProof/>
              </w:rPr>
              <w:t>5.4.</w:t>
            </w:r>
            <w:r w:rsidR="004861B6">
              <w:rPr>
                <w:rFonts w:asciiTheme="minorHAnsi" w:eastAsiaTheme="minorEastAsia" w:hAnsiTheme="minorHAnsi" w:cstheme="minorBidi"/>
                <w:noProof/>
                <w:color w:val="auto"/>
                <w:sz w:val="22"/>
                <w:szCs w:val="22"/>
              </w:rPr>
              <w:tab/>
            </w:r>
            <w:r w:rsidR="004861B6" w:rsidRPr="004317F2">
              <w:rPr>
                <w:rStyle w:val="Hyperlink"/>
                <w:noProof/>
              </w:rPr>
              <w:t>Componentele aplicatiei</w:t>
            </w:r>
            <w:r w:rsidR="004861B6">
              <w:rPr>
                <w:noProof/>
                <w:webHidden/>
              </w:rPr>
              <w:tab/>
            </w:r>
            <w:r w:rsidR="004861B6">
              <w:rPr>
                <w:noProof/>
                <w:webHidden/>
              </w:rPr>
              <w:fldChar w:fldCharType="begin"/>
            </w:r>
            <w:r w:rsidR="004861B6">
              <w:rPr>
                <w:noProof/>
                <w:webHidden/>
              </w:rPr>
              <w:instrText xml:space="preserve"> PAGEREF _Toc454222666 \h </w:instrText>
            </w:r>
            <w:r w:rsidR="004861B6">
              <w:rPr>
                <w:noProof/>
                <w:webHidden/>
              </w:rPr>
            </w:r>
            <w:r w:rsidR="004861B6">
              <w:rPr>
                <w:noProof/>
                <w:webHidden/>
              </w:rPr>
              <w:fldChar w:fldCharType="separate"/>
            </w:r>
            <w:r w:rsidR="004861B6">
              <w:rPr>
                <w:noProof/>
                <w:webHidden/>
              </w:rPr>
              <w:t>45</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7" w:history="1">
            <w:r w:rsidR="004861B6" w:rsidRPr="004317F2">
              <w:rPr>
                <w:rStyle w:val="Hyperlink"/>
                <w:noProof/>
              </w:rPr>
              <w:t>5.4.1.</w:t>
            </w:r>
            <w:r w:rsidR="004861B6">
              <w:rPr>
                <w:rFonts w:asciiTheme="minorHAnsi" w:eastAsiaTheme="minorEastAsia" w:hAnsiTheme="minorHAnsi" w:cstheme="minorBidi"/>
                <w:noProof/>
                <w:color w:val="auto"/>
                <w:sz w:val="22"/>
                <w:szCs w:val="22"/>
              </w:rPr>
              <w:tab/>
            </w:r>
            <w:r w:rsidR="004861B6" w:rsidRPr="004317F2">
              <w:rPr>
                <w:rStyle w:val="Hyperlink"/>
                <w:noProof/>
              </w:rPr>
              <w:t>Componenta de server</w:t>
            </w:r>
            <w:r w:rsidR="004861B6">
              <w:rPr>
                <w:noProof/>
                <w:webHidden/>
              </w:rPr>
              <w:tab/>
            </w:r>
            <w:r w:rsidR="004861B6">
              <w:rPr>
                <w:noProof/>
                <w:webHidden/>
              </w:rPr>
              <w:fldChar w:fldCharType="begin"/>
            </w:r>
            <w:r w:rsidR="004861B6">
              <w:rPr>
                <w:noProof/>
                <w:webHidden/>
              </w:rPr>
              <w:instrText xml:space="preserve"> PAGEREF _Toc454222667 \h </w:instrText>
            </w:r>
            <w:r w:rsidR="004861B6">
              <w:rPr>
                <w:noProof/>
                <w:webHidden/>
              </w:rPr>
            </w:r>
            <w:r w:rsidR="004861B6">
              <w:rPr>
                <w:noProof/>
                <w:webHidden/>
              </w:rPr>
              <w:fldChar w:fldCharType="separate"/>
            </w:r>
            <w:r w:rsidR="004861B6">
              <w:rPr>
                <w:noProof/>
                <w:webHidden/>
              </w:rPr>
              <w:t>47</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8" w:history="1">
            <w:r w:rsidR="004861B6" w:rsidRPr="004317F2">
              <w:rPr>
                <w:rStyle w:val="Hyperlink"/>
                <w:noProof/>
              </w:rPr>
              <w:t>5.4.2.</w:t>
            </w:r>
            <w:r w:rsidR="004861B6">
              <w:rPr>
                <w:rFonts w:asciiTheme="minorHAnsi" w:eastAsiaTheme="minorEastAsia" w:hAnsiTheme="minorHAnsi" w:cstheme="minorBidi"/>
                <w:noProof/>
                <w:color w:val="auto"/>
                <w:sz w:val="22"/>
                <w:szCs w:val="22"/>
              </w:rPr>
              <w:tab/>
            </w:r>
            <w:r w:rsidR="004861B6" w:rsidRPr="004317F2">
              <w:rPr>
                <w:rStyle w:val="Hyperlink"/>
                <w:noProof/>
              </w:rPr>
              <w:t>Componenta de client</w:t>
            </w:r>
            <w:r w:rsidR="004861B6">
              <w:rPr>
                <w:noProof/>
                <w:webHidden/>
              </w:rPr>
              <w:tab/>
            </w:r>
            <w:r w:rsidR="004861B6">
              <w:rPr>
                <w:noProof/>
                <w:webHidden/>
              </w:rPr>
              <w:fldChar w:fldCharType="begin"/>
            </w:r>
            <w:r w:rsidR="004861B6">
              <w:rPr>
                <w:noProof/>
                <w:webHidden/>
              </w:rPr>
              <w:instrText xml:space="preserve"> PAGEREF _Toc454222668 \h </w:instrText>
            </w:r>
            <w:r w:rsidR="004861B6">
              <w:rPr>
                <w:noProof/>
                <w:webHidden/>
              </w:rPr>
            </w:r>
            <w:r w:rsidR="004861B6">
              <w:rPr>
                <w:noProof/>
                <w:webHidden/>
              </w:rPr>
              <w:fldChar w:fldCharType="separate"/>
            </w:r>
            <w:r w:rsidR="004861B6">
              <w:rPr>
                <w:noProof/>
                <w:webHidden/>
              </w:rPr>
              <w:t>51</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9" w:history="1">
            <w:r w:rsidR="004861B6" w:rsidRPr="004317F2">
              <w:rPr>
                <w:rStyle w:val="Hyperlink"/>
                <w:noProof/>
              </w:rPr>
              <w:t>5.4.3.</w:t>
            </w:r>
            <w:r w:rsidR="004861B6">
              <w:rPr>
                <w:rFonts w:asciiTheme="minorHAnsi" w:eastAsiaTheme="minorEastAsia" w:hAnsiTheme="minorHAnsi" w:cstheme="minorBidi"/>
                <w:noProof/>
                <w:color w:val="auto"/>
                <w:sz w:val="22"/>
                <w:szCs w:val="22"/>
              </w:rPr>
              <w:tab/>
            </w:r>
            <w:r w:rsidR="004861B6" w:rsidRPr="004317F2">
              <w:rPr>
                <w:rStyle w:val="Hyperlink"/>
                <w:noProof/>
              </w:rPr>
              <w:t>Stabilirea conexiunii intre doi utilizatori</w:t>
            </w:r>
            <w:r w:rsidR="004861B6">
              <w:rPr>
                <w:noProof/>
                <w:webHidden/>
              </w:rPr>
              <w:tab/>
            </w:r>
            <w:r w:rsidR="004861B6">
              <w:rPr>
                <w:noProof/>
                <w:webHidden/>
              </w:rPr>
              <w:fldChar w:fldCharType="begin"/>
            </w:r>
            <w:r w:rsidR="004861B6">
              <w:rPr>
                <w:noProof/>
                <w:webHidden/>
              </w:rPr>
              <w:instrText xml:space="preserve"> PAGEREF _Toc454222669 \h </w:instrText>
            </w:r>
            <w:r w:rsidR="004861B6">
              <w:rPr>
                <w:noProof/>
                <w:webHidden/>
              </w:rPr>
            </w:r>
            <w:r w:rsidR="004861B6">
              <w:rPr>
                <w:noProof/>
                <w:webHidden/>
              </w:rPr>
              <w:fldChar w:fldCharType="separate"/>
            </w:r>
            <w:r w:rsidR="004861B6">
              <w:rPr>
                <w:noProof/>
                <w:webHidden/>
              </w:rPr>
              <w:t>55</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0" w:history="1">
            <w:r w:rsidR="004861B6" w:rsidRPr="004317F2">
              <w:rPr>
                <w:rStyle w:val="Hyperlink"/>
                <w:noProof/>
              </w:rPr>
              <w:t>5.4.4.</w:t>
            </w:r>
            <w:r w:rsidR="004861B6">
              <w:rPr>
                <w:rFonts w:asciiTheme="minorHAnsi" w:eastAsiaTheme="minorEastAsia" w:hAnsiTheme="minorHAnsi" w:cstheme="minorBidi"/>
                <w:noProof/>
                <w:color w:val="auto"/>
                <w:sz w:val="22"/>
                <w:szCs w:val="22"/>
              </w:rPr>
              <w:tab/>
            </w:r>
            <w:r w:rsidR="004861B6" w:rsidRPr="004317F2">
              <w:rPr>
                <w:rStyle w:val="Hyperlink"/>
                <w:noProof/>
              </w:rPr>
              <w:t>Crearea ofertei</w:t>
            </w:r>
            <w:r w:rsidR="004861B6">
              <w:rPr>
                <w:noProof/>
                <w:webHidden/>
              </w:rPr>
              <w:tab/>
            </w:r>
            <w:r w:rsidR="004861B6">
              <w:rPr>
                <w:noProof/>
                <w:webHidden/>
              </w:rPr>
              <w:fldChar w:fldCharType="begin"/>
            </w:r>
            <w:r w:rsidR="004861B6">
              <w:rPr>
                <w:noProof/>
                <w:webHidden/>
              </w:rPr>
              <w:instrText xml:space="preserve"> PAGEREF _Toc454222670 \h </w:instrText>
            </w:r>
            <w:r w:rsidR="004861B6">
              <w:rPr>
                <w:noProof/>
                <w:webHidden/>
              </w:rPr>
            </w:r>
            <w:r w:rsidR="004861B6">
              <w:rPr>
                <w:noProof/>
                <w:webHidden/>
              </w:rPr>
              <w:fldChar w:fldCharType="separate"/>
            </w:r>
            <w:r w:rsidR="004861B6">
              <w:rPr>
                <w:noProof/>
                <w:webHidden/>
              </w:rPr>
              <w:t>56</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1" w:history="1">
            <w:r w:rsidR="004861B6" w:rsidRPr="004317F2">
              <w:rPr>
                <w:rStyle w:val="Hyperlink"/>
                <w:noProof/>
              </w:rPr>
              <w:t>5.4.5.</w:t>
            </w:r>
            <w:r w:rsidR="004861B6">
              <w:rPr>
                <w:rFonts w:asciiTheme="minorHAnsi" w:eastAsiaTheme="minorEastAsia" w:hAnsiTheme="minorHAnsi" w:cstheme="minorBidi"/>
                <w:noProof/>
                <w:color w:val="auto"/>
                <w:sz w:val="22"/>
                <w:szCs w:val="22"/>
              </w:rPr>
              <w:tab/>
            </w:r>
            <w:r w:rsidR="004861B6" w:rsidRPr="004317F2">
              <w:rPr>
                <w:rStyle w:val="Hyperlink"/>
                <w:noProof/>
              </w:rPr>
              <w:t>Asteptarea ofertei</w:t>
            </w:r>
            <w:r w:rsidR="004861B6">
              <w:rPr>
                <w:noProof/>
                <w:webHidden/>
              </w:rPr>
              <w:tab/>
            </w:r>
            <w:r w:rsidR="004861B6">
              <w:rPr>
                <w:noProof/>
                <w:webHidden/>
              </w:rPr>
              <w:fldChar w:fldCharType="begin"/>
            </w:r>
            <w:r w:rsidR="004861B6">
              <w:rPr>
                <w:noProof/>
                <w:webHidden/>
              </w:rPr>
              <w:instrText xml:space="preserve"> PAGEREF _Toc454222671 \h </w:instrText>
            </w:r>
            <w:r w:rsidR="004861B6">
              <w:rPr>
                <w:noProof/>
                <w:webHidden/>
              </w:rPr>
            </w:r>
            <w:r w:rsidR="004861B6">
              <w:rPr>
                <w:noProof/>
                <w:webHidden/>
              </w:rPr>
              <w:fldChar w:fldCharType="separate"/>
            </w:r>
            <w:r w:rsidR="004861B6">
              <w:rPr>
                <w:noProof/>
                <w:webHidden/>
              </w:rPr>
              <w:t>58</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2" w:history="1">
            <w:r w:rsidR="004861B6" w:rsidRPr="004317F2">
              <w:rPr>
                <w:rStyle w:val="Hyperlink"/>
                <w:noProof/>
              </w:rPr>
              <w:t>5.4.6.</w:t>
            </w:r>
            <w:r w:rsidR="004861B6">
              <w:rPr>
                <w:rFonts w:asciiTheme="minorHAnsi" w:eastAsiaTheme="minorEastAsia" w:hAnsiTheme="minorHAnsi" w:cstheme="minorBidi"/>
                <w:noProof/>
                <w:color w:val="auto"/>
                <w:sz w:val="22"/>
                <w:szCs w:val="22"/>
              </w:rPr>
              <w:tab/>
            </w:r>
            <w:r w:rsidR="004861B6" w:rsidRPr="004317F2">
              <w:rPr>
                <w:rStyle w:val="Hyperlink"/>
                <w:noProof/>
              </w:rPr>
              <w:t>Asteptarea raspunsului</w:t>
            </w:r>
            <w:r w:rsidR="004861B6">
              <w:rPr>
                <w:noProof/>
                <w:webHidden/>
              </w:rPr>
              <w:tab/>
            </w:r>
            <w:r w:rsidR="004861B6">
              <w:rPr>
                <w:noProof/>
                <w:webHidden/>
              </w:rPr>
              <w:fldChar w:fldCharType="begin"/>
            </w:r>
            <w:r w:rsidR="004861B6">
              <w:rPr>
                <w:noProof/>
                <w:webHidden/>
              </w:rPr>
              <w:instrText xml:space="preserve"> PAGEREF _Toc454222672 \h </w:instrText>
            </w:r>
            <w:r w:rsidR="004861B6">
              <w:rPr>
                <w:noProof/>
                <w:webHidden/>
              </w:rPr>
            </w:r>
            <w:r w:rsidR="004861B6">
              <w:rPr>
                <w:noProof/>
                <w:webHidden/>
              </w:rPr>
              <w:fldChar w:fldCharType="separate"/>
            </w:r>
            <w:r w:rsidR="004861B6">
              <w:rPr>
                <w:noProof/>
                <w:webHidden/>
              </w:rPr>
              <w:t>58</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3" w:history="1">
            <w:r w:rsidR="004861B6" w:rsidRPr="004317F2">
              <w:rPr>
                <w:rStyle w:val="Hyperlink"/>
                <w:noProof/>
              </w:rPr>
              <w:t>5.4.7.</w:t>
            </w:r>
            <w:r w:rsidR="004861B6">
              <w:rPr>
                <w:rFonts w:asciiTheme="minorHAnsi" w:eastAsiaTheme="minorEastAsia" w:hAnsiTheme="minorHAnsi" w:cstheme="minorBidi"/>
                <w:noProof/>
                <w:color w:val="auto"/>
                <w:sz w:val="22"/>
                <w:szCs w:val="22"/>
              </w:rPr>
              <w:tab/>
            </w:r>
            <w:r w:rsidR="004861B6" w:rsidRPr="004317F2">
              <w:rPr>
                <w:rStyle w:val="Hyperlink"/>
                <w:noProof/>
              </w:rPr>
              <w:t>Asteptarea candidatilor</w:t>
            </w:r>
            <w:r w:rsidR="004861B6">
              <w:rPr>
                <w:noProof/>
                <w:webHidden/>
              </w:rPr>
              <w:tab/>
            </w:r>
            <w:r w:rsidR="004861B6">
              <w:rPr>
                <w:noProof/>
                <w:webHidden/>
              </w:rPr>
              <w:fldChar w:fldCharType="begin"/>
            </w:r>
            <w:r w:rsidR="004861B6">
              <w:rPr>
                <w:noProof/>
                <w:webHidden/>
              </w:rPr>
              <w:instrText xml:space="preserve"> PAGEREF _Toc454222673 \h </w:instrText>
            </w:r>
            <w:r w:rsidR="004861B6">
              <w:rPr>
                <w:noProof/>
                <w:webHidden/>
              </w:rPr>
            </w:r>
            <w:r w:rsidR="004861B6">
              <w:rPr>
                <w:noProof/>
                <w:webHidden/>
              </w:rPr>
              <w:fldChar w:fldCharType="separate"/>
            </w:r>
            <w:r w:rsidR="004861B6">
              <w:rPr>
                <w:noProof/>
                <w:webHidden/>
              </w:rPr>
              <w:t>59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4" w:history="1">
            <w:r w:rsidR="004861B6" w:rsidRPr="004317F2">
              <w:rPr>
                <w:rStyle w:val="Hyperlink"/>
                <w:noProof/>
              </w:rPr>
              <w:t>5.4.8.</w:t>
            </w:r>
            <w:r w:rsidR="004861B6">
              <w:rPr>
                <w:rFonts w:asciiTheme="minorHAnsi" w:eastAsiaTheme="minorEastAsia" w:hAnsiTheme="minorHAnsi" w:cstheme="minorBidi"/>
                <w:noProof/>
                <w:color w:val="auto"/>
                <w:sz w:val="22"/>
                <w:szCs w:val="22"/>
              </w:rPr>
              <w:tab/>
            </w:r>
            <w:r w:rsidR="004861B6" w:rsidRPr="004317F2">
              <w:rPr>
                <w:rStyle w:val="Hyperlink"/>
                <w:noProof/>
              </w:rPr>
              <w:t>Trimiterea datelor prin DataChannel</w:t>
            </w:r>
            <w:r w:rsidR="004861B6">
              <w:rPr>
                <w:noProof/>
                <w:webHidden/>
              </w:rPr>
              <w:tab/>
            </w:r>
            <w:r w:rsidR="004861B6">
              <w:rPr>
                <w:noProof/>
                <w:webHidden/>
              </w:rPr>
              <w:fldChar w:fldCharType="begin"/>
            </w:r>
            <w:r w:rsidR="004861B6">
              <w:rPr>
                <w:noProof/>
                <w:webHidden/>
              </w:rPr>
              <w:instrText xml:space="preserve"> PAGEREF _Toc454222674 \h </w:instrText>
            </w:r>
            <w:r w:rsidR="004861B6">
              <w:rPr>
                <w:noProof/>
                <w:webHidden/>
              </w:rPr>
            </w:r>
            <w:r w:rsidR="004861B6">
              <w:rPr>
                <w:noProof/>
                <w:webHidden/>
              </w:rPr>
              <w:fldChar w:fldCharType="separate"/>
            </w:r>
            <w:r w:rsidR="004861B6">
              <w:rPr>
                <w:noProof/>
                <w:webHidden/>
              </w:rPr>
              <w:t>59</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5" w:history="1">
            <w:r w:rsidR="004861B6" w:rsidRPr="004317F2">
              <w:rPr>
                <w:rStyle w:val="Hyperlink"/>
                <w:noProof/>
              </w:rPr>
              <w:t>5.4.9.</w:t>
            </w:r>
            <w:r w:rsidR="004861B6">
              <w:rPr>
                <w:rFonts w:asciiTheme="minorHAnsi" w:eastAsiaTheme="minorEastAsia" w:hAnsiTheme="minorHAnsi" w:cstheme="minorBidi"/>
                <w:noProof/>
                <w:color w:val="auto"/>
                <w:sz w:val="22"/>
                <w:szCs w:val="22"/>
              </w:rPr>
              <w:tab/>
            </w:r>
            <w:r w:rsidR="004861B6" w:rsidRPr="004317F2">
              <w:rPr>
                <w:rStyle w:val="Hyperlink"/>
                <w:noProof/>
              </w:rPr>
              <w:t>Primirea datelor de pe DataChannel</w:t>
            </w:r>
            <w:r w:rsidR="004861B6">
              <w:rPr>
                <w:noProof/>
                <w:webHidden/>
              </w:rPr>
              <w:tab/>
            </w:r>
            <w:r w:rsidR="004861B6">
              <w:rPr>
                <w:noProof/>
                <w:webHidden/>
              </w:rPr>
              <w:fldChar w:fldCharType="begin"/>
            </w:r>
            <w:r w:rsidR="004861B6">
              <w:rPr>
                <w:noProof/>
                <w:webHidden/>
              </w:rPr>
              <w:instrText xml:space="preserve"> PAGEREF _Toc454222675 \h </w:instrText>
            </w:r>
            <w:r w:rsidR="004861B6">
              <w:rPr>
                <w:noProof/>
                <w:webHidden/>
              </w:rPr>
            </w:r>
            <w:r w:rsidR="004861B6">
              <w:rPr>
                <w:noProof/>
                <w:webHidden/>
              </w:rPr>
              <w:fldChar w:fldCharType="separate"/>
            </w:r>
            <w:r w:rsidR="004861B6">
              <w:rPr>
                <w:noProof/>
                <w:webHidden/>
              </w:rPr>
              <w:t>60</w:t>
            </w:r>
            <w:r w:rsidR="004861B6">
              <w:rPr>
                <w:noProof/>
                <w:webHidden/>
              </w:rPr>
              <w:fldChar w:fldCharType="end"/>
            </w:r>
          </w:hyperlink>
        </w:p>
        <w:p w:rsidR="004861B6" w:rsidRDefault="00CA4055">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222676" w:history="1">
            <w:r w:rsidR="004861B6" w:rsidRPr="004317F2">
              <w:rPr>
                <w:rStyle w:val="Hyperlink"/>
                <w:noProof/>
              </w:rPr>
              <w:t>5.4.10.</w:t>
            </w:r>
            <w:r w:rsidR="004861B6">
              <w:rPr>
                <w:rFonts w:asciiTheme="minorHAnsi" w:eastAsiaTheme="minorEastAsia" w:hAnsiTheme="minorHAnsi" w:cstheme="minorBidi"/>
                <w:noProof/>
                <w:color w:val="auto"/>
                <w:sz w:val="22"/>
                <w:szCs w:val="22"/>
              </w:rPr>
              <w:tab/>
            </w:r>
            <w:r w:rsidR="004861B6" w:rsidRPr="004317F2">
              <w:rPr>
                <w:rStyle w:val="Hyperlink"/>
                <w:noProof/>
              </w:rPr>
              <w:t>Vizualizarea istoricului</w:t>
            </w:r>
            <w:r w:rsidR="004861B6">
              <w:rPr>
                <w:noProof/>
                <w:webHidden/>
              </w:rPr>
              <w:tab/>
            </w:r>
            <w:r w:rsidR="004861B6">
              <w:rPr>
                <w:noProof/>
                <w:webHidden/>
              </w:rPr>
              <w:fldChar w:fldCharType="begin"/>
            </w:r>
            <w:r w:rsidR="004861B6">
              <w:rPr>
                <w:noProof/>
                <w:webHidden/>
              </w:rPr>
              <w:instrText xml:space="preserve"> PAGEREF _Toc454222676 \h </w:instrText>
            </w:r>
            <w:r w:rsidR="004861B6">
              <w:rPr>
                <w:noProof/>
                <w:webHidden/>
              </w:rPr>
            </w:r>
            <w:r w:rsidR="004861B6">
              <w:rPr>
                <w:noProof/>
                <w:webHidden/>
              </w:rPr>
              <w:fldChar w:fldCharType="separate"/>
            </w:r>
            <w:r w:rsidR="004861B6">
              <w:rPr>
                <w:noProof/>
                <w:webHidden/>
              </w:rPr>
              <w:t>61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7" w:history="1">
            <w:r w:rsidR="004861B6" w:rsidRPr="004317F2">
              <w:rPr>
                <w:rStyle w:val="Hyperlink"/>
                <w:noProof/>
              </w:rPr>
              <w:t>5.5.</w:t>
            </w:r>
            <w:r w:rsidR="004861B6">
              <w:rPr>
                <w:rFonts w:asciiTheme="minorHAnsi" w:eastAsiaTheme="minorEastAsia" w:hAnsiTheme="minorHAnsi" w:cstheme="minorBidi"/>
                <w:noProof/>
                <w:color w:val="auto"/>
                <w:sz w:val="22"/>
                <w:szCs w:val="22"/>
              </w:rPr>
              <w:tab/>
            </w:r>
            <w:r w:rsidR="004861B6" w:rsidRPr="004317F2">
              <w:rPr>
                <w:rStyle w:val="Hyperlink"/>
                <w:noProof/>
              </w:rPr>
              <w:t>Proiectarae bazei de date</w:t>
            </w:r>
            <w:r w:rsidR="004861B6">
              <w:rPr>
                <w:noProof/>
                <w:webHidden/>
              </w:rPr>
              <w:tab/>
            </w:r>
            <w:r w:rsidR="004861B6">
              <w:rPr>
                <w:noProof/>
                <w:webHidden/>
              </w:rPr>
              <w:fldChar w:fldCharType="begin"/>
            </w:r>
            <w:r w:rsidR="004861B6">
              <w:rPr>
                <w:noProof/>
                <w:webHidden/>
              </w:rPr>
              <w:instrText xml:space="preserve"> PAGEREF _Toc454222677 \h </w:instrText>
            </w:r>
            <w:r w:rsidR="004861B6">
              <w:rPr>
                <w:noProof/>
                <w:webHidden/>
              </w:rPr>
            </w:r>
            <w:r w:rsidR="004861B6">
              <w:rPr>
                <w:noProof/>
                <w:webHidden/>
              </w:rPr>
              <w:fldChar w:fldCharType="separate"/>
            </w:r>
            <w:r w:rsidR="004861B6">
              <w:rPr>
                <w:noProof/>
                <w:webHidden/>
              </w:rPr>
              <w:t>61</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8" w:history="1">
            <w:r w:rsidR="004861B6" w:rsidRPr="004317F2">
              <w:rPr>
                <w:rStyle w:val="Hyperlink"/>
                <w:noProof/>
              </w:rPr>
              <w:t>5.6.</w:t>
            </w:r>
            <w:r w:rsidR="004861B6">
              <w:rPr>
                <w:rFonts w:asciiTheme="minorHAnsi" w:eastAsiaTheme="minorEastAsia" w:hAnsiTheme="minorHAnsi" w:cstheme="minorBidi"/>
                <w:noProof/>
                <w:color w:val="auto"/>
                <w:sz w:val="22"/>
                <w:szCs w:val="22"/>
              </w:rPr>
              <w:tab/>
            </w:r>
            <w:r w:rsidR="004861B6" w:rsidRPr="004317F2">
              <w:rPr>
                <w:rStyle w:val="Hyperlink"/>
                <w:noProof/>
              </w:rPr>
              <w:t>Concluzie</w:t>
            </w:r>
            <w:r w:rsidR="004861B6">
              <w:rPr>
                <w:noProof/>
                <w:webHidden/>
              </w:rPr>
              <w:tab/>
            </w:r>
            <w:r w:rsidR="004861B6">
              <w:rPr>
                <w:noProof/>
                <w:webHidden/>
              </w:rPr>
              <w:fldChar w:fldCharType="begin"/>
            </w:r>
            <w:r w:rsidR="004861B6">
              <w:rPr>
                <w:noProof/>
                <w:webHidden/>
              </w:rPr>
              <w:instrText xml:space="preserve"> PAGEREF _Toc454222678 \h </w:instrText>
            </w:r>
            <w:r w:rsidR="004861B6">
              <w:rPr>
                <w:noProof/>
                <w:webHidden/>
              </w:rPr>
            </w:r>
            <w:r w:rsidR="004861B6">
              <w:rPr>
                <w:noProof/>
                <w:webHidden/>
              </w:rPr>
              <w:fldChar w:fldCharType="separate"/>
            </w:r>
            <w:r w:rsidR="004861B6">
              <w:rPr>
                <w:noProof/>
                <w:webHidden/>
              </w:rPr>
              <w:t>62</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79" w:history="1">
            <w:r w:rsidR="004861B6" w:rsidRPr="004317F2">
              <w:rPr>
                <w:rStyle w:val="Hyperlink"/>
              </w:rPr>
              <w:t>Capitolul 6.</w:t>
            </w:r>
            <w:r w:rsidR="004861B6">
              <w:rPr>
                <w:rFonts w:asciiTheme="minorHAnsi" w:eastAsiaTheme="minorEastAsia" w:hAnsiTheme="minorHAnsi" w:cstheme="minorBidi"/>
                <w:b w:val="0"/>
                <w:color w:val="auto"/>
                <w:sz w:val="22"/>
                <w:szCs w:val="22"/>
              </w:rPr>
              <w:tab/>
            </w:r>
            <w:r w:rsidR="004861B6" w:rsidRPr="004317F2">
              <w:rPr>
                <w:rStyle w:val="Hyperlink"/>
              </w:rPr>
              <w:t>Testare şi Validare</w:t>
            </w:r>
            <w:r w:rsidR="004861B6">
              <w:rPr>
                <w:webHidden/>
              </w:rPr>
              <w:tab/>
            </w:r>
            <w:r w:rsidR="004861B6">
              <w:rPr>
                <w:webHidden/>
              </w:rPr>
              <w:fldChar w:fldCharType="begin"/>
            </w:r>
            <w:r w:rsidR="004861B6">
              <w:rPr>
                <w:webHidden/>
              </w:rPr>
              <w:instrText xml:space="preserve"> PAGEREF _Toc454222679 \h </w:instrText>
            </w:r>
            <w:r w:rsidR="004861B6">
              <w:rPr>
                <w:webHidden/>
              </w:rPr>
            </w:r>
            <w:r w:rsidR="004861B6">
              <w:rPr>
                <w:webHidden/>
              </w:rPr>
              <w:fldChar w:fldCharType="separate"/>
            </w:r>
            <w:r w:rsidR="004861B6">
              <w:rPr>
                <w:webHidden/>
              </w:rPr>
              <w:t>63</w:t>
            </w:r>
            <w:r w:rsidR="004861B6">
              <w:rPr>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80" w:history="1">
            <w:r w:rsidR="004861B6" w:rsidRPr="004317F2">
              <w:rPr>
                <w:rStyle w:val="Hyperlink"/>
              </w:rPr>
              <w:t>Capitolul 7.</w:t>
            </w:r>
            <w:r w:rsidR="004861B6">
              <w:rPr>
                <w:rFonts w:asciiTheme="minorHAnsi" w:eastAsiaTheme="minorEastAsia" w:hAnsiTheme="minorHAnsi" w:cstheme="minorBidi"/>
                <w:b w:val="0"/>
                <w:color w:val="auto"/>
                <w:sz w:val="22"/>
                <w:szCs w:val="22"/>
              </w:rPr>
              <w:tab/>
            </w:r>
            <w:r w:rsidR="004861B6" w:rsidRPr="004317F2">
              <w:rPr>
                <w:rStyle w:val="Hyperlink"/>
              </w:rPr>
              <w:t>Manual de Instalare și Utilizare</w:t>
            </w:r>
            <w:r w:rsidR="004861B6">
              <w:rPr>
                <w:webHidden/>
              </w:rPr>
              <w:tab/>
            </w:r>
            <w:r w:rsidR="004861B6">
              <w:rPr>
                <w:webHidden/>
              </w:rPr>
              <w:fldChar w:fldCharType="begin"/>
            </w:r>
            <w:r w:rsidR="004861B6">
              <w:rPr>
                <w:webHidden/>
              </w:rPr>
              <w:instrText xml:space="preserve"> PAGEREF _Toc454222680 \h </w:instrText>
            </w:r>
            <w:r w:rsidR="004861B6">
              <w:rPr>
                <w:webHidden/>
              </w:rPr>
            </w:r>
            <w:r w:rsidR="004861B6">
              <w:rPr>
                <w:webHidden/>
              </w:rPr>
              <w:fldChar w:fldCharType="separate"/>
            </w:r>
            <w:r w:rsidR="004861B6">
              <w:rPr>
                <w:webHidden/>
              </w:rPr>
              <w:t>67</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1" w:history="1">
            <w:r w:rsidR="004861B6" w:rsidRPr="004317F2">
              <w:rPr>
                <w:rStyle w:val="Hyperlink"/>
                <w:noProof/>
              </w:rPr>
              <w:t>7.1.</w:t>
            </w:r>
            <w:r w:rsidR="004861B6">
              <w:rPr>
                <w:rFonts w:asciiTheme="minorHAnsi" w:eastAsiaTheme="minorEastAsia" w:hAnsiTheme="minorHAnsi" w:cstheme="minorBidi"/>
                <w:noProof/>
                <w:color w:val="auto"/>
                <w:sz w:val="22"/>
                <w:szCs w:val="22"/>
              </w:rPr>
              <w:tab/>
            </w:r>
            <w:r w:rsidR="004861B6" w:rsidRPr="004317F2">
              <w:rPr>
                <w:rStyle w:val="Hyperlink"/>
                <w:noProof/>
              </w:rPr>
              <w:t>Instalare si rulare</w:t>
            </w:r>
            <w:r w:rsidR="004861B6">
              <w:rPr>
                <w:noProof/>
                <w:webHidden/>
              </w:rPr>
              <w:tab/>
            </w:r>
            <w:r w:rsidR="004861B6">
              <w:rPr>
                <w:noProof/>
                <w:webHidden/>
              </w:rPr>
              <w:fldChar w:fldCharType="begin"/>
            </w:r>
            <w:r w:rsidR="004861B6">
              <w:rPr>
                <w:noProof/>
                <w:webHidden/>
              </w:rPr>
              <w:instrText xml:space="preserve"> PAGEREF _Toc454222681 \h </w:instrText>
            </w:r>
            <w:r w:rsidR="004861B6">
              <w:rPr>
                <w:noProof/>
                <w:webHidden/>
              </w:rPr>
            </w:r>
            <w:r w:rsidR="004861B6">
              <w:rPr>
                <w:noProof/>
                <w:webHidden/>
              </w:rPr>
              <w:fldChar w:fldCharType="separate"/>
            </w:r>
            <w:r w:rsidR="004861B6">
              <w:rPr>
                <w:noProof/>
                <w:webHidden/>
              </w:rPr>
              <w:t>67</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2" w:history="1">
            <w:r w:rsidR="004861B6" w:rsidRPr="004317F2">
              <w:rPr>
                <w:rStyle w:val="Hyperlink"/>
                <w:noProof/>
              </w:rPr>
              <w:t>7.1.1.</w:t>
            </w:r>
            <w:r w:rsidR="004861B6">
              <w:rPr>
                <w:rFonts w:asciiTheme="minorHAnsi" w:eastAsiaTheme="minorEastAsia" w:hAnsiTheme="minorHAnsi" w:cstheme="minorBidi"/>
                <w:noProof/>
                <w:color w:val="auto"/>
                <w:sz w:val="22"/>
                <w:szCs w:val="22"/>
              </w:rPr>
              <w:tab/>
            </w:r>
            <w:r w:rsidR="004861B6" w:rsidRPr="004317F2">
              <w:rPr>
                <w:rStyle w:val="Hyperlink"/>
                <w:noProof/>
              </w:rPr>
              <w:t>Instalare Git</w:t>
            </w:r>
            <w:r w:rsidR="004861B6">
              <w:rPr>
                <w:noProof/>
                <w:webHidden/>
              </w:rPr>
              <w:tab/>
            </w:r>
            <w:r w:rsidR="004861B6">
              <w:rPr>
                <w:noProof/>
                <w:webHidden/>
              </w:rPr>
              <w:fldChar w:fldCharType="begin"/>
            </w:r>
            <w:r w:rsidR="004861B6">
              <w:rPr>
                <w:noProof/>
                <w:webHidden/>
              </w:rPr>
              <w:instrText xml:space="preserve"> PAGEREF _Toc454222682 \h </w:instrText>
            </w:r>
            <w:r w:rsidR="004861B6">
              <w:rPr>
                <w:noProof/>
                <w:webHidden/>
              </w:rPr>
            </w:r>
            <w:r w:rsidR="004861B6">
              <w:rPr>
                <w:noProof/>
                <w:webHidden/>
              </w:rPr>
              <w:fldChar w:fldCharType="separate"/>
            </w:r>
            <w:r w:rsidR="004861B6">
              <w:rPr>
                <w:noProof/>
                <w:webHidden/>
              </w:rPr>
              <w:t>67</w:t>
            </w:r>
            <w:r w:rsidR="004861B6">
              <w:rPr>
                <w:noProof/>
                <w:webHidden/>
              </w:rPr>
              <w:fldChar w:fldCharType="end"/>
            </w:r>
          </w:hyperlink>
        </w:p>
        <w:p w:rsidR="004861B6" w:rsidRDefault="00CA4055">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3" w:history="1">
            <w:r w:rsidR="004861B6" w:rsidRPr="004317F2">
              <w:rPr>
                <w:rStyle w:val="Hyperlink"/>
                <w:noProof/>
              </w:rPr>
              <w:t>7.1.2.</w:t>
            </w:r>
            <w:r w:rsidR="004861B6">
              <w:rPr>
                <w:rFonts w:asciiTheme="minorHAnsi" w:eastAsiaTheme="minorEastAsia" w:hAnsiTheme="minorHAnsi" w:cstheme="minorBidi"/>
                <w:noProof/>
                <w:color w:val="auto"/>
                <w:sz w:val="22"/>
                <w:szCs w:val="22"/>
              </w:rPr>
              <w:tab/>
            </w:r>
            <w:r w:rsidR="004861B6" w:rsidRPr="004317F2">
              <w:rPr>
                <w:rStyle w:val="Hyperlink"/>
                <w:noProof/>
              </w:rPr>
              <w:t>Instalare XAMPP</w:t>
            </w:r>
            <w:r w:rsidR="004861B6">
              <w:rPr>
                <w:noProof/>
                <w:webHidden/>
              </w:rPr>
              <w:tab/>
            </w:r>
            <w:r w:rsidR="004861B6">
              <w:rPr>
                <w:noProof/>
                <w:webHidden/>
              </w:rPr>
              <w:fldChar w:fldCharType="begin"/>
            </w:r>
            <w:r w:rsidR="004861B6">
              <w:rPr>
                <w:noProof/>
                <w:webHidden/>
              </w:rPr>
              <w:instrText xml:space="preserve"> PAGEREF _Toc454222683 \h </w:instrText>
            </w:r>
            <w:r w:rsidR="004861B6">
              <w:rPr>
                <w:noProof/>
                <w:webHidden/>
              </w:rPr>
            </w:r>
            <w:r w:rsidR="004861B6">
              <w:rPr>
                <w:noProof/>
                <w:webHidden/>
              </w:rPr>
              <w:fldChar w:fldCharType="separate"/>
            </w:r>
            <w:r w:rsidR="004861B6">
              <w:rPr>
                <w:noProof/>
                <w:webHidden/>
              </w:rPr>
              <w:t>68</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4" w:history="1">
            <w:r w:rsidR="004861B6" w:rsidRPr="004317F2">
              <w:rPr>
                <w:rStyle w:val="Hyperlink"/>
                <w:noProof/>
              </w:rPr>
              <w:t>7.2.</w:t>
            </w:r>
            <w:r w:rsidR="004861B6">
              <w:rPr>
                <w:rFonts w:asciiTheme="minorHAnsi" w:eastAsiaTheme="minorEastAsia" w:hAnsiTheme="minorHAnsi" w:cstheme="minorBidi"/>
                <w:noProof/>
                <w:color w:val="auto"/>
                <w:sz w:val="22"/>
                <w:szCs w:val="22"/>
              </w:rPr>
              <w:tab/>
            </w:r>
            <w:r w:rsidR="004861B6" w:rsidRPr="004317F2">
              <w:rPr>
                <w:rStyle w:val="Hyperlink"/>
                <w:noProof/>
              </w:rPr>
              <w:t>Utilizarea aplicatiei</w:t>
            </w:r>
            <w:r w:rsidR="004861B6">
              <w:rPr>
                <w:noProof/>
                <w:webHidden/>
              </w:rPr>
              <w:tab/>
            </w:r>
            <w:r w:rsidR="004861B6">
              <w:rPr>
                <w:noProof/>
                <w:webHidden/>
              </w:rPr>
              <w:fldChar w:fldCharType="begin"/>
            </w:r>
            <w:r w:rsidR="004861B6">
              <w:rPr>
                <w:noProof/>
                <w:webHidden/>
              </w:rPr>
              <w:instrText xml:space="preserve"> PAGEREF _Toc454222684 \h </w:instrText>
            </w:r>
            <w:r w:rsidR="004861B6">
              <w:rPr>
                <w:noProof/>
                <w:webHidden/>
              </w:rPr>
            </w:r>
            <w:r w:rsidR="004861B6">
              <w:rPr>
                <w:noProof/>
                <w:webHidden/>
              </w:rPr>
              <w:fldChar w:fldCharType="separate"/>
            </w:r>
            <w:r w:rsidR="004861B6">
              <w:rPr>
                <w:noProof/>
                <w:webHidden/>
              </w:rPr>
              <w:t>71</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85" w:history="1">
            <w:r w:rsidR="004861B6" w:rsidRPr="004317F2">
              <w:rPr>
                <w:rStyle w:val="Hyperlink"/>
              </w:rPr>
              <w:t>Capitolul 8.</w:t>
            </w:r>
            <w:r w:rsidR="004861B6">
              <w:rPr>
                <w:rFonts w:asciiTheme="minorHAnsi" w:eastAsiaTheme="minorEastAsia" w:hAnsiTheme="minorHAnsi" w:cstheme="minorBidi"/>
                <w:b w:val="0"/>
                <w:color w:val="auto"/>
                <w:sz w:val="22"/>
                <w:szCs w:val="22"/>
              </w:rPr>
              <w:tab/>
            </w:r>
            <w:r w:rsidR="004861B6" w:rsidRPr="004317F2">
              <w:rPr>
                <w:rStyle w:val="Hyperlink"/>
              </w:rPr>
              <w:t>Concluzii</w:t>
            </w:r>
            <w:r w:rsidR="004861B6">
              <w:rPr>
                <w:webHidden/>
              </w:rPr>
              <w:tab/>
            </w:r>
            <w:r w:rsidR="004861B6">
              <w:rPr>
                <w:webHidden/>
              </w:rPr>
              <w:fldChar w:fldCharType="begin"/>
            </w:r>
            <w:r w:rsidR="004861B6">
              <w:rPr>
                <w:webHidden/>
              </w:rPr>
              <w:instrText xml:space="preserve"> PAGEREF _Toc454222685 \h </w:instrText>
            </w:r>
            <w:r w:rsidR="004861B6">
              <w:rPr>
                <w:webHidden/>
              </w:rPr>
            </w:r>
            <w:r w:rsidR="004861B6">
              <w:rPr>
                <w:webHidden/>
              </w:rPr>
              <w:fldChar w:fldCharType="separate"/>
            </w:r>
            <w:r w:rsidR="004861B6">
              <w:rPr>
                <w:webHidden/>
              </w:rPr>
              <w:t>73</w:t>
            </w:r>
            <w:r w:rsidR="004861B6">
              <w:rPr>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6" w:history="1">
            <w:r w:rsidR="004861B6" w:rsidRPr="004317F2">
              <w:rPr>
                <w:rStyle w:val="Hyperlink"/>
                <w:noProof/>
              </w:rPr>
              <w:t>8.1.</w:t>
            </w:r>
            <w:r w:rsidR="004861B6">
              <w:rPr>
                <w:rFonts w:asciiTheme="minorHAnsi" w:eastAsiaTheme="minorEastAsia" w:hAnsiTheme="minorHAnsi" w:cstheme="minorBidi"/>
                <w:noProof/>
                <w:color w:val="auto"/>
                <w:sz w:val="22"/>
                <w:szCs w:val="22"/>
              </w:rPr>
              <w:tab/>
            </w:r>
            <w:r w:rsidR="004861B6" w:rsidRPr="004317F2">
              <w:rPr>
                <w:rStyle w:val="Hyperlink"/>
                <w:noProof/>
              </w:rPr>
              <w:t>Realizarea obiectivelor propuse</w:t>
            </w:r>
            <w:r w:rsidR="004861B6">
              <w:rPr>
                <w:noProof/>
                <w:webHidden/>
              </w:rPr>
              <w:tab/>
            </w:r>
            <w:r w:rsidR="004861B6">
              <w:rPr>
                <w:noProof/>
                <w:webHidden/>
              </w:rPr>
              <w:fldChar w:fldCharType="begin"/>
            </w:r>
            <w:r w:rsidR="004861B6">
              <w:rPr>
                <w:noProof/>
                <w:webHidden/>
              </w:rPr>
              <w:instrText xml:space="preserve"> PAGEREF _Toc454222686 \h </w:instrText>
            </w:r>
            <w:r w:rsidR="004861B6">
              <w:rPr>
                <w:noProof/>
                <w:webHidden/>
              </w:rPr>
            </w:r>
            <w:r w:rsidR="004861B6">
              <w:rPr>
                <w:noProof/>
                <w:webHidden/>
              </w:rPr>
              <w:fldChar w:fldCharType="separate"/>
            </w:r>
            <w:r w:rsidR="004861B6">
              <w:rPr>
                <w:noProof/>
                <w:webHidden/>
              </w:rPr>
              <w:t>73</w:t>
            </w:r>
            <w:r w:rsidR="004861B6">
              <w:rPr>
                <w:noProof/>
                <w:webHidden/>
              </w:rPr>
              <w:fldChar w:fldCharType="end"/>
            </w:r>
          </w:hyperlink>
        </w:p>
        <w:p w:rsidR="004861B6" w:rsidRDefault="00CA4055">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7" w:history="1">
            <w:r w:rsidR="004861B6" w:rsidRPr="004317F2">
              <w:rPr>
                <w:rStyle w:val="Hyperlink"/>
                <w:noProof/>
              </w:rPr>
              <w:t>8.2.</w:t>
            </w:r>
            <w:r w:rsidR="004861B6">
              <w:rPr>
                <w:rFonts w:asciiTheme="minorHAnsi" w:eastAsiaTheme="minorEastAsia" w:hAnsiTheme="minorHAnsi" w:cstheme="minorBidi"/>
                <w:noProof/>
                <w:color w:val="auto"/>
                <w:sz w:val="22"/>
                <w:szCs w:val="22"/>
              </w:rPr>
              <w:tab/>
            </w:r>
            <w:r w:rsidR="004861B6" w:rsidRPr="004317F2">
              <w:rPr>
                <w:rStyle w:val="Hyperlink"/>
                <w:noProof/>
              </w:rPr>
              <w:t>Dezvoltari ulterioare</w:t>
            </w:r>
            <w:r w:rsidR="004861B6">
              <w:rPr>
                <w:noProof/>
                <w:webHidden/>
              </w:rPr>
              <w:tab/>
            </w:r>
            <w:r w:rsidR="004861B6">
              <w:rPr>
                <w:noProof/>
                <w:webHidden/>
              </w:rPr>
              <w:fldChar w:fldCharType="begin"/>
            </w:r>
            <w:r w:rsidR="004861B6">
              <w:rPr>
                <w:noProof/>
                <w:webHidden/>
              </w:rPr>
              <w:instrText xml:space="preserve"> PAGEREF _Toc454222687 \h </w:instrText>
            </w:r>
            <w:r w:rsidR="004861B6">
              <w:rPr>
                <w:noProof/>
                <w:webHidden/>
              </w:rPr>
            </w:r>
            <w:r w:rsidR="004861B6">
              <w:rPr>
                <w:noProof/>
                <w:webHidden/>
              </w:rPr>
              <w:fldChar w:fldCharType="separate"/>
            </w:r>
            <w:r w:rsidR="004861B6">
              <w:rPr>
                <w:noProof/>
                <w:webHidden/>
              </w:rPr>
              <w:t>73</w:t>
            </w:r>
            <w:r w:rsidR="004861B6">
              <w:rPr>
                <w:noProof/>
                <w:webHidden/>
              </w:rPr>
              <w:fldChar w:fldCharType="end"/>
            </w:r>
          </w:hyperlink>
        </w:p>
        <w:p w:rsidR="004861B6" w:rsidRDefault="00CA4055">
          <w:pPr>
            <w:pStyle w:val="TOC1"/>
            <w:rPr>
              <w:rFonts w:asciiTheme="minorHAnsi" w:eastAsiaTheme="minorEastAsia" w:hAnsiTheme="minorHAnsi" w:cstheme="minorBidi"/>
              <w:b w:val="0"/>
              <w:color w:val="auto"/>
              <w:sz w:val="22"/>
              <w:szCs w:val="22"/>
            </w:rPr>
          </w:pPr>
          <w:hyperlink w:anchor="_Toc454222688" w:history="1">
            <w:r w:rsidR="004861B6" w:rsidRPr="004317F2">
              <w:rPr>
                <w:rStyle w:val="Hyperlink"/>
              </w:rPr>
              <w:t>Bibliografie</w:t>
            </w:r>
            <w:r w:rsidR="004861B6">
              <w:rPr>
                <w:rStyle w:val="Hyperlink"/>
              </w:rPr>
              <w:t>.............................</w:t>
            </w:r>
            <w:r w:rsidR="004861B6">
              <w:rPr>
                <w:webHidden/>
              </w:rPr>
              <w:tab/>
            </w:r>
            <w:r w:rsidR="004861B6">
              <w:rPr>
                <w:webHidden/>
              </w:rPr>
              <w:fldChar w:fldCharType="begin"/>
            </w:r>
            <w:r w:rsidR="004861B6">
              <w:rPr>
                <w:webHidden/>
              </w:rPr>
              <w:instrText xml:space="preserve"> PAGEREF _Toc454222688 \h </w:instrText>
            </w:r>
            <w:r w:rsidR="004861B6">
              <w:rPr>
                <w:webHidden/>
              </w:rPr>
            </w:r>
            <w:r w:rsidR="004861B6">
              <w:rPr>
                <w:webHidden/>
              </w:rPr>
              <w:fldChar w:fldCharType="separate"/>
            </w:r>
            <w:r w:rsidR="004861B6">
              <w:rPr>
                <w:webHidden/>
              </w:rPr>
              <w:t>75</w:t>
            </w:r>
            <w:r w:rsidR="004861B6">
              <w:rPr>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0" w:name="h.30j0zll" w:colFirst="0" w:colLast="0"/>
      <w:bookmarkStart w:id="1" w:name="_Toc454222624"/>
      <w:bookmarkEnd w:id="0"/>
      <w:r>
        <w:lastRenderedPageBreak/>
        <w:t>Introducere</w:t>
      </w:r>
      <w:bookmarkEnd w:id="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2" w:name="_Toc454222625"/>
      <w:r>
        <w:t>Contextul proiectului</w:t>
      </w:r>
      <w:bookmarkEnd w:id="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r w:rsidRPr="00F93D22">
        <w:t>Sistemul propus se încadrează în acest context de comunica</w:t>
      </w:r>
      <w:ins w:id="3" w:author="Szabolcs Bene" w:date="2016-06-21T21:49:00Z">
        <w:r w:rsidR="00E90261">
          <w:t>ție</w:t>
        </w:r>
      </w:ins>
      <w:del w:id="4" w:author="Szabolcs Bene" w:date="2016-06-21T21:49:00Z">
        <w:r w:rsidRPr="00F93D22" w:rsidDel="00E90261">
          <w:delText>re</w:delText>
        </w:r>
      </w:del>
      <w:r w:rsidRPr="00F93D22">
        <w:t xml:space="preserve"> în timp real, combinând elementele de socializare din lumea modernă, cum ar fi Facebook-ul sau Skype-ul</w:t>
      </w:r>
      <w:ins w:id="5"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rsidR="00F93D22" w:rsidRPr="00F93D22" w:rsidRDefault="00F93D22" w:rsidP="00F93D22">
      <w:r w:rsidRPr="00F93D22">
        <w:t xml:space="preserve">Sistemul </w:t>
      </w:r>
      <w:del w:id="6" w:author="Szabolcs Bene" w:date="2016-06-20T22:15:00Z">
        <w:r w:rsidRPr="00F93D22" w:rsidDel="00433ABA">
          <w:delText xml:space="preserve">vine </w:delText>
        </w:r>
      </w:del>
      <w:ins w:id="7" w:author="Szabolcs Bene" w:date="2016-06-20T22:15:00Z">
        <w:r w:rsidR="00433ABA">
          <w:t>dorește</w:t>
        </w:r>
        <w:r w:rsidR="00433ABA" w:rsidRPr="00F93D22">
          <w:t xml:space="preserve"> </w:t>
        </w:r>
      </w:ins>
      <w:r w:rsidRPr="00F93D22">
        <w:t xml:space="preserve">cu ajutorul actorilor, şi anume a utilizatorilor, principali şi singulari, </w:t>
      </w:r>
      <w:del w:id="8" w:author="Szabolcs Bene" w:date="2016-06-20T22:16:00Z">
        <w:r w:rsidRPr="00F93D22" w:rsidDel="00433ABA">
          <w:delText xml:space="preserve">care nu au altă responsabilitate decât de a-şi creea propriul cont în aplicaţie şi </w:delText>
        </w:r>
      </w:del>
      <w:r w:rsidRPr="00F93D22">
        <w:t xml:space="preserve">să </w:t>
      </w:r>
      <w:del w:id="9" w:author="Szabolcs Bene" w:date="2016-06-20T22:16:00Z">
        <w:r w:rsidRPr="00F93D22" w:rsidDel="00433ABA">
          <w:delText xml:space="preserve">folosească </w:delText>
        </w:r>
      </w:del>
      <w:ins w:id="10"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w:t>
      </w:r>
      <w:del w:id="11"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12"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bookmarkStart w:id="13" w:name="_Toc454222626"/>
      <w:r>
        <w:t>M</w:t>
      </w:r>
      <w:r w:rsidR="00785247">
        <w:t>otivaț</w:t>
      </w:r>
      <w:r>
        <w:t>ia</w:t>
      </w:r>
      <w:bookmarkEnd w:id="13"/>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14" w:author="Szabolcs Bene" w:date="2016-06-21T21:45:00Z">
        <w:r w:rsidR="00E94145">
          <w:rPr>
            <w:color w:val="auto"/>
          </w:rPr>
          <w:t xml:space="preserve">WebRTC este o tehnologie folosită </w:t>
        </w:r>
      </w:ins>
      <w:ins w:id="15" w:author="Szabolcs Bene" w:date="2016-06-21T21:46:00Z">
        <w:r w:rsidR="00E94145">
          <w:rPr>
            <w:color w:val="auto"/>
          </w:rPr>
          <w:t>în</w:t>
        </w:r>
      </w:ins>
      <w:ins w:id="16" w:author="Szabolcs Bene" w:date="2016-06-21T21:45:00Z">
        <w:r w:rsidR="00E94145">
          <w:rPr>
            <w:color w:val="auto"/>
          </w:rPr>
          <w:t xml:space="preserve"> browserele web, care ofer</w:t>
        </w:r>
      </w:ins>
      <w:ins w:id="17" w:author="Szabolcs Bene" w:date="2016-06-21T21:46:00Z">
        <w:r w:rsidR="00E94145">
          <w:rPr>
            <w:color w:val="auto"/>
          </w:rPr>
          <w:t>ă posibilitatea utilizatorilor să se conecteze peer-to-peer prin aceste browsere</w:t>
        </w:r>
      </w:ins>
      <w:ins w:id="18" w:author="Szabolcs Bene" w:date="2016-06-21T21:47:00Z">
        <w:r w:rsidR="00E94145">
          <w:rPr>
            <w:color w:val="auto"/>
          </w:rPr>
          <w:t xml:space="preserve"> și să transmită mesaje de tip text sau date de audio și video</w:t>
        </w:r>
      </w:ins>
      <w:ins w:id="19" w:author="Szabolcs Bene" w:date="2016-06-21T21:46:00Z">
        <w:r w:rsidR="00E94145">
          <w:rPr>
            <w:color w:val="auto"/>
          </w:rPr>
          <w:t>.</w:t>
        </w:r>
      </w:ins>
      <w:ins w:id="20"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w:t>
      </w:r>
      <w:r w:rsidRPr="006B0802">
        <w:rPr>
          <w:color w:val="auto"/>
        </w:rPr>
        <w:lastRenderedPageBreak/>
        <w:t xml:space="preserve">prin </w:t>
      </w:r>
      <w:ins w:id="21" w:author="Szabolcs Bene" w:date="2016-06-20T22:17:00Z">
        <w:r w:rsidR="00A15807">
          <w:rPr>
            <w:color w:val="auto"/>
          </w:rPr>
          <w:t>I</w:t>
        </w:r>
      </w:ins>
      <w:del w:id="22" w:author="Szabolcs Bene" w:date="2016-06-20T22:17:00Z">
        <w:r w:rsidRPr="006B0802" w:rsidDel="00A15807">
          <w:rPr>
            <w:color w:val="auto"/>
          </w:rPr>
          <w:delText>i</w:delText>
        </w:r>
      </w:del>
      <w:r w:rsidRPr="006B0802">
        <w:rPr>
          <w:color w:val="auto"/>
        </w:rPr>
        <w:t xml:space="preserve">nternet, iar riscul de pierdere al conexiunii la server sau al pierderilor de date este minimizat. </w:t>
      </w:r>
    </w:p>
    <w:p w:rsidR="006B0802" w:rsidRPr="006B0802" w:rsidRDefault="006B0802" w:rsidP="006B0802">
      <w:pPr>
        <w:rPr>
          <w:color w:val="auto"/>
        </w:rPr>
      </w:pPr>
      <w:r w:rsidRPr="006B0802">
        <w:rPr>
          <w:color w:val="auto"/>
        </w:rPr>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23" w:name="_Toc454222627"/>
      <w:r>
        <w:t>Continutul lucrarii</w:t>
      </w:r>
      <w:bookmarkEnd w:id="23"/>
    </w:p>
    <w:p w:rsidR="00C7513E" w:rsidRPr="00C7513E" w:rsidRDefault="00C7513E" w:rsidP="00C7513E">
      <w:r w:rsidRPr="00C7513E">
        <w:t>În următoarele paragrafe se va prezenta structura lucrării, capitolele și conținut</w:t>
      </w:r>
      <w:ins w:id="24" w:author="Szabolcs Bene" w:date="2016-06-20T22:18:00Z">
        <w:r w:rsidR="00B001A2">
          <w:t>u</w:t>
        </w:r>
      </w:ins>
      <w:del w:id="25" w:author="Szabolcs Bene" w:date="2016-06-20T22:18:00Z">
        <w:r w:rsidRPr="00C7513E" w:rsidDel="00B001A2">
          <w:delText>i</w:delText>
        </w:r>
      </w:del>
      <w:r w:rsidRPr="00C7513E">
        <w:t xml:space="preserve">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26" w:author="Szabolcs Bene" w:date="2016-06-20T22:18:00Z">
        <w:r w:rsidR="00F5148C">
          <w:t>r</w:t>
        </w:r>
      </w:ins>
      <w:del w:id="27"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28" w:author="Szabolcs Bene" w:date="2016-06-20T22:19:00Z">
        <w:r w:rsidR="00D61393">
          <w:t>îndeplinirea validarea sistemului.</w:t>
        </w:r>
      </w:ins>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29" w:name="h.tyjcwt" w:colFirst="0" w:colLast="0"/>
      <w:bookmarkStart w:id="30" w:name="_Toc454222628"/>
      <w:bookmarkEnd w:id="29"/>
      <w:r>
        <w:lastRenderedPageBreak/>
        <w:t>Obiectivele Proiectului</w:t>
      </w:r>
      <w:bookmarkEnd w:id="30"/>
    </w:p>
    <w:p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31" w:author="Szabolcs Bene" w:date="2016-06-21T21:50:00Z">
        <w:r w:rsidR="00E90261">
          <w:rPr>
            <w:color w:val="auto"/>
          </w:rPr>
          <w:t>ție</w:t>
        </w:r>
      </w:ins>
      <w:del w:id="32"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rsidR="00C35C29" w:rsidRDefault="00C35C29" w:rsidP="00C35C29">
      <w:pPr>
        <w:pStyle w:val="Heading2"/>
        <w:numPr>
          <w:ilvl w:val="1"/>
          <w:numId w:val="1"/>
        </w:numPr>
      </w:pPr>
      <w:bookmarkStart w:id="33" w:name="_Toc454222629"/>
      <w:r>
        <w:t>Obiectivul principal</w:t>
      </w:r>
      <w:bookmarkEnd w:id="33"/>
    </w:p>
    <w:p w:rsidR="002E667B" w:rsidRPr="002E667B" w:rsidRDefault="002E667B" w:rsidP="002E667B">
      <w:r>
        <w:t>Obiectivul principal al acestui proiect reprezinta proiectarea, definirea si construirea unui sistem care s</w:t>
      </w:r>
      <w:ins w:id="34" w:author="Szabolcs Bene" w:date="2016-06-21T21:50:00Z">
        <w:r w:rsidR="007E7833">
          <w:t>ă</w:t>
        </w:r>
      </w:ins>
      <w:del w:id="35" w:author="Szabolcs Bene" w:date="2016-06-21T21:50:00Z">
        <w:r w:rsidDel="007E7833">
          <w:delText>a</w:delText>
        </w:r>
      </w:del>
      <w:r>
        <w:t xml:space="preserve"> ofere functionalitati de comunica</w:t>
      </w:r>
      <w:ins w:id="36" w:author="Szabolcs Bene" w:date="2016-06-21T21:50:00Z">
        <w:r w:rsidR="007E7833">
          <w:t>ție</w:t>
        </w:r>
      </w:ins>
      <w:del w:id="37" w:author="Szabolcs Bene" w:date="2016-06-21T21:50:00Z">
        <w:r w:rsidDel="007E7833">
          <w:delText>re</w:delText>
        </w:r>
      </w:del>
      <w:r>
        <w:t xml:space="preserve"> online in timp real, f</w:t>
      </w:r>
      <w:ins w:id="38" w:author="Szabolcs Bene" w:date="2016-06-20T22:19:00Z">
        <w:r w:rsidR="005F03DB">
          <w:t>ără</w:t>
        </w:r>
      </w:ins>
      <w:del w:id="39" w:author="Szabolcs Bene" w:date="2016-06-20T22:19:00Z">
        <w:r w:rsidDel="005F03DB">
          <w:delText>ara</w:delText>
        </w:r>
      </w:del>
      <w:r>
        <w:t xml:space="preserve"> a fi nevoit</w:t>
      </w:r>
      <w:ins w:id="40" w:author="Szabolcs Bene" w:date="2016-06-20T22:19:00Z">
        <w:r w:rsidR="00F962E8">
          <w:t>ă</w:t>
        </w:r>
      </w:ins>
      <w:r>
        <w:t xml:space="preserve">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41" w:name="_Toc454222630"/>
      <w:r>
        <w:t>Obiective secundare</w:t>
      </w:r>
      <w:bookmarkEnd w:id="41"/>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42" w:author="Szabolcs Bene" w:date="2016-06-20T22:21:00Z">
        <w:r w:rsidRPr="00B270BF" w:rsidDel="007A4390">
          <w:rPr>
            <w:color w:val="auto"/>
          </w:rPr>
          <w:delText>, iar diferenţierea acestui lucru se face prin colorarea numelui utilizatorilor deja logaţi în aplicaţie.</w:delText>
        </w:r>
      </w:del>
      <w:ins w:id="43" w:author="Szabolcs Bene" w:date="2016-06-20T22:21:00Z">
        <w:r w:rsidR="007A4390">
          <w:rPr>
            <w:color w:val="auto"/>
          </w:rPr>
          <w:t>.</w:t>
        </w:r>
      </w:ins>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RDefault="00BE2906" w:rsidP="00BE2906">
      <w:pPr>
        <w:shd w:val="clear" w:color="auto" w:fill="FFFFFF" w:themeFill="background1"/>
        <w:rPr>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r>
        <w:br w:type="page"/>
      </w:r>
    </w:p>
    <w:p w:rsidR="004164D7" w:rsidRDefault="00F3628D">
      <w:pPr>
        <w:pStyle w:val="Heading1"/>
        <w:numPr>
          <w:ilvl w:val="0"/>
          <w:numId w:val="1"/>
        </w:numPr>
      </w:pPr>
      <w:bookmarkStart w:id="44" w:name="h.3dy6vkm" w:colFirst="0" w:colLast="0"/>
      <w:bookmarkStart w:id="45" w:name="_Toc454222631"/>
      <w:bookmarkEnd w:id="44"/>
      <w:r>
        <w:lastRenderedPageBreak/>
        <w:t>Studiu Bibliografic</w:t>
      </w:r>
      <w:bookmarkEnd w:id="45"/>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rsidR="00415620" w:rsidRPr="001A5D4C" w:rsidRDefault="00415620" w:rsidP="00415620">
      <w:pPr>
        <w:pStyle w:val="Heading2"/>
        <w:numPr>
          <w:ilvl w:val="1"/>
          <w:numId w:val="1"/>
        </w:numPr>
      </w:pPr>
      <w:bookmarkStart w:id="46" w:name="_Toc454222632"/>
      <w:r>
        <w:t>Dezvoltarea aplicatiilor web</w:t>
      </w:r>
      <w:bookmarkEnd w:id="46"/>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47" w:name="_Toc454222633"/>
      <w:r>
        <w:t>Comunicare in timp real</w:t>
      </w:r>
      <w:bookmarkEnd w:id="47"/>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pPr>
        <w:rPr>
          <w:ins w:id="48"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9E0DAA" w:rsidRDefault="009E0DAA" w:rsidP="00F37156"/>
    <w:p w:rsidR="00152D10" w:rsidRDefault="00242011" w:rsidP="00F37156">
      <w:pPr>
        <w:ind w:firstLine="0"/>
        <w:jc w:val="center"/>
      </w:pPr>
      <w:r>
        <w:rPr>
          <w:noProof/>
        </w:rPr>
        <mc:AlternateContent>
          <mc:Choice Requires="wps">
            <w:drawing>
              <wp:anchor distT="0" distB="0" distL="114300" distR="114300" simplePos="0" relativeHeight="251657216" behindDoc="0" locked="0" layoutInCell="1" allowOverlap="1" wp14:anchorId="3DC68067" wp14:editId="0338B5C8">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C68067"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r w:rsidR="00AF7EFE">
        <w:rPr>
          <w:noProof/>
        </w:rPr>
        <w:drawing>
          <wp:inline distT="0" distB="0" distL="0" distR="0" wp14:anchorId="2996D711" wp14:editId="1AC57541">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49"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50" w:author="Szabolcs Bene" w:date="2016-06-20T22:22:00Z">
        <w:r w:rsidR="00F00484">
          <w:rPr>
            <w:color w:val="auto"/>
          </w:rPr>
          <w:t xml:space="preserve"> și</w:t>
        </w:r>
      </w:ins>
      <w:del w:id="51" w:author="Szabolcs Bene" w:date="2016-06-20T22:22:00Z">
        <w:r w:rsidRPr="00A35228" w:rsidDel="00F00484">
          <w:rPr>
            <w:color w:val="auto"/>
          </w:rPr>
          <w:delText>,</w:delText>
        </w:r>
      </w:del>
      <w:r w:rsidRPr="00A35228">
        <w:rPr>
          <w:color w:val="auto"/>
        </w:rPr>
        <w:t xml:space="preserve"> conferinţe audio/video</w:t>
      </w:r>
      <w:del w:id="52"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53" w:author="Szabolcs Bene" w:date="2016-06-20T22:22:00Z">
        <w:r w:rsidR="00FF5308">
          <w:rPr>
            <w:color w:val="auto"/>
          </w:rPr>
          <w:t>.</w:t>
        </w:r>
      </w:ins>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54" w:name="_Toc454222634"/>
      <w:r>
        <w:t>WebRTC</w:t>
      </w:r>
      <w:bookmarkEnd w:id="54"/>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WebRTC este un proiect utilizabil</w:t>
      </w:r>
      <w:del w:id="55"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56"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57" w:author="Szabolcs Bene" w:date="2016-06-20T22:24:00Z">
        <w:r w:rsidRPr="006111C7" w:rsidDel="00D8220B">
          <w:rPr>
            <w:color w:val="auto"/>
          </w:rPr>
          <w:delText xml:space="preserve">lucruri </w:delText>
        </w:r>
      </w:del>
      <w:ins w:id="58"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lastRenderedPageBreak/>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59" w:name="_Toc454222635"/>
      <w:r>
        <w:t>Arhitectura WebRTC</w:t>
      </w:r>
      <w:bookmarkEnd w:id="59"/>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pPr>
        <w:rPr>
          <w:ins w:id="60"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3F16CD" w:rsidRDefault="003F16CD" w:rsidP="0074152A"/>
    <w:p w:rsidR="00074ACC" w:rsidRDefault="00780F1A" w:rsidP="00796E90">
      <w:r>
        <w:rPr>
          <w:noProof/>
        </w:rPr>
        <mc:AlternateContent>
          <mc:Choice Requires="wps">
            <w:drawing>
              <wp:anchor distT="0" distB="0" distL="114300" distR="114300" simplePos="0" relativeHeight="251668480" behindDoc="0" locked="0" layoutInCell="1" allowOverlap="1" wp14:anchorId="2141A372" wp14:editId="6E28031D">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1A372" id="Text Box 33" o:spid="_x0000_s1027" type="#_x0000_t202" style="position:absolute;left:0;text-align:left;margin-left:-43.65pt;margin-top:259.7pt;width:490.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355B47">
        <w:rPr>
          <w:noProof/>
        </w:rPr>
        <w:drawing>
          <wp:inline distT="0" distB="0" distL="0" distR="0" wp14:anchorId="58495EEC" wp14:editId="11CB7255">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rsidR="009E23EF" w:rsidDel="003F16CD" w:rsidRDefault="006B0314" w:rsidP="00A56608">
      <w:pPr>
        <w:rPr>
          <w:del w:id="61" w:author="Szabolcs Bene" w:date="2016-06-21T22:01:00Z"/>
        </w:rPr>
      </w:pPr>
      <w:r>
        <w:t>.</w:t>
      </w:r>
    </w:p>
    <w:p w:rsidR="003F16CD" w:rsidRDefault="003F16CD" w:rsidP="00796E90">
      <w:pPr>
        <w:rPr>
          <w:ins w:id="62" w:author="Szabolcs Bene" w:date="2016-06-21T22:42:00Z"/>
        </w:rPr>
      </w:pPr>
    </w:p>
    <w:p w:rsidR="005D14C0" w:rsidRPr="00957E4F" w:rsidDel="00355B47" w:rsidRDefault="005D14C0" w:rsidP="00957E4F">
      <w:pPr>
        <w:rPr>
          <w:del w:id="63" w:author="Szabolcs Bene" w:date="2016-06-21T22:01:00Z"/>
        </w:rPr>
      </w:pPr>
    </w:p>
    <w:p w:rsidR="009C4D97" w:rsidDel="00CC434F" w:rsidRDefault="009C4D97" w:rsidP="00892571">
      <w:pPr>
        <w:pStyle w:val="NormalWeb"/>
        <w:shd w:val="clear" w:color="auto" w:fill="FFFFFF"/>
        <w:spacing w:before="0" w:beforeAutospacing="0" w:after="150" w:afterAutospacing="0"/>
        <w:jc w:val="both"/>
        <w:rPr>
          <w:del w:id="64" w:author="Szabolcs Bene" w:date="2016-06-21T22:00:00Z"/>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lastRenderedPageBreak/>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65" w:name="_Toc454222636"/>
      <w:r>
        <w:t>Media Path</w:t>
      </w:r>
      <w:bookmarkEnd w:id="65"/>
    </w:p>
    <w:p w:rsidR="00265356" w:rsidRDefault="00265356" w:rsidP="00265356">
      <w:r>
        <w:t>Pentru calea de media se foloseste Real Time Protocol (RTP). Conform schi</w:t>
      </w:r>
      <w:ins w:id="66" w:author="Szabolcs Bene" w:date="2016-06-20T22:25:00Z">
        <w:r w:rsidR="00FE404C">
          <w:t>ț</w:t>
        </w:r>
      </w:ins>
      <w:del w:id="67" w:author="Szabolcs Bene" w:date="2016-06-20T22:25:00Z">
        <w:r w:rsidDel="00FE404C">
          <w:delText>t</w:delText>
        </w:r>
      </w:del>
      <w:r>
        <w: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Del="00CC434F" w:rsidRDefault="004C2A44" w:rsidP="003C155E">
      <w:pPr>
        <w:rPr>
          <w:del w:id="68" w:author="Szabolcs Bene" w:date="2016-06-21T21:59:00Z"/>
        </w:rPr>
      </w:pPr>
      <w:r>
        <w:t>In aceasta topologie sunt stabilite mai multe conexiuni de WebRTC. Dezavantajul acestei topologii este ca creste cererea de bandwidth si de retea la cresterea utilizatorilor, care intra in aceasta topologie.</w:t>
      </w:r>
    </w:p>
    <w:p w:rsidR="00E80B96" w:rsidDel="00CC434F" w:rsidRDefault="00E80B96" w:rsidP="003C155E">
      <w:pPr>
        <w:rPr>
          <w:del w:id="69" w:author="Szabolcs Bene" w:date="2016-06-21T21:59:00Z"/>
        </w:rPr>
      </w:pPr>
    </w:p>
    <w:p w:rsidR="00E80B96" w:rsidDel="00CC434F" w:rsidRDefault="00E80B96" w:rsidP="003C155E">
      <w:pPr>
        <w:rPr>
          <w:del w:id="70" w:author="Szabolcs Bene" w:date="2016-06-21T21:59:00Z"/>
        </w:rPr>
      </w:pPr>
    </w:p>
    <w:p w:rsidR="00E80B96" w:rsidDel="00CC434F" w:rsidRDefault="00E80B96" w:rsidP="003C155E">
      <w:pPr>
        <w:rPr>
          <w:del w:id="71" w:author="Szabolcs Bene" w:date="2016-06-21T21:59:00Z"/>
        </w:rPr>
      </w:pPr>
    </w:p>
    <w:p w:rsidR="00E80B96" w:rsidDel="00CC434F" w:rsidRDefault="00E80B96" w:rsidP="003C155E">
      <w:pPr>
        <w:rPr>
          <w:del w:id="72" w:author="Szabolcs Bene" w:date="2016-06-21T21:59:00Z"/>
        </w:rPr>
      </w:pPr>
    </w:p>
    <w:p w:rsidR="00E80B96" w:rsidDel="00CC434F" w:rsidRDefault="00E80B96" w:rsidP="003C155E">
      <w:pPr>
        <w:rPr>
          <w:del w:id="73" w:author="Szabolcs Bene" w:date="2016-06-21T21:59:00Z"/>
        </w:rPr>
      </w:pPr>
    </w:p>
    <w:p w:rsidR="00E80B96" w:rsidDel="00CC434F" w:rsidRDefault="00E80B96" w:rsidP="003C155E">
      <w:pPr>
        <w:rPr>
          <w:del w:id="74" w:author="Szabolcs Bene" w:date="2016-06-21T21:59:00Z"/>
        </w:rPr>
      </w:pPr>
    </w:p>
    <w:p w:rsidR="00E80B96" w:rsidDel="00CC434F" w:rsidRDefault="00E80B96" w:rsidP="003C155E">
      <w:pPr>
        <w:rPr>
          <w:del w:id="75" w:author="Szabolcs Bene" w:date="2016-06-21T21:59:00Z"/>
        </w:rPr>
      </w:pPr>
    </w:p>
    <w:p w:rsidR="00E80B96" w:rsidDel="00CC434F" w:rsidRDefault="00E80B96" w:rsidP="003C155E">
      <w:pPr>
        <w:rPr>
          <w:del w:id="76" w:author="Szabolcs Bene" w:date="2016-06-21T21:59:00Z"/>
        </w:rPr>
      </w:pPr>
    </w:p>
    <w:p w:rsidR="00E80B96" w:rsidDel="00CC434F" w:rsidRDefault="00E80B96" w:rsidP="003C155E">
      <w:pPr>
        <w:rPr>
          <w:del w:id="77" w:author="Szabolcs Bene" w:date="2016-06-21T21:59:00Z"/>
        </w:rPr>
      </w:pPr>
    </w:p>
    <w:p w:rsidR="00E80B96" w:rsidRDefault="00E80B96" w:rsidP="003C155E"/>
    <w:p w:rsidR="008A182A" w:rsidRDefault="008A182A" w:rsidP="003C155E">
      <w:pPr>
        <w:rPr>
          <w:b/>
        </w:rPr>
      </w:pPr>
      <w:r>
        <w:rPr>
          <w:b/>
        </w:rPr>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78" w:name="_Toc454222637"/>
      <w:r>
        <w:t>WebRTC vs WebSockets</w:t>
      </w:r>
      <w:bookmarkEnd w:id="78"/>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r>
        <w:rPr>
          <w:color w:val="auto"/>
        </w:rPr>
        <w:lastRenderedPageBreak/>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p>
    <w:tbl>
      <w:tblPr>
        <w:tblStyle w:val="TableGrid"/>
        <w:tblW w:w="9350" w:type="dxa"/>
        <w:tblLook w:val="04A0" w:firstRow="1" w:lastRow="0" w:firstColumn="1" w:lastColumn="0" w:noHBand="0" w:noVBand="1"/>
      </w:tblPr>
      <w:tblGrid>
        <w:gridCol w:w="4675"/>
        <w:gridCol w:w="4675"/>
      </w:tblGrid>
      <w:tr w:rsidR="00ED21E1" w:rsidRPr="00A35228" w:rsidTr="00190E4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Pentru implementarea unui serviciu de signalling se poate folosi WebSockets, sau 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190E4C">
        <w:tc>
          <w:tcPr>
            <w:tcW w:w="9350" w:type="dxa"/>
            <w:gridSpan w:val="2"/>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Del="008731F7" w:rsidRDefault="00ED21E1">
      <w:pPr>
        <w:ind w:firstLine="0"/>
        <w:rPr>
          <w:del w:id="79" w:author="Szabolcs Bene" w:date="2016-06-21T22:02:00Z"/>
        </w:rPr>
        <w:pPrChange w:id="80" w:author="Szabolcs Bene" w:date="2016-06-21T22:02:00Z">
          <w:pPr/>
        </w:pPrChange>
      </w:pPr>
    </w:p>
    <w:p w:rsidR="009E23EF" w:rsidDel="008731F7" w:rsidRDefault="009E23EF" w:rsidP="00796E90">
      <w:pPr>
        <w:rPr>
          <w:del w:id="81" w:author="Szabolcs Bene" w:date="2016-06-21T22:02:00Z"/>
        </w:rPr>
      </w:pPr>
    </w:p>
    <w:p w:rsidR="00FB4539" w:rsidDel="008731F7" w:rsidRDefault="00FB4539" w:rsidP="00FB4539">
      <w:pPr>
        <w:jc w:val="center"/>
        <w:rPr>
          <w:del w:id="82" w:author="Szabolcs Bene" w:date="2016-06-21T22:02:00Z"/>
        </w:rPr>
      </w:pPr>
      <w:del w:id="83"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84" w:name="_Toc454222638"/>
      <w:r>
        <w:t>WebRTC API</w:t>
      </w:r>
      <w:bookmarkEnd w:id="84"/>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780F1A" w:rsidRDefault="00780F1A" w:rsidP="005E0BDD">
      <w:pPr>
        <w:ind w:firstLine="708"/>
        <w:rPr>
          <w:ins w:id="85" w:author="Szabolcs Bene" w:date="2016-06-21T22:43:00Z"/>
          <w:b/>
          <w:iCs/>
        </w:rPr>
      </w:pPr>
    </w:p>
    <w:p w:rsidR="005E0BDD" w:rsidRPr="009074C0" w:rsidRDefault="005E0BDD" w:rsidP="005E0BDD">
      <w:pPr>
        <w:ind w:firstLine="708"/>
        <w:rPr>
          <w:b/>
          <w:iCs/>
        </w:rPr>
      </w:pPr>
      <w:r w:rsidRPr="009074C0">
        <w:rPr>
          <w:b/>
          <w:iCs/>
        </w:rPr>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86" w:author="Szabolcs Bene" w:date="2016-06-20T22:26:00Z">
        <w:r w:rsidR="001229EE">
          <w:rPr>
            <w:iCs/>
            <w:color w:val="auto"/>
          </w:rPr>
          <w:t>(Session Description Protocol)</w:t>
        </w:r>
      </w:ins>
      <w:r w:rsidRPr="00A35228">
        <w:rPr>
          <w:iCs/>
          <w:color w:val="auto"/>
        </w:rPr>
        <w:t>,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w:t>
      </w:r>
      <w:ins w:id="87" w:author="Szabolcs Bene" w:date="2016-06-20T22:26:00Z">
        <w:r w:rsidR="00A065D7">
          <w:t>ă</w:t>
        </w:r>
      </w:ins>
      <w:r w:rsidRPr="001E2258">
        <w:t xml:space="preserve"> în aplicaţii web pentru a </w:t>
      </w:r>
      <w:del w:id="88" w:author="Szabolcs Bene" w:date="2016-06-20T22:26:00Z">
        <w:r w:rsidRPr="001E2258" w:rsidDel="00A065D7">
          <w:delText xml:space="preserve">folosi </w:delText>
        </w:r>
      </w:del>
      <w:ins w:id="89" w:author="Szabolcs Bene" w:date="2016-06-20T22:26:00Z">
        <w:r w:rsidR="00A065D7">
          <w:t>utiliza</w:t>
        </w:r>
        <w:r w:rsidR="00A065D7" w:rsidRPr="001E2258">
          <w:t xml:space="preserve"> </w:t>
        </w:r>
      </w:ins>
      <w:r w:rsidRPr="001E2258">
        <w:t>funcţionalităţile oferite de WebRTC pentru comunicare peer-to-peer.</w:t>
      </w:r>
    </w:p>
    <w:p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90" w:author="Szabolcs Bene" w:date="2016-06-20T22:26:00Z">
        <w:r w:rsidRPr="001E2258" w:rsidDel="00A065D7">
          <w:delText xml:space="preserve"> ca </w:delText>
        </w:r>
      </w:del>
      <w:r w:rsidRPr="001E2258">
        <w:t>fiecare punct final poate să înceapă conexiunea</w:t>
      </w:r>
      <w:r w:rsidR="005E0BDD" w:rsidRPr="001E2258">
        <w:t xml:space="preserve">. </w:t>
      </w:r>
    </w:p>
    <w:p w:rsidR="005E0BDD" w:rsidRDefault="005E0BDD" w:rsidP="005E0BDD">
      <w:pPr>
        <w:pStyle w:val="Heading3"/>
        <w:numPr>
          <w:ilvl w:val="2"/>
          <w:numId w:val="1"/>
        </w:numPr>
      </w:pPr>
      <w:bookmarkStart w:id="91" w:name="_Toc454222639"/>
      <w:r>
        <w:lastRenderedPageBreak/>
        <w:t xml:space="preserve">Negocierea informatiilor de </w:t>
      </w:r>
      <w:r w:rsidR="002F5C2C">
        <w:rPr>
          <w:color w:val="auto"/>
        </w:rPr>
        <w:t>reţea</w:t>
      </w:r>
      <w:bookmarkEnd w:id="91"/>
    </w:p>
    <w:p w:rsidR="000E4B08" w:rsidRPr="00FA63F8" w:rsidRDefault="000E4B08" w:rsidP="00FA63F8">
      <w:pPr>
        <w:ind w:firstLine="708"/>
      </w:pPr>
      <w:r w:rsidRPr="00FA63F8">
        <w:t xml:space="preserve">Negocierea datelor se face prin serviciul de semnalare. În acest caz serviciul de semnalare </w:t>
      </w:r>
      <w:del w:id="92" w:author="Szabolcs Bene" w:date="2016-06-20T22:27:00Z">
        <w:r w:rsidRPr="00FA63F8" w:rsidDel="009549FF">
          <w:delText xml:space="preserve">este </w:delText>
        </w:r>
      </w:del>
      <w:ins w:id="93"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94" w:author="Szabolcs Bene" w:date="2016-06-21T22:44:00Z">
        <w:r w:rsidR="003666B3">
          <w:t>SDP (</w:t>
        </w:r>
      </w:ins>
      <w:r w:rsidRPr="00FA63F8">
        <w:t>Session Description Protocol</w:t>
      </w:r>
      <w:ins w:id="95" w:author="Szabolcs Bene" w:date="2016-06-21T22:44:00Z">
        <w:r w:rsidR="003666B3">
          <w:t>)</w:t>
        </w:r>
      </w:ins>
      <w:r w:rsidRPr="00FA63F8">
        <w:t>, şi ICE candidaţi</w:t>
      </w:r>
      <w:ins w:id="96" w:author="Szabolcs Bene" w:date="2016-06-21T22:44:00Z">
        <w:r w:rsidR="003666B3">
          <w:t xml:space="preserve"> (</w:t>
        </w:r>
        <w:r w:rsidR="003666B3" w:rsidRPr="00FA63F8">
          <w:t>Interactive Connectivity Establishment</w:t>
        </w:r>
        <w:r w:rsidR="003666B3">
          <w:t>)</w:t>
        </w:r>
      </w:ins>
      <w:r w:rsidRPr="00FA63F8">
        <w:t xml:space="preserve">. </w:t>
      </w:r>
    </w:p>
    <w:p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rsidR="005E0BDD" w:rsidRPr="00FA63F8" w:rsidRDefault="000E4B08" w:rsidP="00FA63F8">
      <w:pPr>
        <w:ind w:firstLine="708"/>
      </w:pPr>
      <w:r w:rsidRPr="00FA63F8">
        <w:t>Candidaţii ICE</w:t>
      </w:r>
      <w:del w:id="97" w:author="Szabolcs Bene" w:date="2016-06-21T22:44:00Z">
        <w:r w:rsidRPr="00FA63F8" w:rsidDel="003666B3">
          <w:delText xml:space="preserve"> </w:delText>
        </w:r>
      </w:del>
      <w:ins w:id="98" w:author="Szabolcs Bene" w:date="2016-06-21T22:44:00Z">
        <w:r w:rsidR="003666B3">
          <w:t xml:space="preserve"> </w:t>
        </w:r>
      </w:ins>
      <w:r w:rsidRPr="00FA63F8">
        <w:t xml:space="preserve">sunt transmişi cu informaţiile de IP prin NAT (Network Address Translator). ICE </w:t>
      </w:r>
      <w:del w:id="99" w:author="Szabolcs Bene" w:date="2016-06-20T22:28:00Z">
        <w:r w:rsidRPr="00FA63F8" w:rsidDel="00693098">
          <w:delText>vine de la</w:delText>
        </w:r>
      </w:del>
      <w:del w:id="100" w:author="Szabolcs Bene" w:date="2016-06-20T22:27:00Z">
        <w:r w:rsidRPr="00FA63F8" w:rsidDel="00693098">
          <w:delText xml:space="preserve"> Interactive Connectivity Establishment</w:delText>
        </w:r>
      </w:del>
      <w:del w:id="101" w:author="Szabolcs Bene" w:date="2016-06-20T22:28:00Z">
        <w:r w:rsidRPr="00FA63F8" w:rsidDel="00693098">
          <w:delText xml:space="preserve">, şi </w:delText>
        </w:r>
      </w:del>
      <w:r w:rsidRPr="00FA63F8">
        <w:t xml:space="preserve">este folosit pentru crearea </w:t>
      </w:r>
      <w:del w:id="102" w:author="Szabolcs Bene" w:date="2016-06-21T21:48:00Z">
        <w:r w:rsidRPr="00FA63F8" w:rsidDel="00381A2F">
          <w:delText xml:space="preserve">de </w:delText>
        </w:r>
      </w:del>
      <w:r w:rsidRPr="00FA63F8">
        <w:t>comunic</w:t>
      </w:r>
      <w:ins w:id="103" w:author="Szabolcs Bene" w:date="2016-06-21T21:48:00Z">
        <w:r w:rsidR="00381A2F">
          <w:t>ării</w:t>
        </w:r>
      </w:ins>
      <w:del w:id="104"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w:t>
      </w:r>
      <w:del w:id="105" w:author="Szabolcs Bene" w:date="2016-06-20T22:28:00Z">
        <w:r w:rsidR="004F298B" w:rsidRPr="00A35228" w:rsidDel="00817E88">
          <w:rPr>
            <w:iCs/>
            <w:color w:val="auto"/>
          </w:rPr>
          <w:delText xml:space="preserve">zice </w:delText>
        </w:r>
      </w:del>
      <w:ins w:id="106"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rsidP="003A1208">
      <w:pPr>
        <w:keepNext/>
      </w:pPr>
      <w:r w:rsidRPr="004820F3">
        <w:rPr>
          <w:noProof/>
        </w:rPr>
        <w:lastRenderedPageBreak/>
        <w:drawing>
          <wp:inline distT="0" distB="0" distL="0" distR="0" wp14:anchorId="41E7D475" wp14:editId="75CE5AA7">
            <wp:extent cx="4524956" cy="2349062"/>
            <wp:effectExtent l="0" t="0" r="9525" b="0"/>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9326" cy="2356522"/>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Del="004706E6" w:rsidRDefault="005E0BDD" w:rsidP="005E0BDD">
      <w:pPr>
        <w:rPr>
          <w:del w:id="107" w:author="Szabolcs Bene" w:date="2016-06-21T22:44:00Z"/>
        </w:rPr>
      </w:pPr>
    </w:p>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Del="00780F1A" w:rsidRDefault="005E0BDD" w:rsidP="005E0BDD">
      <w:pPr>
        <w:autoSpaceDE w:val="0"/>
        <w:autoSpaceDN w:val="0"/>
        <w:adjustRightInd w:val="0"/>
        <w:ind w:left="1428" w:firstLine="708"/>
        <w:rPr>
          <w:del w:id="108" w:author="Szabolcs Bene" w:date="2016-06-21T22:43:00Z"/>
          <w:i/>
          <w:iCs/>
        </w:rPr>
      </w:pPr>
      <w:del w:id="109" w:author="Szabolcs Bene" w:date="2016-06-21T22:43:00Z">
        <w:r w:rsidRPr="004820F3" w:rsidDel="00780F1A">
          <w:rPr>
            <w:i/>
            <w:iCs/>
          </w:rPr>
          <w:delText>{'urls':'stun:stun.iptel.org'},</w:delText>
        </w:r>
      </w:del>
    </w:p>
    <w:p w:rsidR="005E0BDD" w:rsidRPr="004820F3" w:rsidDel="00780F1A" w:rsidRDefault="005E0BDD" w:rsidP="005E0BDD">
      <w:pPr>
        <w:autoSpaceDE w:val="0"/>
        <w:autoSpaceDN w:val="0"/>
        <w:adjustRightInd w:val="0"/>
        <w:ind w:left="1428" w:firstLine="708"/>
        <w:rPr>
          <w:del w:id="110" w:author="Szabolcs Bene" w:date="2016-06-21T22:43:00Z"/>
          <w:i/>
          <w:iCs/>
        </w:rPr>
      </w:pPr>
      <w:del w:id="111" w:author="Szabolcs Bene" w:date="2016-06-21T22:43:00Z">
        <w:r w:rsidRPr="004820F3" w:rsidDel="00780F1A">
          <w:rPr>
            <w:i/>
            <w:iCs/>
          </w:rPr>
          <w:lastRenderedPageBreak/>
          <w:delText>{'urls':'stun:stun.rixtelecom.se'},</w:delText>
        </w:r>
      </w:del>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Un candidat de server</w:t>
      </w:r>
      <w:del w:id="112"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113" w:author="Szabolcs Bene" w:date="2016-06-20T22:29:00Z">
        <w:r w:rsidDel="00A03CAB">
          <w:rPr>
            <w:color w:val="auto"/>
          </w:rPr>
          <w:delText>i</w:delText>
        </w:r>
      </w:del>
      <w:r w:rsidRPr="00A35228">
        <w:rPr>
          <w:color w:val="auto"/>
        </w:rPr>
        <w:t xml:space="preserve"> de server</w:t>
      </w:r>
      <w:ins w:id="114" w:author="Szabolcs Bene" w:date="2016-06-20T22:29:00Z">
        <w:r w:rsidR="00D033D0">
          <w:rPr>
            <w:color w:val="auto"/>
          </w:rPr>
          <w:t>,</w:t>
        </w:r>
      </w:ins>
      <w:del w:id="115"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r w:rsidR="00B32E02">
        <w:rPr>
          <w:color w:val="auto"/>
        </w:rPr>
        <w:t>22</w:t>
      </w:r>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 [</w:t>
      </w:r>
      <w:r w:rsidR="00480B9C">
        <w:rPr>
          <w:color w:val="auto"/>
        </w:rPr>
        <w:t>2</w:t>
      </w:r>
      <w:r w:rsidR="00B32E02">
        <w:rPr>
          <w:color w:val="auto"/>
        </w:rPr>
        <w:t>3</w:t>
      </w:r>
      <w:r w:rsidRPr="00A35228">
        <w:rPr>
          <w:color w:val="auto"/>
        </w:rPr>
        <w:t xml:space="preserve">] 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pPr>
        <w:keepNext/>
        <w:jc w:val="center"/>
        <w:pPrChange w:id="116" w:author="Szabolcs Bene" w:date="2016-06-21T22:03:00Z">
          <w:pPr>
            <w:keepNext/>
          </w:pPr>
        </w:pPrChange>
      </w:pPr>
      <w:r>
        <w:rPr>
          <w:noProof/>
        </w:rPr>
        <w:lastRenderedPageBreak/>
        <w:drawing>
          <wp:inline distT="0" distB="0" distL="0" distR="0" wp14:anchorId="53D1B1C5" wp14:editId="2E9DAD28">
            <wp:extent cx="3928965" cy="3425588"/>
            <wp:effectExtent l="0" t="0" r="0" b="381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826" cy="3445520"/>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p>
    <w:p w:rsidR="005E0BDD" w:rsidDel="00E01DC3" w:rsidRDefault="005E0BDD" w:rsidP="00B20558">
      <w:pPr>
        <w:ind w:firstLine="0"/>
        <w:rPr>
          <w:del w:id="117" w:author="Szabolcs Bene" w:date="2016-06-21T22:03:00Z"/>
        </w:rPr>
      </w:pPr>
    </w:p>
    <w:p w:rsidR="005E0BDD" w:rsidRPr="003477A0" w:rsidRDefault="005E0BDD" w:rsidP="005E0BDD"/>
    <w:p w:rsidR="009B2EC6" w:rsidRDefault="005E0BDD">
      <w:pPr>
        <w:keepNext/>
        <w:jc w:val="center"/>
        <w:pPrChange w:id="118" w:author="Szabolcs Bene" w:date="2016-06-21T22:03:00Z">
          <w:pPr>
            <w:keepNext/>
          </w:pPr>
        </w:pPrChange>
      </w:pPr>
      <w:r>
        <w:rPr>
          <w:noProof/>
        </w:rPr>
        <w:lastRenderedPageBreak/>
        <w:drawing>
          <wp:inline distT="0" distB="0" distL="0" distR="0" wp14:anchorId="3AC3B0A3" wp14:editId="005C3D0D">
            <wp:extent cx="3635375" cy="2729553"/>
            <wp:effectExtent l="0" t="0" r="317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2423" cy="2749861"/>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119" w:name="_Toc454222640"/>
      <w:r>
        <w:t>Stream API</w:t>
      </w:r>
      <w:bookmarkEnd w:id="119"/>
    </w:p>
    <w:p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120" w:author="Szabolcs Bene" w:date="2016-06-20T22:30:00Z">
        <w:r w:rsidR="00EE48AD">
          <w:rPr>
            <w:color w:val="auto"/>
          </w:rPr>
          <w:t>„</w:t>
        </w:r>
      </w:ins>
      <w:r w:rsidRPr="003E0CFE">
        <w:rPr>
          <w:color w:val="auto"/>
        </w:rPr>
        <w:t>5.1</w:t>
      </w:r>
      <w:ins w:id="121"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122" w:name="_Toc454222641"/>
      <w:r>
        <w:t>PeerConnection</w:t>
      </w:r>
      <w:r w:rsidRPr="004820F3">
        <w:t xml:space="preserve"> API</w:t>
      </w:r>
      <w:bookmarkEnd w:id="122"/>
    </w:p>
    <w:p w:rsidR="001871F0" w:rsidRPr="001871F0" w:rsidRDefault="00C43D68" w:rsidP="001871F0">
      <w:pPr>
        <w:ind w:firstLine="708"/>
        <w:rPr>
          <w:color w:val="auto"/>
        </w:rPr>
      </w:pPr>
      <w:ins w:id="123" w:author="Szabolcs Bene" w:date="2016-06-20T22:31:00Z">
        <w:r>
          <w:rPr>
            <w:color w:val="auto"/>
          </w:rPr>
          <w:t>O</w:t>
        </w:r>
      </w:ins>
      <w:del w:id="124"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125"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lastRenderedPageBreak/>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126" w:name="_Toc454222642"/>
      <w:r>
        <w:t>Data Channel</w:t>
      </w:r>
      <w:r w:rsidRPr="004820F3">
        <w:t xml:space="preserve"> API</w:t>
      </w:r>
      <w:bookmarkEnd w:id="126"/>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drawing>
          <wp:inline distT="0" distB="0" distL="0" distR="0" wp14:anchorId="19EFB5F9" wp14:editId="1C24D9D7">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rsidR="005E0BDD" w:rsidRPr="006F7E3C" w:rsidDel="007B63E9" w:rsidRDefault="006F7E3C" w:rsidP="006F7E3C">
      <w:pPr>
        <w:pStyle w:val="Caption"/>
        <w:jc w:val="center"/>
        <w:rPr>
          <w:del w:id="127" w:author="Szabolcs Bene" w:date="2016-06-21T22:04:00Z"/>
          <w:i w:val="0"/>
          <w:iCs w:val="0"/>
          <w:color w:val="000000"/>
          <w:sz w:val="24"/>
          <w:szCs w:val="24"/>
        </w:rPr>
      </w:pPr>
      <w:r w:rsidRPr="006F7E3C">
        <w:rPr>
          <w:i w:val="0"/>
          <w:iCs w:val="0"/>
          <w:color w:val="000000"/>
          <w:sz w:val="24"/>
          <w:szCs w:val="24"/>
        </w:rPr>
        <w:t>Figura 3.</w:t>
      </w:r>
      <w:r w:rsidRPr="006F7E3C">
        <w:rPr>
          <w:i w:val="0"/>
          <w:iCs w:val="0"/>
        </w:rPr>
        <w:fldChar w:fldCharType="begin"/>
      </w:r>
      <w:r w:rsidRPr="006F7E3C">
        <w:rPr>
          <w:i w:val="0"/>
          <w:iCs w:val="0"/>
          <w:color w:val="000000"/>
          <w:sz w:val="24"/>
          <w:szCs w:val="24"/>
        </w:rPr>
        <w:instrText xml:space="preserve"> SEQ Figura_3 \* ARABIC </w:instrText>
      </w:r>
      <w:r w:rsidRPr="006F7E3C">
        <w:rPr>
          <w:i w:val="0"/>
          <w:iCs w:val="0"/>
        </w:rPr>
        <w:fldChar w:fldCharType="separate"/>
      </w:r>
      <w:r w:rsidRPr="006F7E3C">
        <w:rPr>
          <w:i w:val="0"/>
          <w:iCs w:val="0"/>
          <w:color w:val="000000"/>
          <w:sz w:val="24"/>
          <w:szCs w:val="24"/>
        </w:rPr>
        <w:t>9</w:t>
      </w:r>
      <w:r w:rsidRPr="006F7E3C">
        <w:rPr>
          <w:i w:val="0"/>
          <w:iCs w:val="0"/>
        </w:rPr>
        <w:fldChar w:fldCharType="end"/>
      </w:r>
      <w:r w:rsidRPr="006F7E3C">
        <w:rPr>
          <w:i w:val="0"/>
          <w:iCs w:val="0"/>
          <w:color w:val="000000"/>
          <w:sz w:val="24"/>
          <w:szCs w:val="24"/>
        </w:rPr>
        <w:t xml:space="preserve"> Structura protocoalelor</w:t>
      </w:r>
    </w:p>
    <w:p w:rsidR="005E0BDD" w:rsidRPr="00326582" w:rsidRDefault="005E0BDD">
      <w:pPr>
        <w:pStyle w:val="Caption"/>
        <w:jc w:val="center"/>
        <w:pPrChange w:id="128" w:author="Szabolcs Bene" w:date="2016-06-21T22:04:00Z">
          <w:pPr>
            <w:ind w:firstLine="708"/>
          </w:pPr>
        </w:pPrChange>
      </w:pPr>
      <w:del w:id="129" w:author="Szabolcs Bene" w:date="2016-06-21T22:04:00Z">
        <w:r w:rsidDel="007B63E9">
          <w:delText xml:space="preserve"> </w:delText>
        </w:r>
      </w:del>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lastRenderedPageBreak/>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130" w:name="_Toc454222643"/>
      <w:r>
        <w:t>Sisteme similare</w:t>
      </w:r>
      <w:bookmarkEnd w:id="130"/>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RDefault="00783EF2" w:rsidP="00135E48"/>
    <w:p w:rsidR="00487DD1" w:rsidRDefault="00487DD1" w:rsidP="00783EF2">
      <w:pPr>
        <w:rPr>
          <w:ins w:id="131" w:author="Szabolcs Bene" w:date="2016-06-21T22:04:00Z"/>
          <w:b/>
        </w:rPr>
      </w:pPr>
    </w:p>
    <w:p w:rsidR="00487DD1" w:rsidRDefault="00487DD1" w:rsidP="00783EF2">
      <w:pPr>
        <w:rPr>
          <w:ins w:id="132" w:author="Szabolcs Bene" w:date="2016-06-21T22:04:00Z"/>
          <w:b/>
        </w:rPr>
      </w:pPr>
    </w:p>
    <w:p w:rsidR="004114C2" w:rsidRPr="00783EF2" w:rsidRDefault="004114C2" w:rsidP="00783EF2">
      <w:pPr>
        <w:rPr>
          <w:b/>
        </w:rPr>
      </w:pPr>
      <w:r w:rsidRPr="00783EF2">
        <w:rPr>
          <w:b/>
        </w:rPr>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133"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lastRenderedPageBreak/>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844D97" w:rsidRDefault="00844D97" w:rsidP="00783EF2">
      <w:pPr>
        <w:rPr>
          <w:ins w:id="134" w:author="Szabolcs Bene" w:date="2016-06-21T22:05:00Z"/>
          <w:b/>
        </w:rPr>
      </w:pPr>
    </w:p>
    <w:p w:rsidR="00844D97" w:rsidRDefault="00844D97" w:rsidP="00783EF2">
      <w:pPr>
        <w:rPr>
          <w:ins w:id="135" w:author="Szabolcs Bene" w:date="2016-06-21T22:05:00Z"/>
          <w:b/>
        </w:rPr>
      </w:pPr>
    </w:p>
    <w:p w:rsidR="00E57DDE" w:rsidRPr="00783EF2" w:rsidRDefault="00E57DDE" w:rsidP="00783EF2">
      <w:pPr>
        <w:rPr>
          <w:b/>
        </w:rPr>
      </w:pPr>
      <w:r w:rsidRPr="00783EF2">
        <w:rPr>
          <w:b/>
        </w:rPr>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136"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137"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t>Te</w:t>
      </w:r>
      <w:del w:id="138"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w:t>
      </w:r>
      <w:r w:rsidRPr="00A35228">
        <w:rPr>
          <w:color w:val="auto"/>
        </w:rPr>
        <w:lastRenderedPageBreak/>
        <w:t xml:space="preserve">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139"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140" w:author="Szabolcs Bene" w:date="2016-06-21T22:49:00Z">
        <w:r w:rsidR="00610D86">
          <w:rPr>
            <w:color w:val="auto"/>
          </w:rPr>
          <w:t>ă</w:t>
        </w:r>
      </w:ins>
      <w:del w:id="141" w:author="Szabolcs Bene" w:date="2016-06-21T22:49:00Z">
        <w:r w:rsidRPr="00A35228" w:rsidDel="00610D86">
          <w:rPr>
            <w:color w:val="auto"/>
          </w:rPr>
          <w:delText>a</w:delText>
        </w:r>
      </w:del>
      <w:r w:rsidRPr="00A35228">
        <w:rPr>
          <w:color w:val="auto"/>
        </w:rPr>
        <w:t xml:space="preserve"> aplcatia web. </w:t>
      </w:r>
      <w:ins w:id="142" w:author="Szabolcs Bene" w:date="2016-06-21T22:50:00Z">
        <w:r w:rsidR="00610D86">
          <w:rPr>
            <w:color w:val="auto"/>
          </w:rPr>
          <w:t xml:space="preserve">Tehnologia </w:t>
        </w:r>
      </w:ins>
      <w:del w:id="143"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144" w:author="Szabolcs Bene" w:date="2016-06-21T22:46:00Z">
        <w:r w:rsidRPr="00A35228" w:rsidDel="00742212">
          <w:rPr>
            <w:color w:val="auto"/>
          </w:rPr>
          <w:delText>c</w:delText>
        </w:r>
      </w:del>
      <w:del w:id="145"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146" w:author="Szabolcs Bene" w:date="2016-06-21T22:47:00Z">
        <w:r w:rsidR="00610D86">
          <w:rPr>
            <w:color w:val="auto"/>
          </w:rPr>
          <w:t xml:space="preserve">WebRTC poate fi folosită în mai multe contexte, cum ar fi comunicare, </w:t>
        </w:r>
      </w:ins>
      <w:ins w:id="147" w:author="Szabolcs Bene" w:date="2016-06-21T22:49:00Z">
        <w:r w:rsidR="00610D86">
          <w:rPr>
            <w:color w:val="auto"/>
          </w:rPr>
          <w:t>împartașire a datelor, înreg</w:t>
        </w:r>
      </w:ins>
      <w:ins w:id="148" w:author="Szabolcs Bene" w:date="2016-06-21T22:50:00Z">
        <w:r w:rsidR="00610D86">
          <w:rPr>
            <w:color w:val="auto"/>
          </w:rPr>
          <w:t>istrare video sau plăți online</w:t>
        </w:r>
      </w:ins>
      <w:ins w:id="149" w:author="Szabolcs Bene" w:date="2016-06-21T23:03:00Z">
        <w:r w:rsidR="00D513C4">
          <w:rPr>
            <w:color w:val="auto"/>
          </w:rPr>
          <w:t>, și datorită faptului că oferă posibilități în mai multe domenii, există multe aplicații la baza cărora se află această tehnologie.</w:t>
        </w:r>
      </w:ins>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150" w:name="h.1t3h5sf" w:colFirst="0" w:colLast="0"/>
      <w:bookmarkStart w:id="151" w:name="_Toc454222644"/>
      <w:bookmarkEnd w:id="150"/>
      <w:r>
        <w:lastRenderedPageBreak/>
        <w:t>Analiză</w:t>
      </w:r>
      <w:r w:rsidR="00BC6B3A">
        <w:t xml:space="preserve"> și </w:t>
      </w:r>
      <w:r>
        <w:t>Fundamentare Teoretică</w:t>
      </w:r>
      <w:bookmarkEnd w:id="151"/>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152" w:name="_Toc454222645"/>
      <w:r>
        <w:t>Tehnologii și unelte utilizate pentru dezvoltarea aplicației web</w:t>
      </w:r>
      <w:bookmarkEnd w:id="152"/>
    </w:p>
    <w:p w:rsidR="004919B0" w:rsidRPr="004919B0" w:rsidRDefault="004919B0" w:rsidP="005C0A3B">
      <w:pPr>
        <w:pStyle w:val="Heading3"/>
        <w:numPr>
          <w:ilvl w:val="2"/>
          <w:numId w:val="1"/>
        </w:numPr>
      </w:pPr>
      <w:bookmarkStart w:id="153" w:name="_Toc454222646"/>
      <w:r>
        <w:t>PHP</w:t>
      </w:r>
      <w:bookmarkEnd w:id="153"/>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154" w:name="_Toc454222647"/>
      <w:r>
        <w:t>JavaScript</w:t>
      </w:r>
      <w:bookmarkEnd w:id="154"/>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rsidR="00690216" w:rsidRPr="00690216" w:rsidRDefault="00690216" w:rsidP="00690216"/>
    <w:p w:rsidR="00B8666E" w:rsidRDefault="00B8666E" w:rsidP="005A54E4">
      <w:pPr>
        <w:pStyle w:val="Heading3"/>
        <w:numPr>
          <w:ilvl w:val="2"/>
          <w:numId w:val="1"/>
        </w:numPr>
      </w:pPr>
      <w:bookmarkStart w:id="155" w:name="_Toc454222648"/>
      <w:r>
        <w:t>HTML</w:t>
      </w:r>
      <w:bookmarkEnd w:id="155"/>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156" w:name="_Toc454222649"/>
      <w:r>
        <w:t>CSS</w:t>
      </w:r>
      <w:bookmarkEnd w:id="156"/>
    </w:p>
    <w:p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157" w:author="Szabolcs Bene" w:date="2016-06-21T21:49:00Z">
        <w:r w:rsidRPr="002E576C" w:rsidDel="009F688C">
          <w:rPr>
            <w:color w:val="auto"/>
          </w:rPr>
          <w:delText xml:space="preserve">Înregistrare </w:delText>
        </w:r>
      </w:del>
      <w:ins w:id="158"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159" w:author="Szabolcs Bene" w:date="2016-06-21T21:49:00Z">
        <w:r w:rsidRPr="002E576C" w:rsidDel="009F688C">
          <w:rPr>
            <w:color w:val="auto"/>
          </w:rPr>
          <w:delText xml:space="preserve">Logare </w:delText>
        </w:r>
      </w:del>
      <w:ins w:id="160" w:author="Szabolcs Bene" w:date="2016-06-21T21:49:00Z">
        <w:r w:rsidR="009F688C">
          <w:rPr>
            <w:color w:val="auto"/>
          </w:rPr>
          <w:t>l</w:t>
        </w:r>
        <w:r w:rsidR="009F688C" w:rsidRPr="002E576C">
          <w:rPr>
            <w:color w:val="auto"/>
          </w:rPr>
          <w:t xml:space="preserve">ogare </w:t>
        </w:r>
      </w:ins>
      <w:r w:rsidRPr="002E576C">
        <w:rPr>
          <w:color w:val="auto"/>
        </w:rPr>
        <w:t xml:space="preserve">a </w:t>
      </w:r>
      <w:del w:id="161" w:author="Szabolcs Bene" w:date="2016-06-21T21:49:00Z">
        <w:r w:rsidRPr="002E576C" w:rsidDel="00DA6511">
          <w:rPr>
            <w:color w:val="auto"/>
          </w:rPr>
          <w:delText xml:space="preserve">Sistemului </w:delText>
        </w:r>
      </w:del>
      <w:ins w:id="162"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163" w:name="_Toc454222650"/>
      <w:r>
        <w:lastRenderedPageBreak/>
        <w:t>GitH</w:t>
      </w:r>
      <w:r w:rsidR="00A56643">
        <w:t>ub</w:t>
      </w:r>
      <w:bookmarkEnd w:id="163"/>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164" w:name="_Toc454222651"/>
      <w:r w:rsidRPr="00520303">
        <w:t>Apache Server</w:t>
      </w:r>
      <w:bookmarkEnd w:id="164"/>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165" w:name="_Toc454222652"/>
      <w:r>
        <w:t>XAMPP</w:t>
      </w:r>
      <w:bookmarkEnd w:id="165"/>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166" w:name="_Toc454222653"/>
      <w:r>
        <w:t>Cerințele sistemului</w:t>
      </w:r>
      <w:bookmarkEnd w:id="166"/>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167" w:name="_Toc454222654"/>
      <w:r>
        <w:lastRenderedPageBreak/>
        <w:t>Cerinte functionale</w:t>
      </w:r>
      <w:bookmarkEnd w:id="167"/>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168" w:name="_Toc454222655"/>
      <w:r>
        <w:lastRenderedPageBreak/>
        <w:t>Cerinte functionale</w:t>
      </w:r>
      <w:bookmarkEnd w:id="168"/>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del w:id="169" w:author="Szabolcs Bene" w:date="2016-06-20T22:33:00Z">
        <w:r w:rsidDel="00B54B10">
          <w:rPr>
            <w:b/>
          </w:rPr>
          <w:delText>Deploiare</w:delText>
        </w:r>
      </w:del>
      <w:ins w:id="170" w:author="Szabolcs Bene" w:date="2016-06-21T22:05:00Z">
        <w:r w:rsidR="00C50D27">
          <w:rPr>
            <w:b/>
          </w:rPr>
          <w:t>Deployment</w:t>
        </w:r>
      </w:ins>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171" w:name="_Toc454222656"/>
      <w:r>
        <w:t>Cazuri de utilizare</w:t>
      </w:r>
      <w:bookmarkEnd w:id="171"/>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2803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172" w:name="h.4d34og8" w:colFirst="0" w:colLast="0"/>
      <w:bookmarkStart w:id="173" w:name="_Toc454222657"/>
      <w:bookmarkEnd w:id="172"/>
      <w:r>
        <w:lastRenderedPageBreak/>
        <w:t>Proiectare de Detaliu</w:t>
      </w:r>
      <w:r w:rsidR="00BC6B3A">
        <w:t xml:space="preserve"> și </w:t>
      </w:r>
      <w:r>
        <w:t>Implementare</w:t>
      </w:r>
      <w:bookmarkEnd w:id="173"/>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174" w:name="_Toc454222658"/>
      <w:r>
        <w:t xml:space="preserve">Arhitectura </w:t>
      </w:r>
      <w:r w:rsidR="006C145B">
        <w:t xml:space="preserve">de layer a </w:t>
      </w:r>
      <w:r>
        <w:t>sistemului</w:t>
      </w:r>
      <w:bookmarkEnd w:id="174"/>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175" w:author="Szabolcs Bene" w:date="2016-06-20T22:34:00Z">
        <w:r w:rsidRPr="00A75967" w:rsidDel="00E131C0">
          <w:rPr>
            <w:i w:val="0"/>
            <w:iCs w:val="0"/>
            <w:color w:val="000000"/>
            <w:sz w:val="24"/>
            <w:szCs w:val="24"/>
          </w:rPr>
          <w:delText xml:space="preserve">layer </w:delText>
        </w:r>
      </w:del>
      <w:ins w:id="176"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177" w:author="Szabolcs Bene" w:date="2016-06-20T22:33:00Z">
        <w:r w:rsidR="00E131C0">
          <w:rPr>
            <w:i w:val="0"/>
            <w:iCs w:val="0"/>
            <w:color w:val="000000"/>
            <w:sz w:val="24"/>
            <w:szCs w:val="24"/>
          </w:rPr>
          <w:t>ț</w:t>
        </w:r>
      </w:ins>
      <w:del w:id="178"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179" w:name="_Toc454222659"/>
      <w:r>
        <w:t>Nivelul interfata utilizator</w:t>
      </w:r>
      <w:bookmarkEnd w:id="179"/>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180" w:name="_Toc454222660"/>
      <w:r>
        <w:t>Nivelul de aplicatie</w:t>
      </w:r>
      <w:bookmarkEnd w:id="180"/>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181" w:name="_Toc454222661"/>
      <w:r>
        <w:t>Nivelul de business logic</w:t>
      </w:r>
      <w:bookmarkEnd w:id="181"/>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182" w:name="_Toc454222662"/>
      <w:r>
        <w:t>Nivelul de acces de date</w:t>
      </w:r>
      <w:bookmarkEnd w:id="182"/>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183" w:name="_Toc454222663"/>
      <w:r>
        <w:lastRenderedPageBreak/>
        <w:t>Nivelul de baza de date</w:t>
      </w:r>
      <w:bookmarkEnd w:id="183"/>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184" w:name="_Toc454222664"/>
      <w:r>
        <w:t>Arhitectura MVC</w:t>
      </w:r>
      <w:bookmarkEnd w:id="184"/>
    </w:p>
    <w:p w:rsidR="007B03CB" w:rsidRPr="007B03CB" w:rsidDel="00B83D97" w:rsidRDefault="007B03CB">
      <w:pPr>
        <w:ind w:firstLine="0"/>
        <w:rPr>
          <w:del w:id="185" w:author="Szabolcs Bene" w:date="2016-06-20T22:35:00Z"/>
          <w:color w:val="auto"/>
        </w:rPr>
        <w:pPrChange w:id="186" w:author="Szabolcs Bene" w:date="2016-06-20T22:35:00Z">
          <w:pPr/>
        </w:pPrChange>
      </w:pPr>
      <w:del w:id="187" w:author="Szabolcs Bene" w:date="2016-06-20T22:35:00Z">
        <w:r w:rsidRPr="007B03CB" w:rsidDel="00B83D97">
          <w:rPr>
            <w:color w:val="auto"/>
          </w:rPr>
          <w:delText>Arhitectura de layer a aplicaţiei este combinat cu o alt</w:delText>
        </w:r>
      </w:del>
      <w:del w:id="188" w:author="Szabolcs Bene" w:date="2016-06-20T22:34:00Z">
        <w:r w:rsidRPr="007B03CB" w:rsidDel="009F7598">
          <w:rPr>
            <w:color w:val="auto"/>
          </w:rPr>
          <w:delText>a</w:delText>
        </w:r>
      </w:del>
      <w:del w:id="189" w:author="Szabolcs Bene" w:date="2016-06-20T22:35:00Z">
        <w:r w:rsidRPr="007B03CB" w:rsidDel="00B83D97">
          <w:rPr>
            <w:color w:val="auto"/>
          </w:rPr>
          <w:delText xml:space="preserve"> arhitectura de design, şi anume Model-View-Controller (MVC).</w:delText>
        </w:r>
      </w:del>
    </w:p>
    <w:p w:rsidR="007B03CB" w:rsidRPr="007B03CB" w:rsidRDefault="007B03CB" w:rsidP="007B03CB">
      <w:pPr>
        <w:rPr>
          <w:color w:val="auto"/>
        </w:rPr>
      </w:pPr>
      <w:r w:rsidRPr="007B03CB">
        <w:rPr>
          <w:color w:val="auto"/>
        </w:rPr>
        <w:t>MVC este o arhitectura de software folosit</w:t>
      </w:r>
      <w:ins w:id="190"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191" w:author="Szabolcs Bene" w:date="2016-06-20T22:36:00Z">
        <w:r w:rsidRPr="007B03CB" w:rsidDel="00141483">
          <w:rPr>
            <w:color w:val="auto"/>
          </w:rPr>
          <w:delText xml:space="preserve">X </w:delText>
        </w:r>
      </w:del>
      <w:ins w:id="192" w:author="Szabolcs Bene" w:date="2016-06-20T22:36:00Z">
        <w:r w:rsidR="00141483">
          <w:rPr>
            <w:color w:val="auto"/>
          </w:rPr>
          <w:t>5.2</w:t>
        </w:r>
        <w:r w:rsidR="00141483" w:rsidRPr="007B03CB">
          <w:rPr>
            <w:color w:val="auto"/>
          </w:rPr>
          <w:t xml:space="preserve"> </w:t>
        </w:r>
      </w:ins>
      <w:r w:rsidRPr="007B03CB">
        <w:rPr>
          <w:color w:val="auto"/>
        </w:rPr>
        <w:t xml:space="preserve">se </w:t>
      </w:r>
      <w:del w:id="193" w:author="Szabolcs Bene" w:date="2016-06-20T22:36:00Z">
        <w:r w:rsidRPr="007B03CB" w:rsidDel="009C0D9B">
          <w:rPr>
            <w:color w:val="auto"/>
          </w:rPr>
          <w:delText xml:space="preserve">poate </w:delText>
        </w:r>
      </w:del>
      <w:ins w:id="194"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Default="00A417C6" w:rsidP="00A417C6">
      <w:pPr>
        <w:rPr>
          <w:ins w:id="195" w:author="Szabolcs Bene" w:date="2016-06-21T22:24:00Z"/>
          <w:color w:val="auto"/>
        </w:rPr>
      </w:pPr>
      <w:r>
        <w:rPr>
          <w:color w:val="auto"/>
        </w:rPr>
        <w:lastRenderedPageBreak/>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8F2070" w:rsidRPr="00A35228" w:rsidRDefault="008F2070" w:rsidP="00A417C6">
      <w:pPr>
        <w:rPr>
          <w:color w:val="auto"/>
        </w:rPr>
      </w:pPr>
      <w:ins w:id="196" w:author="Szabolcs Bene" w:date="2016-06-21T22:25:00Z">
        <w:r>
          <w:rPr>
            <w:color w:val="auto"/>
          </w:rPr>
          <w:t xml:space="preserve">Această arhitectură </w:t>
        </w:r>
      </w:ins>
      <w:ins w:id="197" w:author="Szabolcs Bene" w:date="2016-06-21T22:33:00Z">
        <w:r>
          <w:rPr>
            <w:color w:val="auto"/>
          </w:rPr>
          <w:t xml:space="preserve">se îmbină cu arhitectura de layeri a aplicației. </w:t>
        </w:r>
      </w:ins>
      <w:ins w:id="198" w:author="Szabolcs Bene" w:date="2016-06-21T22:34:00Z">
        <w:r>
          <w:rPr>
            <w:color w:val="auto"/>
          </w:rPr>
          <w:t>Clasele de View ar fi echivalente claselor din User Interface, clasele de Controller ar fi echivalente claselor din Application si Business layer, iar clasele de Model ar fi echivalente c</w:t>
        </w:r>
      </w:ins>
      <w:ins w:id="199" w:author="Szabolcs Bene" w:date="2016-06-21T22:35:00Z">
        <w:r>
          <w:rPr>
            <w:color w:val="auto"/>
          </w:rPr>
          <w:t>laselor din Data Access și Database layer.</w:t>
        </w:r>
      </w:ins>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r w:rsidR="00CA4055">
        <w:fldChar w:fldCharType="begin"/>
      </w:r>
      <w:r w:rsidR="00CA4055">
        <w:instrText xml:space="preserve"> SEQ Figura_5. \* ARABIC </w:instrText>
      </w:r>
      <w:r w:rsidR="00CA4055">
        <w:fldChar w:fldCharType="separate"/>
      </w:r>
      <w:r w:rsidR="001F3F86">
        <w:rPr>
          <w:noProof/>
        </w:rPr>
        <w:t>3</w:t>
      </w:r>
      <w:r w:rsidR="00CA4055">
        <w:rPr>
          <w:noProof/>
        </w:rPr>
        <w:fldChar w:fldCharType="end"/>
      </w:r>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200" w:name="_Toc454222665"/>
      <w:r>
        <w:t>Patternul Front Controller</w:t>
      </w:r>
      <w:bookmarkEnd w:id="200"/>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 xml:space="preserve">Front Controller este un software design pattern </w:t>
      </w:r>
      <w:del w:id="201" w:author="Szabolcs Bene" w:date="2016-06-20T22:37:00Z">
        <w:r w:rsidRPr="00E0750F" w:rsidDel="00B1177A">
          <w:rPr>
            <w:color w:val="auto"/>
          </w:rPr>
          <w:delText>desscris în mai multe cataloage relationand</w:delText>
        </w:r>
      </w:del>
      <w:ins w:id="202" w:author="Szabolcs Bene" w:date="2016-06-20T22:37:00Z">
        <w:r w:rsidR="00B1177A">
          <w:rPr>
            <w:color w:val="auto"/>
          </w:rPr>
          <w:t>utilizat</w:t>
        </w:r>
      </w:ins>
      <w:r w:rsidRPr="00E0750F">
        <w:rPr>
          <w:color w:val="auto"/>
        </w:rPr>
        <w:t xml:space="preserve"> </w:t>
      </w:r>
      <w:ins w:id="203" w:author="Szabolcs Bene" w:date="2016-06-20T22:37:00Z">
        <w:r w:rsidR="00187D11">
          <w:rPr>
            <w:color w:val="auto"/>
          </w:rPr>
          <w:t>pentru</w:t>
        </w:r>
      </w:ins>
      <w:del w:id="204"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lastRenderedPageBreak/>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ED2AA1" w:rsidP="00C61DDC">
      <w:pPr>
        <w:rPr>
          <w:ins w:id="205"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444273" w:rsidRDefault="00444273" w:rsidP="00C61DDC">
      <w:pPr>
        <w:rPr>
          <w:ins w:id="206" w:author="Szabolcs Bene" w:date="2016-06-21T22:40:00Z"/>
        </w:rPr>
      </w:pPr>
    </w:p>
    <w:p w:rsidR="00444273" w:rsidRDefault="00444273" w:rsidP="00C61DDC"/>
    <w:p w:rsidR="00FC755B" w:rsidRDefault="00FC755B" w:rsidP="00FC755B">
      <w:pPr>
        <w:pStyle w:val="Heading2"/>
        <w:numPr>
          <w:ilvl w:val="1"/>
          <w:numId w:val="1"/>
        </w:numPr>
      </w:pPr>
      <w:bookmarkStart w:id="207" w:name="_Toc454222666"/>
      <w:r>
        <w:lastRenderedPageBreak/>
        <w:t>Componentele aplicatiei</w:t>
      </w:r>
      <w:bookmarkEnd w:id="207"/>
    </w:p>
    <w:p w:rsidR="00945C2A" w:rsidDel="00444273" w:rsidRDefault="00945C2A" w:rsidP="00E34D0F">
      <w:pPr>
        <w:rPr>
          <w:del w:id="208" w:author="Szabolcs Bene" w:date="2016-06-21T22:40:00Z"/>
        </w:rPr>
      </w:pPr>
      <w:del w:id="209"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210" w:author="Szabolcs Bene" w:date="2016-06-21T22:37:00Z">
        <w:r w:rsidRPr="004820F3" w:rsidDel="00EA534B">
          <w:delText xml:space="preserve">3 </w:delText>
        </w:r>
      </w:del>
      <w:del w:id="211" w:author="Szabolcs Bene" w:date="2016-06-21T22:38:00Z">
        <w:r w:rsidRPr="004820F3" w:rsidDel="00FA6414">
          <w:delText>componente principale ale aplicatiei</w:delText>
        </w:r>
      </w:del>
      <w:del w:id="212" w:author="Szabolcs Bene" w:date="2016-06-21T22:40:00Z">
        <w:r w:rsidRPr="004820F3" w:rsidDel="00444273">
          <w:delText>:</w:delText>
        </w:r>
        <w:r w:rsidRPr="00005BA6" w:rsidDel="00444273">
          <w:delText xml:space="preserve"> </w:delText>
        </w:r>
      </w:del>
    </w:p>
    <w:p w:rsidR="00945C2A" w:rsidDel="00444273" w:rsidRDefault="00945C2A" w:rsidP="00945C2A">
      <w:pPr>
        <w:rPr>
          <w:del w:id="213" w:author="Szabolcs Bene" w:date="2016-06-21T22:40:00Z"/>
        </w:rPr>
      </w:pPr>
    </w:p>
    <w:p w:rsidR="00444273" w:rsidRDefault="00444273" w:rsidP="0061477D">
      <w:pPr>
        <w:rPr>
          <w:ins w:id="214" w:author="Szabolcs Bene" w:date="2016-06-21T22:40:00Z"/>
          <w:noProof/>
        </w:rPr>
      </w:pPr>
      <w:del w:id="215" w:author="Szabolcs Bene" w:date="2016-06-21T22:39:00Z">
        <w:r w:rsidRPr="004820F3" w:rsidDel="00444273">
          <w:rPr>
            <w:noProof/>
          </w:rPr>
          <w:drawing>
            <wp:inline distT="0" distB="0" distL="0" distR="0" wp14:anchorId="2ED15343" wp14:editId="2F73F154">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216" w:author="Szabolcs Bene" w:date="2016-06-21T22:38:00Z">
        <w:r w:rsidR="0061477D" w:rsidRPr="00A35228" w:rsidDel="00AC3177">
          <w:rPr>
            <w:color w:val="auto"/>
          </w:rPr>
          <w:delText>Aceste 3</w:delText>
        </w:r>
      </w:del>
      <w:ins w:id="217" w:author="Szabolcs Bene" w:date="2016-06-21T22:38:00Z">
        <w:r w:rsidR="00AC3177">
          <w:rPr>
            <w:color w:val="auto"/>
          </w:rPr>
          <w:t>Aplicația conține trei</w:t>
        </w:r>
      </w:ins>
      <w:r w:rsidR="0061477D" w:rsidRPr="00A35228">
        <w:rPr>
          <w:color w:val="auto"/>
        </w:rPr>
        <w:t xml:space="preserve"> componente principale</w:t>
      </w:r>
      <w:del w:id="218"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219"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220" w:author="Szabolcs Bene" w:date="2016-06-21T22:39:00Z">
        <w:r w:rsidRPr="00444273">
          <w:rPr>
            <w:noProof/>
          </w:rPr>
          <w:t xml:space="preserve"> </w:t>
        </w:r>
      </w:ins>
    </w:p>
    <w:p w:rsidR="00BE1760" w:rsidRDefault="00BE1760" w:rsidP="0061477D">
      <w:pPr>
        <w:rPr>
          <w:ins w:id="221" w:author="Szabolcs Bene" w:date="2016-06-21T22:40:00Z"/>
          <w:noProof/>
        </w:rPr>
      </w:pPr>
    </w:p>
    <w:p w:rsidR="00444273" w:rsidRDefault="00444273" w:rsidP="0061477D">
      <w:pPr>
        <w:rPr>
          <w:ins w:id="222" w:author="Szabolcs Bene" w:date="2016-06-21T22:40:00Z"/>
          <w:noProof/>
        </w:rPr>
      </w:pPr>
    </w:p>
    <w:p w:rsidR="0061477D" w:rsidRPr="00A35228" w:rsidRDefault="00444273" w:rsidP="0061477D">
      <w:pPr>
        <w:rPr>
          <w:color w:val="auto"/>
        </w:rPr>
      </w:pPr>
      <w:ins w:id="223" w:author="Szabolcs Bene" w:date="2016-06-21T22:39:00Z">
        <w:r w:rsidRPr="004820F3">
          <w:rPr>
            <w:noProof/>
          </w:rPr>
          <w:drawing>
            <wp:inline distT="0" distB="0" distL="0" distR="0" wp14:anchorId="215742E8" wp14:editId="2BAE8278">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224" w:author="Szabolcs Bene" w:date="2016-06-21T22:38:00Z">
        <w:r w:rsidR="0061477D" w:rsidRPr="00A35228" w:rsidDel="00FA6414">
          <w:rPr>
            <w:i/>
            <w:color w:val="auto"/>
          </w:rPr>
          <w:delText>.</w:delText>
        </w:r>
      </w:del>
    </w:p>
    <w:p w:rsidR="00444273" w:rsidRDefault="00444273" w:rsidP="0061477D">
      <w:pPr>
        <w:rPr>
          <w:ins w:id="225" w:author="Szabolcs Bene" w:date="2016-06-21T22:39:00Z"/>
          <w:color w:val="auto"/>
        </w:rPr>
      </w:pPr>
      <w:r>
        <w:rPr>
          <w:noProof/>
        </w:rPr>
        <mc:AlternateContent>
          <mc:Choice Requires="wps">
            <w:drawing>
              <wp:anchor distT="0" distB="0" distL="114300" distR="114300" simplePos="0" relativeHeight="251666432" behindDoc="0" locked="0" layoutInCell="1" allowOverlap="1" wp14:anchorId="3018E9ED" wp14:editId="46D2EE8E">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E9ED" id="Text Box 35" o:spid="_x0000_s1029" type="#_x0000_t202" style="position:absolute;left:0;text-align:left;margin-left:.4pt;margin-top:15.1pt;width:459.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p>
    <w:p w:rsidR="00444273" w:rsidRDefault="00444273" w:rsidP="0061477D">
      <w:pPr>
        <w:rPr>
          <w:ins w:id="226" w:author="Szabolcs Bene" w:date="2016-06-21T22:40:00Z"/>
          <w:color w:val="auto"/>
        </w:rPr>
      </w:pP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227" w:author="Szabolcs Bene" w:date="2016-06-20T22:38:00Z">
        <w:r w:rsidR="007B0B04">
          <w:rPr>
            <w:color w:val="auto"/>
          </w:rPr>
          <w:t>a</w:t>
        </w:r>
      </w:ins>
      <w:del w:id="228"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w:t>
      </w:r>
      <w:r w:rsidRPr="00A35228">
        <w:rPr>
          <w:color w:val="auto"/>
        </w:rPr>
        <w:lastRenderedPageBreak/>
        <w:t xml:space="preserve">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mc:AlternateContent>
          <mc:Choice Requires="wps">
            <w:drawing>
              <wp:anchor distT="0" distB="0" distL="114300" distR="114300" simplePos="0" relativeHeight="251684352"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43392"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229" w:name="_Toc454222667"/>
      <w:r>
        <w:t>Componenta de server</w:t>
      </w:r>
      <w:bookmarkEnd w:id="22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w:t>
      </w:r>
      <w:r w:rsidRPr="00A35228">
        <w:rPr>
          <w:color w:val="auto"/>
        </w:rPr>
        <w:lastRenderedPageBreak/>
        <w:t xml:space="preserve">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w:t>
      </w:r>
      <w:del w:id="230" w:author="Szabolcs Bene" w:date="2016-06-20T22:38:00Z">
        <w:r w:rsidRPr="004820F3" w:rsidDel="00DB76C4">
          <w:delText xml:space="preserve">poate </w:delText>
        </w:r>
      </w:del>
      <w:ins w:id="231" w:author="Szabolcs Bene" w:date="2016-06-20T22:38:00Z">
        <w:r w:rsidR="00DB76C4">
          <w:t>pot</w:t>
        </w:r>
        <w:r w:rsidR="00DB76C4" w:rsidRPr="004820F3">
          <w:t xml:space="preserve"> </w:t>
        </w:r>
      </w:ins>
      <w:r w:rsidRPr="004820F3">
        <w:t xml:space="preserve">observa </w:t>
      </w:r>
      <w:del w:id="232" w:author="Szabolcs Bene" w:date="2016-06-20T22:38:00Z">
        <w:r w:rsidRPr="004820F3" w:rsidDel="00DB76C4">
          <w:delText xml:space="preserve">cu exactitate </w:delText>
        </w:r>
      </w:del>
      <w:r w:rsidRPr="004820F3">
        <w:t>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lastRenderedPageBreak/>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lastRenderedPageBreak/>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233" w:name="_Toc454222668"/>
      <w:r>
        <w:lastRenderedPageBreak/>
        <w:t>Componenta de client</w:t>
      </w:r>
      <w:bookmarkEnd w:id="233"/>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r w:rsidR="00CA4055">
        <w:fldChar w:fldCharType="begin"/>
      </w:r>
      <w:r w:rsidR="00CA4055">
        <w:instrText xml:space="preserve"> SEQ Figura_5. \* ARABIC </w:instrText>
      </w:r>
      <w:r w:rsidR="00CA4055">
        <w:fldChar w:fldCharType="separate"/>
      </w:r>
      <w:r w:rsidR="001F3F86">
        <w:rPr>
          <w:noProof/>
        </w:rPr>
        <w:t>9</w:t>
      </w:r>
      <w:r w:rsidR="00CA4055">
        <w:rPr>
          <w:noProof/>
        </w:rPr>
        <w:fldChar w:fldCharType="end"/>
      </w:r>
      <w:r>
        <w:t xml:space="preserve"> Componenta de client</w:t>
      </w:r>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234" w:name="_Toc454222669"/>
      <w:r>
        <w:lastRenderedPageBreak/>
        <w:t>Stabilirea conexiunii intre doi utilizatori</w:t>
      </w:r>
      <w:bookmarkEnd w:id="234"/>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r w:rsidR="00CA4055">
        <w:fldChar w:fldCharType="begin"/>
      </w:r>
      <w:r w:rsidR="00CA4055">
        <w:instrText xml:space="preserve"> SEQ Figura_5. \* ARABIC </w:instrText>
      </w:r>
      <w:r w:rsidR="00CA4055">
        <w:fldChar w:fldCharType="separate"/>
      </w:r>
      <w:r w:rsidR="001F3F86">
        <w:rPr>
          <w:noProof/>
        </w:rPr>
        <w:t>11</w:t>
      </w:r>
      <w:r w:rsidR="00CA4055">
        <w:rPr>
          <w:noProof/>
        </w:rPr>
        <w:fldChar w:fldCharType="end"/>
      </w:r>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235" w:name="_Toc454222670"/>
      <w:r>
        <w:t>Crearea ofertei</w:t>
      </w:r>
      <w:bookmarkEnd w:id="235"/>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236" w:name="_Toc454222671"/>
      <w:r>
        <w:lastRenderedPageBreak/>
        <w:t>Asteptarea ofertei</w:t>
      </w:r>
      <w:bookmarkEnd w:id="236"/>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237" w:name="_Toc454222672"/>
      <w:r>
        <w:t>Asteptarea raspunsului</w:t>
      </w:r>
      <w:bookmarkEnd w:id="237"/>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238" w:name="_Toc454222673"/>
      <w:r>
        <w:lastRenderedPageBreak/>
        <w:t>Asteptarea candidatilor</w:t>
      </w:r>
      <w:bookmarkEnd w:id="238"/>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239" w:name="_Toc454222674"/>
      <w:r>
        <w:t>Trimiterea datelor prin DataChannel</w:t>
      </w:r>
      <w:bookmarkEnd w:id="239"/>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240" w:name="_Toc454222675"/>
      <w:r>
        <w:t>Primirea datelor de pe DataChannel</w:t>
      </w:r>
      <w:bookmarkEnd w:id="240"/>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241" w:name="_Toc454222676"/>
      <w:r>
        <w:t>Vizualizarea istoricului</w:t>
      </w:r>
      <w:bookmarkEnd w:id="241"/>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242" w:name="_Toc454222677"/>
      <w:r>
        <w:t>Proiectarae bazei de date</w:t>
      </w:r>
      <w:bookmarkEnd w:id="242"/>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bookmarkStart w:id="243" w:name="_GoBack"/>
      <w:bookmarkEnd w:id="243"/>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244" w:author="Szabolcs Bene" w:date="2016-06-20T22:40:00Z">
        <w:r w:rsidR="00EB4DBA">
          <w:rPr>
            <w:i w:val="0"/>
            <w:iCs w:val="0"/>
            <w:color w:val="000000"/>
            <w:sz w:val="24"/>
            <w:szCs w:val="24"/>
          </w:rPr>
          <w:t>Baza de date</w:t>
        </w:r>
      </w:ins>
      <w:del w:id="245" w:author="Szabolcs Bene" w:date="2016-06-20T22:40:00Z">
        <w:r w:rsidRPr="001F3F86" w:rsidDel="00EB4DBA">
          <w:rPr>
            <w:i w:val="0"/>
            <w:iCs w:val="0"/>
            <w:color w:val="000000"/>
            <w:sz w:val="24"/>
            <w:szCs w:val="24"/>
          </w:rPr>
          <w:delText>Tabelele bazei de date</w:delText>
        </w:r>
      </w:del>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246" w:name="_Toc454222678"/>
      <w:r>
        <w:t>Concluzie</w:t>
      </w:r>
      <w:bookmarkEnd w:id="246"/>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247" w:name="h.2s8eyo1" w:colFirst="0" w:colLast="0"/>
      <w:bookmarkStart w:id="248" w:name="_Toc454222679"/>
      <w:bookmarkEnd w:id="247"/>
      <w:r>
        <w:lastRenderedPageBreak/>
        <w:t>Testare şi Validare</w:t>
      </w:r>
      <w:bookmarkEnd w:id="248"/>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249" w:name="h.17dp8vu" w:colFirst="0" w:colLast="0"/>
      <w:bookmarkStart w:id="250" w:name="_Toc454222680"/>
      <w:bookmarkEnd w:id="249"/>
      <w:r>
        <w:lastRenderedPageBreak/>
        <w:t>Manual de Instalare</w:t>
      </w:r>
      <w:r w:rsidR="00BC6B3A">
        <w:t xml:space="preserve"> și </w:t>
      </w:r>
      <w:r>
        <w:t>Utilizare</w:t>
      </w:r>
      <w:bookmarkEnd w:id="250"/>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251" w:name="_Toc454222681"/>
      <w:r>
        <w:t>Instalare si rulare</w:t>
      </w:r>
      <w:bookmarkEnd w:id="251"/>
    </w:p>
    <w:p w:rsidR="00235C88" w:rsidRDefault="000673D2" w:rsidP="00235C88">
      <w:pPr>
        <w:rPr>
          <w:ins w:id="252"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7A1A90" w:rsidRPr="007A1A90" w:rsidRDefault="007A1A90" w:rsidP="00235C88">
      <w:pPr>
        <w:rPr>
          <w:lang w:val="en-US"/>
          <w:rPrChange w:id="253" w:author="Szabolcs Bene" w:date="2016-06-21T23:10:00Z">
            <w:rPr/>
          </w:rPrChange>
        </w:rPr>
      </w:pPr>
      <w:ins w:id="254" w:author="Szabolcs Bene" w:date="2016-06-21T23:10:00Z">
        <w:r>
          <w:t>Configurările necesare minime de hardware sunt următoarele</w:t>
        </w:r>
        <w:r>
          <w:rPr>
            <w:lang w:val="en-US"/>
          </w:rPr>
          <w:t xml:space="preserve">: procesor Intel Core i3, </w:t>
        </w:r>
      </w:ins>
      <w:ins w:id="255" w:author="Szabolcs Bene" w:date="2016-06-21T23:13:00Z">
        <w:r>
          <w:rPr>
            <w:lang w:val="en-US"/>
          </w:rPr>
          <w:t>plac</w:t>
        </w:r>
        <w:r>
          <w:t xml:space="preserve">ă video Nvidia </w:t>
        </w:r>
      </w:ins>
      <w:ins w:id="256" w:author="Szabolcs Bene" w:date="2016-06-21T23:12:00Z">
        <w:r w:rsidRPr="007A1A90">
          <w:rPr>
            <w:lang w:val="en-US"/>
          </w:rPr>
          <w:t>GeForce 6100 nForce</w:t>
        </w:r>
      </w:ins>
      <w:ins w:id="257" w:author="Szabolcs Bene" w:date="2016-06-21T23:13:00Z">
        <w:r w:rsidR="001B7459">
          <w:rPr>
            <w:lang w:val="en-US"/>
          </w:rPr>
          <w:t>,</w:t>
        </w:r>
        <w:r>
          <w:rPr>
            <w:lang w:val="en-US"/>
          </w:rPr>
          <w:t xml:space="preserve"> 2GB RAM.</w:t>
        </w:r>
      </w:ins>
    </w:p>
    <w:p w:rsidR="008C31F8" w:rsidRDefault="008C31F8" w:rsidP="008C31F8">
      <w:pPr>
        <w:pStyle w:val="Heading3"/>
        <w:numPr>
          <w:ilvl w:val="2"/>
          <w:numId w:val="1"/>
        </w:numPr>
      </w:pPr>
      <w:bookmarkStart w:id="258" w:name="_Toc454222682"/>
      <w:r>
        <w:t>Instalare Git</w:t>
      </w:r>
      <w:bookmarkEnd w:id="258"/>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Default="00410A3D" w:rsidP="0059717B">
      <w:pPr>
        <w:ind w:firstLine="708"/>
        <w:rPr>
          <w:ins w:id="259" w:author="Szabolcs Bene" w:date="2016-06-21T23:07:00Z"/>
        </w:rPr>
      </w:pPr>
      <w:r>
        <w:t>Restul optiunilor poate sa ramana aceasi, iar utilizatorul poate sa dea click pe butonul de Next pana incepe instalarea aplicatiei.</w:t>
      </w:r>
    </w:p>
    <w:p w:rsidR="0083453D" w:rsidRPr="008C31F8" w:rsidRDefault="0083453D" w:rsidP="0059717B">
      <w:pPr>
        <w:ind w:firstLine="708"/>
      </w:pPr>
      <w:ins w:id="260" w:author="Szabolcs Bene" w:date="2016-06-21T23:07:00Z">
        <w:r>
          <w:t>Acest program este folosit atât pentru controlul sursei de cod a aplicației, cât și controlul versiunii a documnetației</w:t>
        </w:r>
      </w:ins>
      <w:ins w:id="261" w:author="Szabolcs Bene" w:date="2016-06-21T23:09:00Z">
        <w:r>
          <w:t>.</w:t>
        </w:r>
      </w:ins>
    </w:p>
    <w:p w:rsidR="008A55D4" w:rsidRDefault="008A55D4" w:rsidP="008A55D4">
      <w:pPr>
        <w:pStyle w:val="Heading3"/>
        <w:numPr>
          <w:ilvl w:val="2"/>
          <w:numId w:val="1"/>
        </w:numPr>
      </w:pPr>
      <w:bookmarkStart w:id="262" w:name="_Toc454222683"/>
      <w:r>
        <w:t>Instalare XAMPP</w:t>
      </w:r>
      <w:bookmarkEnd w:id="262"/>
    </w:p>
    <w:p w:rsidR="004B50E0" w:rsidRDefault="004B50E0" w:rsidP="004B50E0">
      <w:r w:rsidRPr="004B50E0">
        <w:t>Pentru instalarea programului XAMPP, utilizatorul trebuie să între pe pagina</w:t>
      </w:r>
    </w:p>
    <w:p w:rsidR="00581482" w:rsidRPr="004B50E0" w:rsidRDefault="00CA4055" w:rsidP="00D523EB">
      <w:hyperlink r:id="rId42" w:history="1">
        <w:r w:rsidR="00581482"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263" w:author="Szabolcs Bene" w:date="2016-06-21T23:09:00Z">
        <w:r w:rsidRPr="00A35228" w:rsidDel="00A2063F">
          <w:rPr>
            <w:color w:val="auto"/>
          </w:rPr>
          <w:delText>a</w:delText>
        </w:r>
      </w:del>
      <w:ins w:id="264"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CA4055"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CA4055" w:rsidP="00EF5F7C">
      <w:pPr>
        <w:rPr>
          <w:color w:val="auto"/>
        </w:rPr>
      </w:pPr>
      <w:hyperlink r:id="rId46" w:history="1">
        <w:r w:rsidR="00EF5F7C"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265" w:name="_Toc454222684"/>
      <w:r>
        <w:t>Utilizarea aplicatiei</w:t>
      </w:r>
      <w:bookmarkEnd w:id="265"/>
    </w:p>
    <w:p w:rsidR="0009725D" w:rsidRDefault="0009725D" w:rsidP="00B84BAE">
      <w:r>
        <w:rPr>
          <w:noProof/>
        </w:rPr>
        <mc:AlternateContent>
          <mc:Choice Requires="wps">
            <w:drawing>
              <wp:anchor distT="0" distB="0" distL="114300" distR="114300" simplePos="0" relativeHeight="251658752"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363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689472"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3872"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266" w:name="h.3rdcrjn" w:colFirst="0" w:colLast="0"/>
      <w:bookmarkStart w:id="267" w:name="_Toc454222685"/>
      <w:bookmarkEnd w:id="266"/>
      <w:r>
        <w:lastRenderedPageBreak/>
        <w:t>Concluzii</w:t>
      </w:r>
      <w:bookmarkEnd w:id="267"/>
    </w:p>
    <w:p w:rsidR="004164D7" w:rsidRDefault="00A83F2C" w:rsidP="00844E55">
      <w:r w:rsidRPr="00A83F2C">
        <w:t xml:space="preserve">În acest capitol vor fi prezentate </w:t>
      </w:r>
      <w:del w:id="268" w:author="Szabolcs Bene" w:date="2016-06-20T22:42:00Z">
        <w:r w:rsidR="00844E55" w:rsidDel="00D81F3C">
          <w:delText xml:space="preserve">în </w:delText>
        </w:r>
      </w:del>
      <w:ins w:id="269" w:author="Szabolcs Bene" w:date="2016-06-20T22:42:00Z">
        <w:r w:rsidR="00D81F3C">
          <w:t xml:space="preserve">pe </w:t>
        </w:r>
      </w:ins>
      <w:r w:rsidR="00844E55">
        <w:t>scurt obiectivele propuse</w:t>
      </w:r>
      <w:ins w:id="270" w:author="Szabolcs Bene" w:date="2016-06-20T22:45:00Z">
        <w:r w:rsidR="00D81F3C">
          <w:t>, gradul de realizare</w:t>
        </w:r>
      </w:ins>
      <w:r w:rsidR="00844E55">
        <w:t xml:space="preserve"> și câteva idei pentru dezvoltări ulterioare</w:t>
      </w:r>
      <w:r w:rsidRPr="00A83F2C">
        <w:t>.</w:t>
      </w:r>
    </w:p>
    <w:p w:rsidR="00E6327B" w:rsidRDefault="00E6327B" w:rsidP="00E6327B">
      <w:pPr>
        <w:pStyle w:val="Heading2"/>
        <w:numPr>
          <w:ilvl w:val="1"/>
          <w:numId w:val="1"/>
        </w:numPr>
      </w:pPr>
      <w:bookmarkStart w:id="271" w:name="_Toc454222686"/>
      <w:r>
        <w:t>Realizarea obiectivelor propuse</w:t>
      </w:r>
      <w:bookmarkEnd w:id="271"/>
    </w:p>
    <w:p w:rsidR="00026FE1" w:rsidRPr="00026FE1" w:rsidRDefault="00026FE1" w:rsidP="00026FE1">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272" w:name="_Toc454222687"/>
      <w:r>
        <w:t>Dezvoltari ulterioare</w:t>
      </w:r>
      <w:bookmarkEnd w:id="272"/>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273" w:author="Szabolcs Bene" w:date="2016-06-21T21:52:00Z">
        <w:r w:rsidR="00645B9B">
          <w:t>ție</w:t>
        </w:r>
      </w:ins>
      <w:del w:id="274" w:author="Szabolcs Bene" w:date="2016-06-21T21:51:00Z">
        <w:r w:rsidDel="00645B9B">
          <w:delText>re</w:delText>
        </w:r>
      </w:del>
      <w:r>
        <w:t xml:space="preserv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6649FE" w:rsidRDefault="00803410" w:rsidP="003D1BA6">
      <w:pPr>
        <w:pStyle w:val="Heading1"/>
        <w:ind w:firstLine="0"/>
      </w:pPr>
      <w:bookmarkStart w:id="275" w:name="h.26in1rg" w:colFirst="0" w:colLast="0"/>
      <w:bookmarkStart w:id="276" w:name="_Toc454222688"/>
      <w:bookmarkEnd w:id="275"/>
      <w:r>
        <w:lastRenderedPageBreak/>
        <w:t>Bibliografie</w:t>
      </w:r>
      <w:bookmarkEnd w:id="276"/>
    </w:p>
    <w:p w:rsidR="00DB367D" w:rsidRDefault="00192D8B" w:rsidP="00D269B2">
      <w:pPr>
        <w:ind w:left="709" w:hanging="709"/>
      </w:pPr>
      <w:r>
        <w:t>[1</w:t>
      </w:r>
      <w:r w:rsidR="00EE5C03">
        <w:t>]</w:t>
      </w:r>
      <w:r w:rsidR="00EE5C03">
        <w:tab/>
        <w:t>Flanagan,David</w:t>
      </w:r>
      <w:ins w:id="277" w:author="Szabolcs Bene" w:date="2016-06-21T23:17:00Z">
        <w:r w:rsidR="007B4697">
          <w:t xml:space="preserve">, </w:t>
        </w:r>
        <w:r w:rsidR="007B4697" w:rsidRPr="007B4697">
          <w:t>"</w:t>
        </w:r>
      </w:ins>
      <w:del w:id="278"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279"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t>Flanagan,David</w:t>
      </w:r>
      <w:del w:id="280" w:author="Szabolcs Bene" w:date="2016-06-21T23:18:00Z">
        <w:r w:rsidDel="007B4697">
          <w:delText>:</w:delText>
        </w:r>
      </w:del>
      <w:ins w:id="281"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282"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rsidR="006422BA" w:rsidRDefault="006422BA" w:rsidP="00D269B2">
      <w:pPr>
        <w:ind w:firstLine="0"/>
      </w:pPr>
      <w:r>
        <w:t>[3]</w:t>
      </w:r>
      <w:r>
        <w:tab/>
      </w:r>
      <w:ins w:id="283"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hyperlink r:id="rId56" w:history="1">
        <w:r w:rsidRPr="00192D8B">
          <w:t>"Perl Cookbook - 11.4. Taking References to Functions"</w:t>
        </w:r>
      </w:hyperlink>
      <w:ins w:id="284" w:author="Szabolcs Bene" w:date="2016-06-21T23:15:00Z">
        <w:r w:rsidR="004C6A59">
          <w:t>, 2010</w:t>
        </w:r>
      </w:ins>
    </w:p>
    <w:p w:rsidR="006C62F7" w:rsidRDefault="006649FE" w:rsidP="00D269B2">
      <w:pPr>
        <w:ind w:left="720" w:hanging="720"/>
      </w:pPr>
      <w:r>
        <w:t>[4]</w:t>
      </w:r>
      <w:r>
        <w:tab/>
      </w:r>
      <w:r w:rsidR="00A13637">
        <w:t>Williams</w:t>
      </w:r>
      <w:r>
        <w:t xml:space="preserve"> Alex</w:t>
      </w:r>
      <w:r w:rsidR="00A13637">
        <w:t>,</w:t>
      </w:r>
      <w:r w:rsidRPr="006649FE">
        <w:t> </w:t>
      </w:r>
      <w:hyperlink r:id="rId57"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rPr>
          <w:rStyle w:val="Hyperlink"/>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8" w:history="1">
        <w:r w:rsidR="00653412" w:rsidRPr="00877346">
          <w:rPr>
            <w:rStyle w:val="Hyperlink"/>
          </w:rPr>
          <w:t>http://tools.ietf.org/html/draft-ietf-rtcweb-rtp-usage-02</w:t>
        </w:r>
      </w:hyperlink>
    </w:p>
    <w:p w:rsidR="000F0D73" w:rsidRPr="000F0D73" w:rsidRDefault="000F0D73" w:rsidP="00D269B2">
      <w:pPr>
        <w:ind w:left="709" w:hanging="709"/>
      </w:pPr>
      <w:r>
        <w:t>[6]</w:t>
      </w:r>
      <w:r>
        <w:tab/>
      </w:r>
      <w:ins w:id="285"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286" w:author="Szabolcs Bene" w:date="2016-06-21T23:16:00Z">
        <w:r w:rsidR="00670351" w:rsidRPr="00670351">
          <w:rPr>
            <w:lang w:val="en-US"/>
          </w:rPr>
          <w:t>"</w:t>
        </w:r>
      </w:ins>
      <w:r w:rsidRPr="000F0D73">
        <w:t>World Wide Web Consortium</w:t>
      </w:r>
      <w:r>
        <w:t>: Conformance</w:t>
      </w:r>
      <w:ins w:id="287"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288" w:author="Szabolcs Bene" w:date="2016-06-21T23:17:00Z">
        <w:r w:rsidRPr="000F0D73" w:rsidDel="00C47738">
          <w:delText>1997</w:delText>
        </w:r>
      </w:del>
      <w:ins w:id="289" w:author="Szabolcs Bene" w:date="2016-06-21T23:17:00Z">
        <w:r w:rsidR="00C47738">
          <w:t>200</w:t>
        </w:r>
        <w:r w:rsidR="00C47738" w:rsidRPr="000F0D73">
          <w:t>7</w:t>
        </w:r>
      </w:ins>
      <w:r w:rsidRPr="000F0D73">
        <w:t>.</w:t>
      </w:r>
    </w:p>
    <w:p w:rsidR="00F76A13" w:rsidRDefault="00F76A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ins w:id="290" w:author="Szabolcs Bene" w:date="2016-06-21T23:15:00Z">
        <w:r w:rsidR="005327A7">
          <w:rPr>
            <w:iCs/>
          </w:rPr>
          <w:t>, H</w:t>
        </w:r>
      </w:ins>
      <w:r>
        <w:rPr>
          <w:iCs/>
        </w:rPr>
        <w:t>,</w:t>
      </w:r>
      <w:r w:rsidRPr="008B7613">
        <w:rPr>
          <w:i/>
          <w:iCs/>
        </w:rPr>
        <w:t xml:space="preserve"> </w:t>
      </w:r>
      <w:hyperlink r:id="rId59" w:history="1">
        <w:r w:rsidRPr="008B7613">
          <w:t>"Downloading and installing XAMPP"</w:t>
        </w:r>
      </w:hyperlink>
      <w:r>
        <w:rPr>
          <w:iCs/>
        </w:rPr>
        <w:t>,2014</w:t>
      </w:r>
    </w:p>
    <w:p w:rsidR="00653412" w:rsidRDefault="00E967F8" w:rsidP="00D269B2">
      <w:pPr>
        <w:ind w:left="709" w:hanging="709"/>
      </w:pPr>
      <w:r>
        <w:t>[8</w:t>
      </w:r>
      <w:r w:rsidR="00653412">
        <w:t>]</w:t>
      </w:r>
      <w:r w:rsidR="00653412">
        <w:tab/>
      </w:r>
      <w:r w:rsidR="00653412" w:rsidRPr="00653412">
        <w:t>Owusu-Ansah Godfred</w:t>
      </w:r>
      <w:r w:rsidR="00653412">
        <w:t xml:space="preserve">, </w:t>
      </w:r>
      <w:hyperlink r:id="rId60" w:history="1">
        <w:r w:rsidR="00653412" w:rsidRPr="00653412">
          <w:t>"Where XAMPP is used commonly and what it can do."</w:t>
        </w:r>
      </w:hyperlink>
      <w:r w:rsidR="008D07CA">
        <w:t>, 2012.</w:t>
      </w:r>
    </w:p>
    <w:p w:rsidR="008B7613" w:rsidRPr="00702E0E" w:rsidRDefault="00702E0E" w:rsidP="00D269B2">
      <w:pPr>
        <w:ind w:left="709" w:hanging="709"/>
        <w:rPr>
          <w:iCs/>
        </w:rPr>
      </w:pPr>
      <w:r w:rsidRPr="00702E0E">
        <w:rPr>
          <w:iCs/>
        </w:rPr>
        <w:t>[</w:t>
      </w:r>
      <w:r>
        <w:rPr>
          <w:iCs/>
        </w:rPr>
        <w:t>9</w:t>
      </w:r>
      <w:r w:rsidRPr="00702E0E">
        <w:rPr>
          <w:iCs/>
        </w:rPr>
        <w:t>]</w:t>
      </w:r>
      <w:r>
        <w:rPr>
          <w:iCs/>
        </w:rPr>
        <w:tab/>
      </w:r>
      <w:ins w:id="291" w:author="Szabolcs Bene" w:date="2016-06-21T23:15:00Z">
        <w:r w:rsidR="000656E6">
          <w:t xml:space="preserve">Williams Alex, </w:t>
        </w:r>
        <w:r w:rsidR="000656E6" w:rsidRPr="000656E6">
          <w:t>"</w:t>
        </w:r>
      </w:ins>
      <w:hyperlink r:id="rId61" w:history="1">
        <w:r w:rsidRPr="00192D8B">
          <w:t>Charter of the Real-Time Commun</w:t>
        </w:r>
        <w:r>
          <w:t>ication in WEB-browsers</w:t>
        </w:r>
        <w:r w:rsidRPr="00192D8B">
          <w:t xml:space="preserve"> working group</w:t>
        </w:r>
      </w:hyperlink>
      <w:ins w:id="292" w:author="Szabolcs Bene" w:date="2016-06-21T23:15:00Z">
        <w:r w:rsidR="000656E6" w:rsidRPr="000656E6">
          <w:t>"</w:t>
        </w:r>
        <w:r w:rsidR="000656E6">
          <w:t>, 2013</w:t>
        </w:r>
      </w:ins>
    </w:p>
    <w:p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293" w:author="Szabolcs Bene" w:date="2016-06-21T23:18:00Z">
        <w:r w:rsidR="00327EA5">
          <w:t>Alex G</w:t>
        </w:r>
      </w:ins>
      <w:del w:id="294" w:author="Szabolcs Bene" w:date="2016-06-21T23:18:00Z">
        <w:r w:rsidRPr="00192D8B" w:rsidDel="00327EA5">
          <w:delText>Google</w:delText>
        </w:r>
      </w:del>
      <w:ins w:id="295" w:author="Szabolcs Bene" w:date="2016-06-21T23:17:00Z">
        <w:r w:rsidR="006A3149">
          <w:t xml:space="preserve">, </w:t>
        </w:r>
        <w:r w:rsidR="006A3149" w:rsidRPr="006A3149">
          <w:t>"</w:t>
        </w:r>
      </w:ins>
      <w:del w:id="296" w:author="Szabolcs Bene" w:date="2016-06-21T23:17:00Z">
        <w:r w:rsidRPr="00192D8B" w:rsidDel="006A3149">
          <w:delText xml:space="preserve"> release of </w:delText>
        </w:r>
      </w:del>
      <w:r w:rsidRPr="00192D8B">
        <w:t xml:space="preserve">WebRTC source code from </w:t>
      </w:r>
      <w:r>
        <w:t>Harald Alvestrand</w:t>
      </w:r>
      <w:ins w:id="297" w:author="Szabolcs Bene" w:date="2016-06-21T23:17:00Z">
        <w:r w:rsidR="006A3149" w:rsidRPr="006A3149">
          <w:t>"</w:t>
        </w:r>
      </w:ins>
      <w:r>
        <w:t>,</w:t>
      </w:r>
      <w:r w:rsidRPr="00192D8B">
        <w:t xml:space="preserve"> 2011</w:t>
      </w:r>
      <w:r w:rsidR="00371A96">
        <w:fldChar w:fldCharType="end"/>
      </w:r>
      <w:r>
        <w:t>.</w:t>
      </w:r>
    </w:p>
    <w:p w:rsidR="00F547CF" w:rsidRPr="00192D8B" w:rsidRDefault="0079638E" w:rsidP="001F198C">
      <w:pPr>
        <w:ind w:left="709" w:hanging="709"/>
      </w:pPr>
      <w:r>
        <w:t>[11]</w:t>
      </w:r>
      <w:r>
        <w:tab/>
      </w:r>
      <w:r w:rsidRPr="0079638E">
        <w:t>Whatwg.org</w:t>
      </w:r>
      <w:r>
        <w:t xml:space="preserve">, </w:t>
      </w:r>
      <w:hyperlink r:id="rId62" w:anchor="history-1" w:history="1">
        <w:r w:rsidRPr="00192D8B">
          <w:t>"Introduction — HTML Standard"</w:t>
        </w:r>
      </w:hyperlink>
      <w:r>
        <w:t>, 2012</w:t>
      </w:r>
    </w:p>
    <w:p w:rsidR="00F547CF" w:rsidRPr="00192D8B" w:rsidRDefault="00EC272B" w:rsidP="00265356">
      <w:pPr>
        <w:ind w:left="709" w:hanging="709"/>
      </w:pPr>
      <w:r>
        <w:t>[12]</w:t>
      </w:r>
      <w:r>
        <w:tab/>
      </w:r>
      <w:hyperlink r:id="rId63" w:history="1">
        <w:r w:rsidRPr="00192D8B">
          <w:t>"WebRTC 1.0: Real-time Communication Between Browsers"</w:t>
        </w:r>
      </w:hyperlink>
      <w:r>
        <w:t>, 2012</w:t>
      </w:r>
    </w:p>
    <w:p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p>
    <w:p w:rsidR="005E0668" w:rsidRPr="00192D8B" w:rsidRDefault="005E0668" w:rsidP="00E2636F">
      <w:pPr>
        <w:ind w:left="709" w:hanging="709"/>
      </w:pPr>
      <w:r>
        <w:t>[14]</w:t>
      </w:r>
      <w:r>
        <w:tab/>
      </w:r>
      <w:r w:rsidRPr="00192D8B">
        <w:t>W3C: PeerConnection</w:t>
      </w:r>
      <w:ins w:id="298" w:author="Szabolcs Bene" w:date="2016-06-21T23:19:00Z">
        <w:r w:rsidR="00B0631C">
          <w:t xml:space="preserve">, </w:t>
        </w:r>
      </w:ins>
      <w:ins w:id="299" w:author="Szabolcs Bene" w:date="2016-06-21T23:20:00Z">
        <w:r w:rsidR="00B0631C" w:rsidRPr="00B0631C">
          <w:t>"</w:t>
        </w:r>
      </w:ins>
      <w:del w:id="300" w:author="Szabolcs Bene" w:date="2016-06-21T23:19:00Z">
        <w:r w:rsidRPr="00192D8B" w:rsidDel="00B0631C">
          <w:delText xml:space="preserve">. </w:delText>
        </w:r>
      </w:del>
      <w:r w:rsidRPr="00192D8B">
        <w:t>Working Draft. http://dev.w3.org/2011/webrtc/</w:t>
      </w:r>
    </w:p>
    <w:p w:rsidR="005E0668" w:rsidRDefault="005E0668" w:rsidP="00E2636F">
      <w:pPr>
        <w:ind w:left="709" w:firstLine="0"/>
      </w:pPr>
      <w:r w:rsidRPr="00192D8B">
        <w:t>editor/webrtc-20111004.html#peerco</w:t>
      </w:r>
      <w:r>
        <w:t>nnection</w:t>
      </w:r>
      <w:ins w:id="301" w:author="Szabolcs Bene" w:date="2016-06-21T23:20:00Z">
        <w:r w:rsidR="00B0631C" w:rsidRPr="00B0631C">
          <w:t>"</w:t>
        </w:r>
      </w:ins>
      <w:r>
        <w:t>, 2011</w:t>
      </w:r>
    </w:p>
    <w:p w:rsidR="00E2636F" w:rsidRDefault="00E2636F" w:rsidP="00E2636F">
      <w:pPr>
        <w:ind w:left="709" w:hanging="709"/>
      </w:pPr>
      <w:r>
        <w:t>[15]</w:t>
      </w:r>
      <w:r>
        <w:tab/>
      </w:r>
      <w:r w:rsidRPr="00E2636F">
        <w:t>PHP Manual</w:t>
      </w:r>
      <w:r>
        <w:t xml:space="preserve">, </w:t>
      </w:r>
      <w:hyperlink r:id="rId64" w:history="1">
        <w:r w:rsidRPr="00E2636F">
          <w:t>"Introduction: What can PHP do?"</w:t>
        </w:r>
      </w:hyperlink>
      <w:r>
        <w:t>, 2009</w:t>
      </w:r>
    </w:p>
    <w:p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p>
    <w:p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5"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p>
    <w:p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r w:rsidRPr="00F73B76">
        <w:t xml:space="preserve"> pp. 650pp</w:t>
      </w:r>
    </w:p>
    <w:p w:rsidR="00AB5044" w:rsidRDefault="00AB5044" w:rsidP="00E2636F">
      <w:pPr>
        <w:ind w:left="709" w:hanging="709"/>
      </w:pPr>
      <w:r>
        <w:t>[19]</w:t>
      </w:r>
      <w:r>
        <w:tab/>
      </w:r>
      <w:r w:rsidRPr="00AB5044">
        <w:t xml:space="preserve">Ian </w:t>
      </w:r>
      <w:r>
        <w:t xml:space="preserve">Fette, Alexey Melnikov, </w:t>
      </w:r>
      <w:r w:rsidRPr="00AB5044">
        <w:t> </w:t>
      </w:r>
      <w:hyperlink r:id="rId66" w:anchor="section-1.7" w:history="1">
        <w:r w:rsidRPr="00AB5044">
          <w:t>"Relationship to TCP and HTTP"</w:t>
        </w:r>
      </w:hyperlink>
      <w:r>
        <w:t xml:space="preserve">, </w:t>
      </w:r>
      <w:r w:rsidRPr="00AB5044">
        <w:t>2011</w:t>
      </w:r>
    </w:p>
    <w:p w:rsidR="00AF35D8" w:rsidRDefault="00AF35D8" w:rsidP="00E2636F">
      <w:pPr>
        <w:ind w:left="709" w:hanging="709"/>
      </w:pPr>
      <w:r>
        <w:t>[20]</w:t>
      </w:r>
      <w:r>
        <w:tab/>
        <w:t xml:space="preserve">Peter, Lubbers, </w:t>
      </w:r>
      <w:hyperlink r:id="rId67" w:history="1">
        <w:r w:rsidRPr="00AF35D8">
          <w:t>"How Web Sockets Interact With Proxy Servers"</w:t>
        </w:r>
      </w:hyperlink>
      <w:r>
        <w:t xml:space="preserve">, </w:t>
      </w:r>
      <w:r w:rsidRPr="00AF35D8">
        <w:t>2010</w:t>
      </w:r>
    </w:p>
    <w:p w:rsidR="00A53C2F" w:rsidRDefault="00A53C2F" w:rsidP="00E2636F">
      <w:pPr>
        <w:ind w:left="709" w:hanging="709"/>
      </w:pPr>
      <w:r>
        <w:t>[21]</w:t>
      </w:r>
      <w:r>
        <w:tab/>
      </w:r>
      <w:hyperlink r:id="rId68" w:tooltip="Trygve Reenskaug" w:history="1">
        <w:r w:rsidRPr="00192D8B">
          <w:t>Trygve Reenskaug</w:t>
        </w:r>
      </w:hyperlink>
      <w:r>
        <w:t xml:space="preserve">, </w:t>
      </w:r>
      <w:hyperlink r:id="rId69" w:tooltip="James Coplien" w:history="1">
        <w:r w:rsidRPr="00192D8B">
          <w:t>James Coplien</w:t>
        </w:r>
      </w:hyperlink>
      <w:r>
        <w:t xml:space="preserve">, </w:t>
      </w:r>
      <w:r w:rsidRPr="00A53C2F">
        <w:t>"</w:t>
      </w:r>
      <w:r w:rsidRPr="00192D8B">
        <w:t>More deeply, the framework exists to separate the representation of info</w:t>
      </w:r>
      <w:r>
        <w:t>rmation from user interaction."</w:t>
      </w:r>
      <w:r w:rsidRPr="00192D8B">
        <w:t>, 2009</w:t>
      </w:r>
    </w:p>
    <w:p w:rsidR="0088197E" w:rsidRDefault="0088197E">
      <w:pPr>
        <w:ind w:left="709" w:hanging="709"/>
      </w:pPr>
      <w:r>
        <w:t>[</w:t>
      </w:r>
      <w:r w:rsidR="00DF0AA7">
        <w:t>22</w:t>
      </w:r>
      <w:r>
        <w:t>]</w:t>
      </w:r>
      <w:r>
        <w:tab/>
        <w:t xml:space="preserve">WebRTC API – </w:t>
      </w:r>
    </w:p>
    <w:p w:rsidR="0088197E" w:rsidRDefault="00CA4055" w:rsidP="00E2636F">
      <w:pPr>
        <w:ind w:left="709" w:firstLine="0"/>
      </w:pPr>
      <w:hyperlink r:id="rId70" w:history="1">
        <w:r w:rsidR="00D269E7" w:rsidRPr="00E2636F">
          <w:t>https://developer.mozilla.org/en-US/docs/Web/API/WebRTC_API/Connectivity</w:t>
        </w:r>
      </w:hyperlink>
    </w:p>
    <w:p w:rsidR="00CF46C3" w:rsidRDefault="00D269E7" w:rsidP="00AE53CD">
      <w:pPr>
        <w:ind w:left="709" w:hanging="709"/>
      </w:pPr>
      <w:r>
        <w:t>[</w:t>
      </w:r>
      <w:r w:rsidR="00DF0AA7">
        <w:t>23</w:t>
      </w:r>
      <w:r>
        <w:t xml:space="preserve">] </w:t>
      </w:r>
      <w:r>
        <w:tab/>
        <w:t xml:space="preserve">WebRTC Connection - </w:t>
      </w:r>
      <w:r w:rsidRPr="00D269E7">
        <w:t>http://www.slideshare.net/cryingnavi/webrtc-20150528</w:t>
      </w:r>
      <w:bookmarkStart w:id="302" w:name="h.lnxbz9" w:colFirst="0" w:colLast="0"/>
      <w:bookmarkEnd w:id="302"/>
    </w:p>
    <w:p w:rsidR="005629CA" w:rsidRDefault="005629CA"/>
    <w:sectPr w:rsidR="005629CA">
      <w:headerReference w:type="default" r:id="rId71"/>
      <w:footerReference w:type="default" r:id="rId72"/>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055" w:rsidRDefault="00CA4055">
      <w:r>
        <w:separator/>
      </w:r>
    </w:p>
  </w:endnote>
  <w:endnote w:type="continuationSeparator" w:id="0">
    <w:p w:rsidR="00CA4055" w:rsidRDefault="00CA4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ind w:firstLine="0"/>
      <w:jc w:val="center"/>
    </w:pPr>
    <w:r>
      <w:fldChar w:fldCharType="begin"/>
    </w:r>
    <w:r>
      <w:instrText>PAGE</w:instrText>
    </w:r>
    <w:r>
      <w:fldChar w:fldCharType="separate"/>
    </w:r>
    <w:r w:rsidR="00C92A57">
      <w:rPr>
        <w:noProof/>
      </w:rPr>
      <w:t>60</w:t>
    </w:r>
    <w:r>
      <w:fldChar w:fldCharType="end"/>
    </w:r>
  </w:p>
  <w:p w:rsidR="00190E4C" w:rsidRDefault="00190E4C">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055" w:rsidRDefault="00CA4055">
      <w:r>
        <w:separator/>
      </w:r>
    </w:p>
  </w:footnote>
  <w:footnote w:type="continuationSeparator" w:id="0">
    <w:p w:rsidR="00CA4055" w:rsidRDefault="00CA40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0E4C" w:rsidRDefault="00190E4C">
    <w:pPr>
      <w:tabs>
        <w:tab w:val="center" w:pos="4320"/>
        <w:tab w:val="right" w:pos="8640"/>
      </w:tabs>
      <w:ind w:firstLine="0"/>
      <w:jc w:val="center"/>
    </w:pPr>
    <w:r>
      <w:rPr>
        <w:rFonts w:ascii="Verdana" w:eastAsia="Verdana" w:hAnsi="Verdana" w:cs="Verdana"/>
        <w:b/>
        <w:sz w:val="20"/>
        <w:szCs w:val="20"/>
      </w:rPr>
      <w:t>FACULTATEA DE AUTOMATICĂ și CALCULATOARE</w:t>
    </w:r>
  </w:p>
  <w:p w:rsidR="00190E4C" w:rsidRDefault="00190E4C">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10F5B"/>
    <w:rsid w:val="00023C76"/>
    <w:rsid w:val="00026FE1"/>
    <w:rsid w:val="00034A56"/>
    <w:rsid w:val="00036AC3"/>
    <w:rsid w:val="0003713C"/>
    <w:rsid w:val="00037C16"/>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725D"/>
    <w:rsid w:val="00097581"/>
    <w:rsid w:val="000A2112"/>
    <w:rsid w:val="000A6886"/>
    <w:rsid w:val="000B1CC5"/>
    <w:rsid w:val="000B5FC0"/>
    <w:rsid w:val="000C0005"/>
    <w:rsid w:val="000C0339"/>
    <w:rsid w:val="000C61E2"/>
    <w:rsid w:val="000D100F"/>
    <w:rsid w:val="000D31CE"/>
    <w:rsid w:val="000D3AC8"/>
    <w:rsid w:val="000E3DCB"/>
    <w:rsid w:val="000E4B08"/>
    <w:rsid w:val="000E6E6F"/>
    <w:rsid w:val="000E75EF"/>
    <w:rsid w:val="000F01EA"/>
    <w:rsid w:val="000F0578"/>
    <w:rsid w:val="000F0D73"/>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94"/>
    <w:rsid w:val="001709B9"/>
    <w:rsid w:val="00175909"/>
    <w:rsid w:val="00177CCB"/>
    <w:rsid w:val="001871F0"/>
    <w:rsid w:val="00187D11"/>
    <w:rsid w:val="00187F70"/>
    <w:rsid w:val="00190DB0"/>
    <w:rsid w:val="00190E4C"/>
    <w:rsid w:val="00192A35"/>
    <w:rsid w:val="00192D8B"/>
    <w:rsid w:val="00197DE8"/>
    <w:rsid w:val="001A342E"/>
    <w:rsid w:val="001A551C"/>
    <w:rsid w:val="001A5943"/>
    <w:rsid w:val="001A5D4C"/>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D0F04"/>
    <w:rsid w:val="001D17CE"/>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958"/>
    <w:rsid w:val="002B33A8"/>
    <w:rsid w:val="002B3A09"/>
    <w:rsid w:val="002B79C3"/>
    <w:rsid w:val="002C0728"/>
    <w:rsid w:val="002C1495"/>
    <w:rsid w:val="002C1EFC"/>
    <w:rsid w:val="002C24FB"/>
    <w:rsid w:val="002C3188"/>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7081"/>
    <w:rsid w:val="00327EA5"/>
    <w:rsid w:val="00331795"/>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10A3D"/>
    <w:rsid w:val="004114C2"/>
    <w:rsid w:val="00415620"/>
    <w:rsid w:val="004164D7"/>
    <w:rsid w:val="00420599"/>
    <w:rsid w:val="00421E25"/>
    <w:rsid w:val="00422DD8"/>
    <w:rsid w:val="0042389E"/>
    <w:rsid w:val="00433ABA"/>
    <w:rsid w:val="004348C4"/>
    <w:rsid w:val="00436739"/>
    <w:rsid w:val="00436C77"/>
    <w:rsid w:val="00440BAD"/>
    <w:rsid w:val="00440F1A"/>
    <w:rsid w:val="00443714"/>
    <w:rsid w:val="00443A61"/>
    <w:rsid w:val="00444273"/>
    <w:rsid w:val="00446889"/>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582A"/>
    <w:rsid w:val="004A1B74"/>
    <w:rsid w:val="004A4C7B"/>
    <w:rsid w:val="004A5D53"/>
    <w:rsid w:val="004A6172"/>
    <w:rsid w:val="004A6492"/>
    <w:rsid w:val="004B1652"/>
    <w:rsid w:val="004B50E0"/>
    <w:rsid w:val="004C2A44"/>
    <w:rsid w:val="004C34BF"/>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2E8"/>
    <w:rsid w:val="005B270D"/>
    <w:rsid w:val="005B6580"/>
    <w:rsid w:val="005B7CF5"/>
    <w:rsid w:val="005C0A3B"/>
    <w:rsid w:val="005D1397"/>
    <w:rsid w:val="005D14C0"/>
    <w:rsid w:val="005D4AB2"/>
    <w:rsid w:val="005D500C"/>
    <w:rsid w:val="005D764B"/>
    <w:rsid w:val="005E0668"/>
    <w:rsid w:val="005E0BDD"/>
    <w:rsid w:val="005E3091"/>
    <w:rsid w:val="005E3B7B"/>
    <w:rsid w:val="005E4D1C"/>
    <w:rsid w:val="005F03DB"/>
    <w:rsid w:val="005F413D"/>
    <w:rsid w:val="005F5FAC"/>
    <w:rsid w:val="005F6808"/>
    <w:rsid w:val="0060173F"/>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310B"/>
    <w:rsid w:val="0067550E"/>
    <w:rsid w:val="00682628"/>
    <w:rsid w:val="00683EE7"/>
    <w:rsid w:val="00685229"/>
    <w:rsid w:val="00687B3F"/>
    <w:rsid w:val="0069006F"/>
    <w:rsid w:val="00690216"/>
    <w:rsid w:val="00691714"/>
    <w:rsid w:val="00692256"/>
    <w:rsid w:val="00693098"/>
    <w:rsid w:val="006932B2"/>
    <w:rsid w:val="00696C82"/>
    <w:rsid w:val="00697A51"/>
    <w:rsid w:val="006A27F4"/>
    <w:rsid w:val="006A3149"/>
    <w:rsid w:val="006A3C2C"/>
    <w:rsid w:val="006A5B5F"/>
    <w:rsid w:val="006A607B"/>
    <w:rsid w:val="006A722B"/>
    <w:rsid w:val="006B0314"/>
    <w:rsid w:val="006B0802"/>
    <w:rsid w:val="006B202B"/>
    <w:rsid w:val="006C145B"/>
    <w:rsid w:val="006C165A"/>
    <w:rsid w:val="006C2B9A"/>
    <w:rsid w:val="006C344D"/>
    <w:rsid w:val="006C45B9"/>
    <w:rsid w:val="006C4DAA"/>
    <w:rsid w:val="006C5949"/>
    <w:rsid w:val="006C62F7"/>
    <w:rsid w:val="006C660E"/>
    <w:rsid w:val="006D1A02"/>
    <w:rsid w:val="006D2D35"/>
    <w:rsid w:val="006D339A"/>
    <w:rsid w:val="006E18FC"/>
    <w:rsid w:val="006E5BA2"/>
    <w:rsid w:val="006F7E3C"/>
    <w:rsid w:val="00702E0E"/>
    <w:rsid w:val="007049BE"/>
    <w:rsid w:val="00714938"/>
    <w:rsid w:val="00715DEC"/>
    <w:rsid w:val="007205D2"/>
    <w:rsid w:val="00722118"/>
    <w:rsid w:val="007221B2"/>
    <w:rsid w:val="00722B1A"/>
    <w:rsid w:val="007232F1"/>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581B"/>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CB"/>
    <w:rsid w:val="007B0B04"/>
    <w:rsid w:val="007B276D"/>
    <w:rsid w:val="007B2EDF"/>
    <w:rsid w:val="007B4697"/>
    <w:rsid w:val="007B553D"/>
    <w:rsid w:val="007B5FD8"/>
    <w:rsid w:val="007B63E9"/>
    <w:rsid w:val="007C010F"/>
    <w:rsid w:val="007C50CF"/>
    <w:rsid w:val="007C6EB2"/>
    <w:rsid w:val="007C7128"/>
    <w:rsid w:val="007E0D71"/>
    <w:rsid w:val="007E1D47"/>
    <w:rsid w:val="007E2AEF"/>
    <w:rsid w:val="007E69BF"/>
    <w:rsid w:val="007E7833"/>
    <w:rsid w:val="007E7DA2"/>
    <w:rsid w:val="007F2B33"/>
    <w:rsid w:val="007F6147"/>
    <w:rsid w:val="007F651B"/>
    <w:rsid w:val="007F7FD4"/>
    <w:rsid w:val="00802227"/>
    <w:rsid w:val="00803410"/>
    <w:rsid w:val="00804C28"/>
    <w:rsid w:val="00805660"/>
    <w:rsid w:val="00807FED"/>
    <w:rsid w:val="008131CC"/>
    <w:rsid w:val="00814E10"/>
    <w:rsid w:val="00816043"/>
    <w:rsid w:val="00817E88"/>
    <w:rsid w:val="00823DE1"/>
    <w:rsid w:val="00826750"/>
    <w:rsid w:val="00826826"/>
    <w:rsid w:val="00826942"/>
    <w:rsid w:val="008306DB"/>
    <w:rsid w:val="0083453D"/>
    <w:rsid w:val="00834B7A"/>
    <w:rsid w:val="00835DC4"/>
    <w:rsid w:val="008371F6"/>
    <w:rsid w:val="00843B2F"/>
    <w:rsid w:val="00844D97"/>
    <w:rsid w:val="00844E55"/>
    <w:rsid w:val="00845A52"/>
    <w:rsid w:val="00846CA7"/>
    <w:rsid w:val="00847CAC"/>
    <w:rsid w:val="00850583"/>
    <w:rsid w:val="008562F3"/>
    <w:rsid w:val="008566D2"/>
    <w:rsid w:val="00860BAF"/>
    <w:rsid w:val="008611A3"/>
    <w:rsid w:val="00862085"/>
    <w:rsid w:val="0086561E"/>
    <w:rsid w:val="0086574D"/>
    <w:rsid w:val="00865EC7"/>
    <w:rsid w:val="008731F7"/>
    <w:rsid w:val="00876EB2"/>
    <w:rsid w:val="00877DAF"/>
    <w:rsid w:val="00880444"/>
    <w:rsid w:val="0088197E"/>
    <w:rsid w:val="00881E42"/>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E24F3"/>
    <w:rsid w:val="008E34AA"/>
    <w:rsid w:val="008E4FCA"/>
    <w:rsid w:val="008F1AAB"/>
    <w:rsid w:val="008F2070"/>
    <w:rsid w:val="008F42B7"/>
    <w:rsid w:val="008F674D"/>
    <w:rsid w:val="009074C0"/>
    <w:rsid w:val="0091176E"/>
    <w:rsid w:val="0091309C"/>
    <w:rsid w:val="0091478C"/>
    <w:rsid w:val="00917A7C"/>
    <w:rsid w:val="00922508"/>
    <w:rsid w:val="009234A5"/>
    <w:rsid w:val="00923F02"/>
    <w:rsid w:val="00926D34"/>
    <w:rsid w:val="00927062"/>
    <w:rsid w:val="009303AA"/>
    <w:rsid w:val="009310BE"/>
    <w:rsid w:val="0093246E"/>
    <w:rsid w:val="00940F17"/>
    <w:rsid w:val="0094457A"/>
    <w:rsid w:val="009448FB"/>
    <w:rsid w:val="00945C2A"/>
    <w:rsid w:val="00946FB4"/>
    <w:rsid w:val="0095287D"/>
    <w:rsid w:val="009549FF"/>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26B6"/>
    <w:rsid w:val="009D2897"/>
    <w:rsid w:val="009D60E5"/>
    <w:rsid w:val="009D62EA"/>
    <w:rsid w:val="009E0DAA"/>
    <w:rsid w:val="009E234D"/>
    <w:rsid w:val="009E23EF"/>
    <w:rsid w:val="009E42DE"/>
    <w:rsid w:val="009F2121"/>
    <w:rsid w:val="009F3330"/>
    <w:rsid w:val="009F688C"/>
    <w:rsid w:val="009F7598"/>
    <w:rsid w:val="00A00A71"/>
    <w:rsid w:val="00A00B90"/>
    <w:rsid w:val="00A01304"/>
    <w:rsid w:val="00A01320"/>
    <w:rsid w:val="00A03CAB"/>
    <w:rsid w:val="00A04CA0"/>
    <w:rsid w:val="00A0522F"/>
    <w:rsid w:val="00A065D7"/>
    <w:rsid w:val="00A0735C"/>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DA"/>
    <w:rsid w:val="00B37F13"/>
    <w:rsid w:val="00B47F60"/>
    <w:rsid w:val="00B513CF"/>
    <w:rsid w:val="00B52FA1"/>
    <w:rsid w:val="00B53186"/>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6029B"/>
    <w:rsid w:val="00C61DDC"/>
    <w:rsid w:val="00C63E31"/>
    <w:rsid w:val="00C64C6E"/>
    <w:rsid w:val="00C71498"/>
    <w:rsid w:val="00C7513E"/>
    <w:rsid w:val="00C767B0"/>
    <w:rsid w:val="00C77B7E"/>
    <w:rsid w:val="00C804D2"/>
    <w:rsid w:val="00C83CFC"/>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1A2E"/>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BD2"/>
    <w:rsid w:val="00DB0DF1"/>
    <w:rsid w:val="00DB2F7E"/>
    <w:rsid w:val="00DB367D"/>
    <w:rsid w:val="00DB76C4"/>
    <w:rsid w:val="00DC21D7"/>
    <w:rsid w:val="00DC3624"/>
    <w:rsid w:val="00DC426E"/>
    <w:rsid w:val="00DC7661"/>
    <w:rsid w:val="00DD3512"/>
    <w:rsid w:val="00DD59FA"/>
    <w:rsid w:val="00DE2742"/>
    <w:rsid w:val="00DE32A8"/>
    <w:rsid w:val="00DE597A"/>
    <w:rsid w:val="00DF0AA7"/>
    <w:rsid w:val="00DF316E"/>
    <w:rsid w:val="00E01DC3"/>
    <w:rsid w:val="00E01EF9"/>
    <w:rsid w:val="00E03596"/>
    <w:rsid w:val="00E0750F"/>
    <w:rsid w:val="00E131AA"/>
    <w:rsid w:val="00E131C0"/>
    <w:rsid w:val="00E133A4"/>
    <w:rsid w:val="00E17312"/>
    <w:rsid w:val="00E2547E"/>
    <w:rsid w:val="00E2636F"/>
    <w:rsid w:val="00E3103D"/>
    <w:rsid w:val="00E31982"/>
    <w:rsid w:val="00E33790"/>
    <w:rsid w:val="00E34C48"/>
    <w:rsid w:val="00E34D0F"/>
    <w:rsid w:val="00E35C7D"/>
    <w:rsid w:val="00E37446"/>
    <w:rsid w:val="00E378FE"/>
    <w:rsid w:val="00E4597E"/>
    <w:rsid w:val="00E50452"/>
    <w:rsid w:val="00E51970"/>
    <w:rsid w:val="00E5701E"/>
    <w:rsid w:val="00E57130"/>
    <w:rsid w:val="00E57DDE"/>
    <w:rsid w:val="00E60410"/>
    <w:rsid w:val="00E6327B"/>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70230"/>
    <w:rsid w:val="00F721E3"/>
    <w:rsid w:val="00F73B76"/>
    <w:rsid w:val="00F76A13"/>
    <w:rsid w:val="00F8224C"/>
    <w:rsid w:val="00F8592A"/>
    <w:rsid w:val="00F86239"/>
    <w:rsid w:val="00F864AF"/>
    <w:rsid w:val="00F86748"/>
    <w:rsid w:val="00F911C4"/>
    <w:rsid w:val="00F9397E"/>
    <w:rsid w:val="00F93D22"/>
    <w:rsid w:val="00F962E8"/>
    <w:rsid w:val="00F97F71"/>
    <w:rsid w:val="00FA0281"/>
    <w:rsid w:val="00FA63F8"/>
    <w:rsid w:val="00FA6414"/>
    <w:rsid w:val="00FB07E7"/>
    <w:rsid w:val="00FB3B4B"/>
    <w:rsid w:val="00FB4539"/>
    <w:rsid w:val="00FB502D"/>
    <w:rsid w:val="00FB5718"/>
    <w:rsid w:val="00FB57C2"/>
    <w:rsid w:val="00FB69E2"/>
    <w:rsid w:val="00FC15FE"/>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www.w3.org/TR/webrtc/" TargetMode="External"/><Relationship Id="rId68" Type="http://schemas.openxmlformats.org/officeDocument/2006/relationships/hyperlink" Target="https://en.wikipedia.org/wiki/Trygve_Reenskaug"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tools.ietf.org/html/draft-ietf-rtcweb-rtp-usage-02" TargetMode="External"/><Relationship Id="rId66" Type="http://schemas.openxmlformats.org/officeDocument/2006/relationships/hyperlink" Target="https://tools.ietf.org/html/rfc6455"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techcrunch.com/2012/07/09/github-pours-energies-into-enterprise-raises-100-million-from-power-vc-andreesen-horowitz/" TargetMode="External"/><Relationship Id="rId61" Type="http://schemas.openxmlformats.org/officeDocument/2006/relationships/hyperlink" Target="http://datatracker.ietf.org/wg/rtcweb/chart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st-www.cs.illinois.edu/users/smarch/st-docs/mvc.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www.unix.org.ua/orelly/perl/cookbook/ch11_05.htm" TargetMode="External"/><Relationship Id="rId64" Type="http://schemas.openxmlformats.org/officeDocument/2006/relationships/hyperlink" Target="https://php.net/manual/en/intro-whatcando.php" TargetMode="External"/><Relationship Id="rId69" Type="http://schemas.openxmlformats.org/officeDocument/2006/relationships/hyperlink" Target="https://en.wikipedia.org/wiki/James_Coplien" TargetMode="Externa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s://blog.udemy.com/xampp-tutorial/" TargetMode="External"/><Relationship Id="rId67" Type="http://schemas.openxmlformats.org/officeDocument/2006/relationships/hyperlink" Target="http://www.infoq.com/articles/Web-Sockets-Proxy-Servers"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whatwg.org/specs/web-apps/current-work/multipage/introduction.html" TargetMode="External"/><Relationship Id="rId70" Type="http://schemas.openxmlformats.org/officeDocument/2006/relationships/hyperlink" Target="https://developer.mozilla.org/en-US/docs/Web/API/WebRTC_API/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A4E17-CF26-4C1C-997F-0AD4D7BF8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10549</TotalTime>
  <Pages>75</Pages>
  <Words>17727</Words>
  <Characters>102820</Characters>
  <Application>Microsoft Office Word</Application>
  <DocSecurity>0</DocSecurity>
  <Lines>856</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1030</cp:revision>
  <dcterms:created xsi:type="dcterms:W3CDTF">2016-05-31T19:06:00Z</dcterms:created>
  <dcterms:modified xsi:type="dcterms:W3CDTF">2016-06-22T16:49:00Z</dcterms:modified>
</cp:coreProperties>
</file>