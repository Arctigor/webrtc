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sidP="004036E0">
      <w:pPr>
        <w:ind w:firstLine="0"/>
      </w:pPr>
      <w:r>
        <w:tab/>
      </w:r>
      <w:r>
        <w:tab/>
      </w:r>
    </w:p>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rsidP="003B1418">
      <w:pPr>
        <w:numPr>
          <w:ilvl w:val="0"/>
          <w:numId w:val="6"/>
        </w:numPr>
        <w:ind w:hanging="360"/>
      </w:pPr>
      <w:r w:rsidRPr="00A45A63">
        <w:rPr>
          <w:b/>
        </w:rPr>
        <w:t>Enunţul temei:</w:t>
      </w:r>
      <w:r w:rsidRPr="00A45A63">
        <w:rPr>
          <w:i/>
        </w:rPr>
        <w:t xml:space="preserve"> </w:t>
      </w:r>
      <w:r w:rsidR="002C24FB">
        <w:t xml:space="preserve">Proiectul propus rezolvă problema </w:t>
      </w:r>
      <w:r w:rsidR="00D70975">
        <w:t xml:space="preserve">comunicării în timp real printr-o aplicație web, fără folosirea pluginurilor sau a programelor externe. </w:t>
      </w:r>
      <w:r w:rsidR="00136D87">
        <w:t>Acest proiect oferă posibilitatea utilizatorului să se conecteze peer-to-peer la alți utilizatori, fără folosirea unui server intermediar, care ar avea rolul să transmită datele și informațiile de la un utilizator la altul.</w:t>
      </w:r>
      <w:r w:rsidR="009C6FAE">
        <w:t xml:space="preserve"> </w:t>
      </w:r>
      <w:r w:rsidR="00A45A63">
        <w:t>Avantajul oferit de acest proiect este reducerea timpului de creare a conexiunii și a datelor transmise de utilizator, iar interfața grafică este ușor utilizabilă</w:t>
      </w:r>
    </w:p>
    <w:p w:rsidR="004164D7" w:rsidRDefault="004164D7"/>
    <w:p w:rsidR="004164D7" w:rsidRDefault="00F3628D">
      <w:pPr>
        <w:numPr>
          <w:ilvl w:val="0"/>
          <w:numId w:val="6"/>
        </w:numPr>
        <w:ind w:hanging="360"/>
      </w:pPr>
      <w:r>
        <w:rPr>
          <w:b/>
        </w:rPr>
        <w:t>Conţinutul lucrării:</w:t>
      </w:r>
      <w:r w:rsidR="00A71602">
        <w:rPr>
          <w:i/>
        </w:rPr>
        <w:t xml:space="preserve"> </w:t>
      </w:r>
      <w:r w:rsidR="00A71602">
        <w:rPr>
          <w:i/>
          <w:color w:val="auto"/>
        </w:rPr>
        <w:t>Pagină de prezentare, Introducere, Obiectivele Proiectului, Studiu Bibliografic, Analiză şi Fundamentare Teoretică,  Proiectare de Detaliu şi Implementare, Testare şi Validare, Manual de Instalare şi Utilizare, Concluzii, Bibliografie</w:t>
      </w:r>
      <w:r>
        <w:rPr>
          <w:i/>
        </w:rPr>
        <w:t>.</w:t>
      </w:r>
    </w:p>
    <w:p w:rsidR="004164D7" w:rsidRDefault="004164D7"/>
    <w:p w:rsidR="004164D7" w:rsidRDefault="00F3628D">
      <w:pPr>
        <w:numPr>
          <w:ilvl w:val="0"/>
          <w:numId w:val="6"/>
        </w:numPr>
        <w:ind w:hanging="360"/>
      </w:pPr>
      <w:r>
        <w:rPr>
          <w:b/>
        </w:rPr>
        <w:t>Locul documentării</w:t>
      </w:r>
      <w:r w:rsidR="00B8772C">
        <w:t xml:space="preserve">: </w:t>
      </w:r>
      <w:r w:rsidR="00B8772C">
        <w:rPr>
          <w:color w:val="auto"/>
        </w:rPr>
        <w:t>Universitatea Tehnică din Cluj-Napoca, Departamentul Calculatoare</w:t>
      </w:r>
    </w:p>
    <w:p w:rsidR="004164D7" w:rsidRDefault="004164D7"/>
    <w:p w:rsidR="004164D7" w:rsidRPr="00222711" w:rsidRDefault="00F3628D">
      <w:pPr>
        <w:numPr>
          <w:ilvl w:val="0"/>
          <w:numId w:val="6"/>
        </w:numPr>
        <w:ind w:hanging="360"/>
      </w:pPr>
      <w:r>
        <w:rPr>
          <w:b/>
        </w:rPr>
        <w:t>Consultanţi</w:t>
      </w:r>
      <w:r>
        <w:t>:</w:t>
      </w:r>
      <w:r w:rsidR="00222711">
        <w:t xml:space="preserve"> </w:t>
      </w:r>
      <w:r w:rsidR="00222711" w:rsidRPr="00222711">
        <w:t>Assist. Prof. Eng. Cosmina IVAN</w:t>
      </w:r>
    </w:p>
    <w:p w:rsidR="004164D7" w:rsidRDefault="004164D7"/>
    <w:p w:rsidR="004164D7" w:rsidRDefault="00F3628D">
      <w:pPr>
        <w:numPr>
          <w:ilvl w:val="0"/>
          <w:numId w:val="6"/>
        </w:numPr>
        <w:ind w:hanging="360"/>
      </w:pPr>
      <w:r>
        <w:rPr>
          <w:b/>
        </w:rPr>
        <w:t xml:space="preserve">Data emiterii temei:  </w:t>
      </w:r>
      <w:r w:rsidR="0046507E">
        <w:rPr>
          <w:color w:val="auto"/>
        </w:rPr>
        <w:t>1 noiembrie 2015</w:t>
      </w:r>
      <w:r>
        <w:rPr>
          <w:b/>
        </w:rPr>
        <w:t xml:space="preserve">   </w:t>
      </w:r>
    </w:p>
    <w:p w:rsidR="004164D7" w:rsidRDefault="004164D7"/>
    <w:p w:rsidR="004164D7" w:rsidRDefault="00F3628D">
      <w:pPr>
        <w:numPr>
          <w:ilvl w:val="0"/>
          <w:numId w:val="6"/>
        </w:numPr>
        <w:ind w:hanging="360"/>
      </w:pPr>
      <w:r>
        <w:rPr>
          <w:b/>
        </w:rPr>
        <w:t>Data predării:</w:t>
      </w:r>
      <w:r>
        <w:t xml:space="preserve">  </w:t>
      </w:r>
      <w:r w:rsidR="00A513DB">
        <w:rPr>
          <w:color w:val="auto"/>
        </w:rPr>
        <w:t>28 Iunie 2016</w:t>
      </w:r>
    </w:p>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4036E0" w:rsidP="004036E0">
            <w:pPr>
              <w:ind w:firstLine="0"/>
            </w:pPr>
            <w:r>
              <w:rPr>
                <w:color w:val="auto"/>
              </w:rPr>
              <w:t>Bene Szabolcs</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t>Coordonator ştiinţific:</w:t>
            </w:r>
          </w:p>
        </w:tc>
        <w:tc>
          <w:tcPr>
            <w:tcW w:w="3651" w:type="dxa"/>
          </w:tcPr>
          <w:p w:rsidR="004164D7" w:rsidRDefault="004036E0" w:rsidP="004036E0">
            <w:pPr>
              <w:ind w:firstLine="10"/>
            </w:pPr>
            <w:r w:rsidRPr="00222711">
              <w:t>Assist. Prof. Eng. Cosmina IVAN</w:t>
            </w:r>
          </w:p>
        </w:tc>
      </w:tr>
    </w:tbl>
    <w:p w:rsidR="004164D7" w:rsidRDefault="004164D7"/>
    <w:p w:rsidR="004164D7" w:rsidRDefault="00F3628D" w:rsidP="004A1B74">
      <w:r>
        <w:tab/>
      </w:r>
      <w:r>
        <w:tab/>
      </w:r>
      <w:r>
        <w:tab/>
      </w: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sidR="008A3A73">
        <w:t>)</w:t>
      </w:r>
      <w:r w:rsidR="00336A23" w:rsidRPr="00336A23">
        <w:rPr>
          <w:color w:val="auto"/>
        </w:rPr>
        <w:t xml:space="preserve"> </w:t>
      </w:r>
      <w:r w:rsidR="00336A23">
        <w:rPr>
          <w:color w:val="auto"/>
        </w:rPr>
        <w:t xml:space="preserve">Szabolcs BENE, legitimat(ă) cu Carte de Identitate  seria KX nr. 721039 </w:t>
      </w:r>
      <w:r w:rsidR="00336A23">
        <w:rPr>
          <w:color w:val="auto"/>
        </w:rPr>
        <w:br/>
        <w:t>CNP 1911225124605, autorul lucrării</w:t>
      </w:r>
      <w:r w:rsidR="00336A23">
        <w:rPr>
          <w:color w:val="auto"/>
        </w:rPr>
        <w:t>,</w:t>
      </w:r>
      <w:r>
        <w:t xml:space="preserve">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EC0C7E" w:rsidRDefault="00EC0C7E" w:rsidP="00EC0C7E"/>
          <w:p w:rsidR="004164D7" w:rsidRDefault="00F3628D" w:rsidP="00EC0C7E">
            <w:r>
              <w:t>Data</w:t>
            </w:r>
            <w:r w:rsidR="00EC0C7E">
              <w:t xml:space="preserve">: </w:t>
            </w:r>
            <w:r w:rsidR="00EC0C7E">
              <w:rPr>
                <w:color w:val="auto"/>
              </w:rPr>
              <w:t>4 iulie 2016</w:t>
            </w:r>
          </w:p>
        </w:tc>
        <w:tc>
          <w:tcPr>
            <w:tcW w:w="1917" w:type="dxa"/>
          </w:tcPr>
          <w:p w:rsidR="004164D7" w:rsidRDefault="004164D7"/>
        </w:tc>
        <w:tc>
          <w:tcPr>
            <w:tcW w:w="3936" w:type="dxa"/>
          </w:tcPr>
          <w:p w:rsidR="00336A23" w:rsidRDefault="00336A23">
            <w:pPr>
              <w:ind w:firstLine="0"/>
              <w:rPr>
                <w:color w:val="auto"/>
              </w:rPr>
            </w:pPr>
          </w:p>
          <w:p w:rsidR="004164D7" w:rsidRDefault="00336A23">
            <w:pPr>
              <w:ind w:firstLine="0"/>
            </w:pPr>
            <w:r>
              <w:rPr>
                <w:color w:val="auto"/>
              </w:rPr>
              <w:t xml:space="preserve">            </w:t>
            </w:r>
            <w:r>
              <w:rPr>
                <w:color w:val="auto"/>
              </w:rPr>
              <w:t>Bene Szabolcs</w:t>
            </w:r>
            <w:r>
              <w:t xml:space="preserve"> </w:t>
            </w:r>
          </w:p>
          <w:p w:rsidR="004164D7" w:rsidRDefault="004164D7" w:rsidP="00336A23">
            <w:pPr>
              <w:ind w:firstLine="0"/>
            </w:pPr>
          </w:p>
        </w:tc>
      </w:tr>
      <w:tr w:rsidR="004164D7">
        <w:tc>
          <w:tcPr>
            <w:tcW w:w="3003" w:type="dxa"/>
          </w:tcPr>
          <w:p w:rsidR="004164D7" w:rsidRDefault="004164D7"/>
        </w:tc>
        <w:tc>
          <w:tcPr>
            <w:tcW w:w="1917" w:type="dxa"/>
          </w:tcPr>
          <w:p w:rsidR="004164D7" w:rsidRDefault="004164D7"/>
        </w:tc>
        <w:tc>
          <w:tcPr>
            <w:tcW w:w="3936" w:type="dxa"/>
          </w:tcPr>
          <w:p w:rsidR="00865EC7" w:rsidRDefault="00865EC7" w:rsidP="00865EC7">
            <w:pPr>
              <w:pStyle w:val="Default"/>
              <w:jc w:val="both"/>
              <w:rPr>
                <w:sz w:val="23"/>
                <w:szCs w:val="23"/>
              </w:rPr>
            </w:pPr>
          </w:p>
          <w:p w:rsidR="00865EC7" w:rsidRPr="00336A23" w:rsidRDefault="00865EC7" w:rsidP="00865EC7">
            <w:pPr>
              <w:pStyle w:val="Default"/>
              <w:rPr>
                <w:sz w:val="23"/>
                <w:szCs w:val="23"/>
                <w:lang w:val="en-US"/>
              </w:rPr>
            </w:pPr>
            <w:r>
              <w:rPr>
                <w:sz w:val="23"/>
                <w:szCs w:val="23"/>
              </w:rPr>
              <w:t xml:space="preserve">             </w:t>
            </w:r>
            <w:r>
              <w:rPr>
                <w:sz w:val="23"/>
                <w:szCs w:val="23"/>
              </w:rPr>
              <w:t>Semnă</w:t>
            </w:r>
            <w:r w:rsidR="00336A23">
              <w:rPr>
                <w:sz w:val="23"/>
                <w:szCs w:val="23"/>
              </w:rPr>
              <w:t>tura</w:t>
            </w:r>
          </w:p>
          <w:p w:rsidR="004164D7" w:rsidRDefault="004164D7"/>
        </w:tc>
      </w:tr>
      <w:tr w:rsidR="00865EC7">
        <w:tc>
          <w:tcPr>
            <w:tcW w:w="3003" w:type="dxa"/>
          </w:tcPr>
          <w:p w:rsidR="00865EC7" w:rsidRDefault="00865EC7"/>
        </w:tc>
        <w:tc>
          <w:tcPr>
            <w:tcW w:w="1917" w:type="dxa"/>
          </w:tcPr>
          <w:p w:rsidR="00865EC7" w:rsidRDefault="00865EC7"/>
        </w:tc>
        <w:tc>
          <w:tcPr>
            <w:tcW w:w="3936" w:type="dxa"/>
          </w:tcPr>
          <w:p w:rsidR="00865EC7" w:rsidRDefault="00865EC7" w:rsidP="00865EC7">
            <w:pPr>
              <w:pStyle w:val="Default"/>
              <w:jc w:val="both"/>
              <w:rPr>
                <w:sz w:val="23"/>
                <w:szCs w:val="23"/>
              </w:rPr>
            </w:pPr>
          </w:p>
        </w:tc>
      </w:tr>
    </w:tbl>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2F14A8" w:rsidRDefault="00C804D2" w:rsidP="003A1FD3">
          <w:pPr>
            <w:pStyle w:val="TOCHeading"/>
            <w:rPr>
              <w:b/>
              <w:color w:val="000000" w:themeColor="text1"/>
            </w:rPr>
          </w:pPr>
          <w:r w:rsidRPr="002F14A8">
            <w:rPr>
              <w:b/>
              <w:color w:val="000000" w:themeColor="text1"/>
            </w:rPr>
            <w:t>Cuprins</w:t>
          </w:r>
        </w:p>
        <w:p w:rsidR="00C804D2" w:rsidRPr="00C804D2" w:rsidRDefault="00C804D2" w:rsidP="003A1FD3">
          <w:pPr>
            <w:rPr>
              <w:lang w:val="en-US" w:eastAsia="en-US"/>
            </w:rPr>
          </w:pPr>
        </w:p>
        <w:p w:rsidR="004861B6" w:rsidRDefault="00C804D2">
          <w:pPr>
            <w:pStyle w:val="TOC1"/>
            <w:rPr>
              <w:rFonts w:asciiTheme="minorHAnsi" w:eastAsiaTheme="minorEastAsia" w:hAnsiTheme="minorHAnsi" w:cstheme="minorBidi"/>
              <w:b w:val="0"/>
              <w:color w:val="auto"/>
              <w:sz w:val="22"/>
              <w:szCs w:val="22"/>
            </w:rPr>
          </w:pPr>
          <w:r>
            <w:rPr>
              <w:noProof w:val="0"/>
            </w:rPr>
            <w:fldChar w:fldCharType="begin"/>
          </w:r>
          <w:r>
            <w:instrText xml:space="preserve"> TOC \o "1-3" \h \z \u </w:instrText>
          </w:r>
          <w:r>
            <w:rPr>
              <w:noProof w:val="0"/>
            </w:rPr>
            <w:fldChar w:fldCharType="separate"/>
          </w:r>
          <w:hyperlink w:anchor="_Toc454222624" w:history="1">
            <w:r w:rsidR="004861B6" w:rsidRPr="004317F2">
              <w:rPr>
                <w:rStyle w:val="Hyperlink"/>
              </w:rPr>
              <w:t>Capitolul 1.</w:t>
            </w:r>
            <w:r w:rsidR="004861B6">
              <w:rPr>
                <w:rFonts w:asciiTheme="minorHAnsi" w:eastAsiaTheme="minorEastAsia" w:hAnsiTheme="minorHAnsi" w:cstheme="minorBidi"/>
                <w:b w:val="0"/>
                <w:color w:val="auto"/>
                <w:sz w:val="22"/>
                <w:szCs w:val="22"/>
              </w:rPr>
              <w:tab/>
            </w:r>
            <w:r w:rsidR="004861B6" w:rsidRPr="004317F2">
              <w:rPr>
                <w:rStyle w:val="Hyperlink"/>
              </w:rPr>
              <w:t>Introducere</w:t>
            </w:r>
            <w:r w:rsidR="004861B6">
              <w:rPr>
                <w:webHidden/>
              </w:rPr>
              <w:tab/>
            </w:r>
            <w:r w:rsidR="004861B6">
              <w:rPr>
                <w:webHidden/>
              </w:rPr>
              <w:fldChar w:fldCharType="begin"/>
            </w:r>
            <w:r w:rsidR="004861B6">
              <w:rPr>
                <w:webHidden/>
              </w:rPr>
              <w:instrText xml:space="preserve"> PAGEREF _Toc454222624 \h </w:instrText>
            </w:r>
            <w:r w:rsidR="004861B6">
              <w:rPr>
                <w:webHidden/>
              </w:rPr>
            </w:r>
            <w:r w:rsidR="004861B6">
              <w:rPr>
                <w:webHidden/>
              </w:rPr>
              <w:fldChar w:fldCharType="separate"/>
            </w:r>
            <w:r w:rsidR="004861B6">
              <w:rPr>
                <w:webHidden/>
              </w:rPr>
              <w:t>7</w:t>
            </w:r>
            <w:r w:rsidR="004861B6">
              <w:rPr>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5" w:history="1">
            <w:r w:rsidRPr="004317F2">
              <w:rPr>
                <w:rStyle w:val="Hyperlink"/>
                <w:noProof/>
              </w:rPr>
              <w:t>1.1.</w:t>
            </w:r>
            <w:r>
              <w:rPr>
                <w:rFonts w:asciiTheme="minorHAnsi" w:eastAsiaTheme="minorEastAsia" w:hAnsiTheme="minorHAnsi" w:cstheme="minorBidi"/>
                <w:noProof/>
                <w:color w:val="auto"/>
                <w:sz w:val="22"/>
                <w:szCs w:val="22"/>
              </w:rPr>
              <w:tab/>
            </w:r>
            <w:r w:rsidRPr="004317F2">
              <w:rPr>
                <w:rStyle w:val="Hyperlink"/>
                <w:noProof/>
              </w:rPr>
              <w:t>Contextul proiectului</w:t>
            </w:r>
            <w:r>
              <w:rPr>
                <w:noProof/>
                <w:webHidden/>
              </w:rPr>
              <w:tab/>
            </w:r>
            <w:r>
              <w:rPr>
                <w:noProof/>
                <w:webHidden/>
              </w:rPr>
              <w:fldChar w:fldCharType="begin"/>
            </w:r>
            <w:r>
              <w:rPr>
                <w:noProof/>
                <w:webHidden/>
              </w:rPr>
              <w:instrText xml:space="preserve"> PAGEREF _Toc454222625 \h </w:instrText>
            </w:r>
            <w:r>
              <w:rPr>
                <w:noProof/>
                <w:webHidden/>
              </w:rPr>
            </w:r>
            <w:r>
              <w:rPr>
                <w:noProof/>
                <w:webHidden/>
              </w:rPr>
              <w:fldChar w:fldCharType="separate"/>
            </w:r>
            <w:r>
              <w:rPr>
                <w:noProof/>
                <w:webHidden/>
              </w:rPr>
              <w:t>7</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6" w:history="1">
            <w:r w:rsidRPr="004317F2">
              <w:rPr>
                <w:rStyle w:val="Hyperlink"/>
                <w:noProof/>
              </w:rPr>
              <w:t>1.2.</w:t>
            </w:r>
            <w:r>
              <w:rPr>
                <w:rFonts w:asciiTheme="minorHAnsi" w:eastAsiaTheme="minorEastAsia" w:hAnsiTheme="minorHAnsi" w:cstheme="minorBidi"/>
                <w:noProof/>
                <w:color w:val="auto"/>
                <w:sz w:val="22"/>
                <w:szCs w:val="22"/>
              </w:rPr>
              <w:tab/>
            </w:r>
            <w:r w:rsidRPr="004317F2">
              <w:rPr>
                <w:rStyle w:val="Hyperlink"/>
                <w:noProof/>
              </w:rPr>
              <w:t>Motivația</w:t>
            </w:r>
            <w:r>
              <w:rPr>
                <w:noProof/>
                <w:webHidden/>
              </w:rPr>
              <w:tab/>
            </w:r>
            <w:r>
              <w:rPr>
                <w:noProof/>
                <w:webHidden/>
              </w:rPr>
              <w:fldChar w:fldCharType="begin"/>
            </w:r>
            <w:r>
              <w:rPr>
                <w:noProof/>
                <w:webHidden/>
              </w:rPr>
              <w:instrText xml:space="preserve"> PAGEREF _Toc454222626 \h </w:instrText>
            </w:r>
            <w:r>
              <w:rPr>
                <w:noProof/>
                <w:webHidden/>
              </w:rPr>
            </w:r>
            <w:r>
              <w:rPr>
                <w:noProof/>
                <w:webHidden/>
              </w:rPr>
              <w:fldChar w:fldCharType="separate"/>
            </w:r>
            <w:r>
              <w:rPr>
                <w:noProof/>
                <w:webHidden/>
              </w:rPr>
              <w:t>7</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7" w:history="1">
            <w:r w:rsidRPr="004317F2">
              <w:rPr>
                <w:rStyle w:val="Hyperlink"/>
                <w:noProof/>
              </w:rPr>
              <w:t>1.3.</w:t>
            </w:r>
            <w:r>
              <w:rPr>
                <w:rFonts w:asciiTheme="minorHAnsi" w:eastAsiaTheme="minorEastAsia" w:hAnsiTheme="minorHAnsi" w:cstheme="minorBidi"/>
                <w:noProof/>
                <w:color w:val="auto"/>
                <w:sz w:val="22"/>
                <w:szCs w:val="22"/>
              </w:rPr>
              <w:tab/>
            </w:r>
            <w:r w:rsidRPr="004317F2">
              <w:rPr>
                <w:rStyle w:val="Hyperlink"/>
                <w:noProof/>
              </w:rPr>
              <w:t>Continutul lucrarii</w:t>
            </w:r>
            <w:r>
              <w:rPr>
                <w:noProof/>
                <w:webHidden/>
              </w:rPr>
              <w:tab/>
            </w:r>
            <w:r>
              <w:rPr>
                <w:noProof/>
                <w:webHidden/>
              </w:rPr>
              <w:fldChar w:fldCharType="begin"/>
            </w:r>
            <w:r>
              <w:rPr>
                <w:noProof/>
                <w:webHidden/>
              </w:rPr>
              <w:instrText xml:space="preserve"> PAGEREF _Toc454222627 \h </w:instrText>
            </w:r>
            <w:r>
              <w:rPr>
                <w:noProof/>
                <w:webHidden/>
              </w:rPr>
            </w:r>
            <w:r>
              <w:rPr>
                <w:noProof/>
                <w:webHidden/>
              </w:rPr>
              <w:fldChar w:fldCharType="separate"/>
            </w:r>
            <w:r>
              <w:rPr>
                <w:noProof/>
                <w:webHidden/>
              </w:rPr>
              <w:t>8</w:t>
            </w:r>
            <w:r>
              <w:rPr>
                <w:noProof/>
                <w:webHidden/>
              </w:rPr>
              <w:fldChar w:fldCharType="end"/>
            </w:r>
          </w:hyperlink>
        </w:p>
        <w:p w:rsidR="004861B6" w:rsidRDefault="004861B6">
          <w:pPr>
            <w:pStyle w:val="TOC1"/>
            <w:rPr>
              <w:rFonts w:asciiTheme="minorHAnsi" w:eastAsiaTheme="minorEastAsia" w:hAnsiTheme="minorHAnsi" w:cstheme="minorBidi"/>
              <w:b w:val="0"/>
              <w:color w:val="auto"/>
              <w:sz w:val="22"/>
              <w:szCs w:val="22"/>
            </w:rPr>
          </w:pPr>
          <w:hyperlink w:anchor="_Toc454222628" w:history="1">
            <w:r w:rsidRPr="004317F2">
              <w:rPr>
                <w:rStyle w:val="Hyperlink"/>
              </w:rPr>
              <w:t>Capitolul 2.</w:t>
            </w:r>
            <w:r>
              <w:rPr>
                <w:rFonts w:asciiTheme="minorHAnsi" w:eastAsiaTheme="minorEastAsia" w:hAnsiTheme="minorHAnsi" w:cstheme="minorBidi"/>
                <w:b w:val="0"/>
                <w:color w:val="auto"/>
                <w:sz w:val="22"/>
                <w:szCs w:val="22"/>
              </w:rPr>
              <w:tab/>
            </w:r>
            <w:r w:rsidRPr="004317F2">
              <w:rPr>
                <w:rStyle w:val="Hyperlink"/>
              </w:rPr>
              <w:t>Obiectivele Proiectului</w:t>
            </w:r>
            <w:r>
              <w:rPr>
                <w:webHidden/>
              </w:rPr>
              <w:tab/>
            </w:r>
            <w:r>
              <w:rPr>
                <w:webHidden/>
              </w:rPr>
              <w:fldChar w:fldCharType="begin"/>
            </w:r>
            <w:r>
              <w:rPr>
                <w:webHidden/>
              </w:rPr>
              <w:instrText xml:space="preserve"> PAGEREF _Toc454222628 \h </w:instrText>
            </w:r>
            <w:r>
              <w:rPr>
                <w:webHidden/>
              </w:rPr>
            </w:r>
            <w:r>
              <w:rPr>
                <w:webHidden/>
              </w:rPr>
              <w:fldChar w:fldCharType="separate"/>
            </w:r>
            <w:r>
              <w:rPr>
                <w:webHidden/>
              </w:rPr>
              <w:t>9</w:t>
            </w:r>
            <w:r>
              <w:rPr>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9" w:history="1">
            <w:r w:rsidRPr="004317F2">
              <w:rPr>
                <w:rStyle w:val="Hyperlink"/>
                <w:noProof/>
              </w:rPr>
              <w:t>2.1.</w:t>
            </w:r>
            <w:r>
              <w:rPr>
                <w:rFonts w:asciiTheme="minorHAnsi" w:eastAsiaTheme="minorEastAsia" w:hAnsiTheme="minorHAnsi" w:cstheme="minorBidi"/>
                <w:noProof/>
                <w:color w:val="auto"/>
                <w:sz w:val="22"/>
                <w:szCs w:val="22"/>
              </w:rPr>
              <w:tab/>
            </w:r>
            <w:r w:rsidRPr="004317F2">
              <w:rPr>
                <w:rStyle w:val="Hyperlink"/>
                <w:noProof/>
              </w:rPr>
              <w:t>Obiectivul principal</w:t>
            </w:r>
            <w:r>
              <w:rPr>
                <w:noProof/>
                <w:webHidden/>
              </w:rPr>
              <w:tab/>
            </w:r>
            <w:r>
              <w:rPr>
                <w:noProof/>
                <w:webHidden/>
              </w:rPr>
              <w:fldChar w:fldCharType="begin"/>
            </w:r>
            <w:r>
              <w:rPr>
                <w:noProof/>
                <w:webHidden/>
              </w:rPr>
              <w:instrText xml:space="preserve"> PAGEREF _Toc454222629 \h </w:instrText>
            </w:r>
            <w:r>
              <w:rPr>
                <w:noProof/>
                <w:webHidden/>
              </w:rPr>
            </w:r>
            <w:r>
              <w:rPr>
                <w:noProof/>
                <w:webHidden/>
              </w:rPr>
              <w:fldChar w:fldCharType="separate"/>
            </w:r>
            <w:r>
              <w:rPr>
                <w:noProof/>
                <w:webHidden/>
              </w:rPr>
              <w:t>9</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0" w:history="1">
            <w:r w:rsidRPr="004317F2">
              <w:rPr>
                <w:rStyle w:val="Hyperlink"/>
                <w:noProof/>
              </w:rPr>
              <w:t>2.2.</w:t>
            </w:r>
            <w:r>
              <w:rPr>
                <w:rFonts w:asciiTheme="minorHAnsi" w:eastAsiaTheme="minorEastAsia" w:hAnsiTheme="minorHAnsi" w:cstheme="minorBidi"/>
                <w:noProof/>
                <w:color w:val="auto"/>
                <w:sz w:val="22"/>
                <w:szCs w:val="22"/>
              </w:rPr>
              <w:tab/>
            </w:r>
            <w:r w:rsidRPr="004317F2">
              <w:rPr>
                <w:rStyle w:val="Hyperlink"/>
                <w:noProof/>
              </w:rPr>
              <w:t>Obiective secundare</w:t>
            </w:r>
            <w:r>
              <w:rPr>
                <w:noProof/>
                <w:webHidden/>
              </w:rPr>
              <w:tab/>
            </w:r>
            <w:r>
              <w:rPr>
                <w:noProof/>
                <w:webHidden/>
              </w:rPr>
              <w:fldChar w:fldCharType="begin"/>
            </w:r>
            <w:r>
              <w:rPr>
                <w:noProof/>
                <w:webHidden/>
              </w:rPr>
              <w:instrText xml:space="preserve"> PAGEREF _Toc454222630 \h </w:instrText>
            </w:r>
            <w:r>
              <w:rPr>
                <w:noProof/>
                <w:webHidden/>
              </w:rPr>
            </w:r>
            <w:r>
              <w:rPr>
                <w:noProof/>
                <w:webHidden/>
              </w:rPr>
              <w:fldChar w:fldCharType="separate"/>
            </w:r>
            <w:r>
              <w:rPr>
                <w:noProof/>
                <w:webHidden/>
              </w:rPr>
              <w:t>9</w:t>
            </w:r>
            <w:r>
              <w:rPr>
                <w:noProof/>
                <w:webHidden/>
              </w:rPr>
              <w:fldChar w:fldCharType="end"/>
            </w:r>
          </w:hyperlink>
        </w:p>
        <w:p w:rsidR="004861B6" w:rsidRDefault="004861B6">
          <w:pPr>
            <w:pStyle w:val="TOC1"/>
            <w:rPr>
              <w:rFonts w:asciiTheme="minorHAnsi" w:eastAsiaTheme="minorEastAsia" w:hAnsiTheme="minorHAnsi" w:cstheme="minorBidi"/>
              <w:b w:val="0"/>
              <w:color w:val="auto"/>
              <w:sz w:val="22"/>
              <w:szCs w:val="22"/>
            </w:rPr>
          </w:pPr>
          <w:hyperlink w:anchor="_Toc454222631" w:history="1">
            <w:r w:rsidRPr="004317F2">
              <w:rPr>
                <w:rStyle w:val="Hyperlink"/>
              </w:rPr>
              <w:t>Capitolul 3.</w:t>
            </w:r>
            <w:r>
              <w:rPr>
                <w:rFonts w:asciiTheme="minorHAnsi" w:eastAsiaTheme="minorEastAsia" w:hAnsiTheme="minorHAnsi" w:cstheme="minorBidi"/>
                <w:b w:val="0"/>
                <w:color w:val="auto"/>
                <w:sz w:val="22"/>
                <w:szCs w:val="22"/>
              </w:rPr>
              <w:tab/>
            </w:r>
            <w:r w:rsidRPr="004317F2">
              <w:rPr>
                <w:rStyle w:val="Hyperlink"/>
              </w:rPr>
              <w:t>Studiu Bibliografic</w:t>
            </w:r>
            <w:r>
              <w:rPr>
                <w:webHidden/>
              </w:rPr>
              <w:tab/>
            </w:r>
            <w:r>
              <w:rPr>
                <w:webHidden/>
              </w:rPr>
              <w:fldChar w:fldCharType="begin"/>
            </w:r>
            <w:r>
              <w:rPr>
                <w:webHidden/>
              </w:rPr>
              <w:instrText xml:space="preserve"> PAGEREF _Toc454222631 \h </w:instrText>
            </w:r>
            <w:r>
              <w:rPr>
                <w:webHidden/>
              </w:rPr>
            </w:r>
            <w:r>
              <w:rPr>
                <w:webHidden/>
              </w:rPr>
              <w:fldChar w:fldCharType="separate"/>
            </w:r>
            <w:r>
              <w:rPr>
                <w:webHidden/>
              </w:rPr>
              <w:t>11</w:t>
            </w:r>
            <w:r>
              <w:rPr>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2" w:history="1">
            <w:r w:rsidRPr="004317F2">
              <w:rPr>
                <w:rStyle w:val="Hyperlink"/>
                <w:noProof/>
              </w:rPr>
              <w:t>3.1.</w:t>
            </w:r>
            <w:r>
              <w:rPr>
                <w:rFonts w:asciiTheme="minorHAnsi" w:eastAsiaTheme="minorEastAsia" w:hAnsiTheme="minorHAnsi" w:cstheme="minorBidi"/>
                <w:noProof/>
                <w:color w:val="auto"/>
                <w:sz w:val="22"/>
                <w:szCs w:val="22"/>
              </w:rPr>
              <w:tab/>
            </w:r>
            <w:r w:rsidRPr="004317F2">
              <w:rPr>
                <w:rStyle w:val="Hyperlink"/>
                <w:noProof/>
              </w:rPr>
              <w:t>Dezvoltarea aplicatiilor web</w:t>
            </w:r>
            <w:r>
              <w:rPr>
                <w:noProof/>
                <w:webHidden/>
              </w:rPr>
              <w:tab/>
            </w:r>
            <w:r>
              <w:rPr>
                <w:noProof/>
                <w:webHidden/>
              </w:rPr>
              <w:fldChar w:fldCharType="begin"/>
            </w:r>
            <w:r>
              <w:rPr>
                <w:noProof/>
                <w:webHidden/>
              </w:rPr>
              <w:instrText xml:space="preserve"> PAGEREF _Toc454222632 \h </w:instrText>
            </w:r>
            <w:r>
              <w:rPr>
                <w:noProof/>
                <w:webHidden/>
              </w:rPr>
            </w:r>
            <w:r>
              <w:rPr>
                <w:noProof/>
                <w:webHidden/>
              </w:rPr>
              <w:fldChar w:fldCharType="separate"/>
            </w:r>
            <w:r>
              <w:rPr>
                <w:noProof/>
                <w:webHidden/>
              </w:rPr>
              <w:t>11</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3" w:history="1">
            <w:r w:rsidRPr="004317F2">
              <w:rPr>
                <w:rStyle w:val="Hyperlink"/>
                <w:noProof/>
              </w:rPr>
              <w:t>3.2.</w:t>
            </w:r>
            <w:r>
              <w:rPr>
                <w:rFonts w:asciiTheme="minorHAnsi" w:eastAsiaTheme="minorEastAsia" w:hAnsiTheme="minorHAnsi" w:cstheme="minorBidi"/>
                <w:noProof/>
                <w:color w:val="auto"/>
                <w:sz w:val="22"/>
                <w:szCs w:val="22"/>
              </w:rPr>
              <w:tab/>
            </w:r>
            <w:r w:rsidRPr="004317F2">
              <w:rPr>
                <w:rStyle w:val="Hyperlink"/>
                <w:noProof/>
              </w:rPr>
              <w:t>Comunicare in timp real</w:t>
            </w:r>
            <w:r>
              <w:rPr>
                <w:noProof/>
                <w:webHidden/>
              </w:rPr>
              <w:tab/>
            </w:r>
            <w:r>
              <w:rPr>
                <w:noProof/>
                <w:webHidden/>
              </w:rPr>
              <w:fldChar w:fldCharType="begin"/>
            </w:r>
            <w:r>
              <w:rPr>
                <w:noProof/>
                <w:webHidden/>
              </w:rPr>
              <w:instrText xml:space="preserve"> PAGEREF _Toc454222633 \h </w:instrText>
            </w:r>
            <w:r>
              <w:rPr>
                <w:noProof/>
                <w:webHidden/>
              </w:rPr>
            </w:r>
            <w:r>
              <w:rPr>
                <w:noProof/>
                <w:webHidden/>
              </w:rPr>
              <w:fldChar w:fldCharType="separate"/>
            </w:r>
            <w:r>
              <w:rPr>
                <w:noProof/>
                <w:webHidden/>
              </w:rPr>
              <w:t>11</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4" w:history="1">
            <w:r w:rsidRPr="004317F2">
              <w:rPr>
                <w:rStyle w:val="Hyperlink"/>
                <w:noProof/>
              </w:rPr>
              <w:t>3.3.</w:t>
            </w:r>
            <w:r>
              <w:rPr>
                <w:rFonts w:asciiTheme="minorHAnsi" w:eastAsiaTheme="minorEastAsia" w:hAnsiTheme="minorHAnsi" w:cstheme="minorBidi"/>
                <w:noProof/>
                <w:color w:val="auto"/>
                <w:sz w:val="22"/>
                <w:szCs w:val="22"/>
              </w:rPr>
              <w:tab/>
            </w:r>
            <w:r w:rsidRPr="004317F2">
              <w:rPr>
                <w:rStyle w:val="Hyperlink"/>
                <w:noProof/>
              </w:rPr>
              <w:t>WebRTC</w:t>
            </w:r>
            <w:r>
              <w:rPr>
                <w:noProof/>
                <w:webHidden/>
              </w:rPr>
              <w:tab/>
            </w:r>
            <w:r>
              <w:rPr>
                <w:noProof/>
                <w:webHidden/>
              </w:rPr>
              <w:fldChar w:fldCharType="begin"/>
            </w:r>
            <w:r>
              <w:rPr>
                <w:noProof/>
                <w:webHidden/>
              </w:rPr>
              <w:instrText xml:space="preserve"> PAGEREF _Toc454222634 \h </w:instrText>
            </w:r>
            <w:r>
              <w:rPr>
                <w:noProof/>
                <w:webHidden/>
              </w:rPr>
            </w:r>
            <w:r>
              <w:rPr>
                <w:noProof/>
                <w:webHidden/>
              </w:rPr>
              <w:fldChar w:fldCharType="separate"/>
            </w:r>
            <w:r>
              <w:rPr>
                <w:noProof/>
                <w:webHidden/>
              </w:rPr>
              <w:t>13</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35" w:history="1">
            <w:r w:rsidRPr="004317F2">
              <w:rPr>
                <w:rStyle w:val="Hyperlink"/>
                <w:noProof/>
              </w:rPr>
              <w:t>3.3.1.</w:t>
            </w:r>
            <w:r>
              <w:rPr>
                <w:rFonts w:asciiTheme="minorHAnsi" w:eastAsiaTheme="minorEastAsia" w:hAnsiTheme="minorHAnsi" w:cstheme="minorBidi"/>
                <w:noProof/>
                <w:color w:val="auto"/>
                <w:sz w:val="22"/>
                <w:szCs w:val="22"/>
              </w:rPr>
              <w:tab/>
            </w:r>
            <w:r w:rsidRPr="004317F2">
              <w:rPr>
                <w:rStyle w:val="Hyperlink"/>
                <w:noProof/>
              </w:rPr>
              <w:t>Arhitectura WebRTC</w:t>
            </w:r>
            <w:r>
              <w:rPr>
                <w:noProof/>
                <w:webHidden/>
              </w:rPr>
              <w:tab/>
            </w:r>
            <w:r>
              <w:rPr>
                <w:noProof/>
                <w:webHidden/>
              </w:rPr>
              <w:fldChar w:fldCharType="begin"/>
            </w:r>
            <w:r>
              <w:rPr>
                <w:noProof/>
                <w:webHidden/>
              </w:rPr>
              <w:instrText xml:space="preserve"> PAGEREF _Toc454222635 \h </w:instrText>
            </w:r>
            <w:r>
              <w:rPr>
                <w:noProof/>
                <w:webHidden/>
              </w:rPr>
            </w:r>
            <w:r>
              <w:rPr>
                <w:noProof/>
                <w:webHidden/>
              </w:rPr>
              <w:fldChar w:fldCharType="separate"/>
            </w:r>
            <w:r>
              <w:rPr>
                <w:noProof/>
                <w:webHidden/>
              </w:rPr>
              <w:t>13</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36" w:history="1">
            <w:r w:rsidRPr="004317F2">
              <w:rPr>
                <w:rStyle w:val="Hyperlink"/>
                <w:noProof/>
              </w:rPr>
              <w:t>3.3.2.</w:t>
            </w:r>
            <w:r>
              <w:rPr>
                <w:rFonts w:asciiTheme="minorHAnsi" w:eastAsiaTheme="minorEastAsia" w:hAnsiTheme="minorHAnsi" w:cstheme="minorBidi"/>
                <w:noProof/>
                <w:color w:val="auto"/>
                <w:sz w:val="22"/>
                <w:szCs w:val="22"/>
              </w:rPr>
              <w:tab/>
            </w:r>
            <w:r w:rsidRPr="004317F2">
              <w:rPr>
                <w:rStyle w:val="Hyperlink"/>
                <w:noProof/>
              </w:rPr>
              <w:t>Media Path</w:t>
            </w:r>
            <w:r>
              <w:rPr>
                <w:noProof/>
                <w:webHidden/>
              </w:rPr>
              <w:tab/>
            </w:r>
            <w:r>
              <w:rPr>
                <w:noProof/>
                <w:webHidden/>
              </w:rPr>
              <w:fldChar w:fldCharType="begin"/>
            </w:r>
            <w:r>
              <w:rPr>
                <w:noProof/>
                <w:webHidden/>
              </w:rPr>
              <w:instrText xml:space="preserve"> PAGEREF _Toc454222636 \h </w:instrText>
            </w:r>
            <w:r>
              <w:rPr>
                <w:noProof/>
                <w:webHidden/>
              </w:rPr>
            </w:r>
            <w:r>
              <w:rPr>
                <w:noProof/>
                <w:webHidden/>
              </w:rPr>
              <w:fldChar w:fldCharType="separate"/>
            </w:r>
            <w:r>
              <w:rPr>
                <w:noProof/>
                <w:webHidden/>
              </w:rPr>
              <w:t>15</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7" w:history="1">
            <w:r w:rsidRPr="004317F2">
              <w:rPr>
                <w:rStyle w:val="Hyperlink"/>
                <w:noProof/>
              </w:rPr>
              <w:t>3.4.</w:t>
            </w:r>
            <w:r>
              <w:rPr>
                <w:rFonts w:asciiTheme="minorHAnsi" w:eastAsiaTheme="minorEastAsia" w:hAnsiTheme="minorHAnsi" w:cstheme="minorBidi"/>
                <w:noProof/>
                <w:color w:val="auto"/>
                <w:sz w:val="22"/>
                <w:szCs w:val="22"/>
              </w:rPr>
              <w:tab/>
            </w:r>
            <w:r w:rsidRPr="004317F2">
              <w:rPr>
                <w:rStyle w:val="Hyperlink"/>
                <w:noProof/>
              </w:rPr>
              <w:t>WebRTC vs WebSockets</w:t>
            </w:r>
            <w:r>
              <w:rPr>
                <w:noProof/>
                <w:webHidden/>
              </w:rPr>
              <w:tab/>
            </w:r>
            <w:r>
              <w:rPr>
                <w:noProof/>
                <w:webHidden/>
              </w:rPr>
              <w:fldChar w:fldCharType="begin"/>
            </w:r>
            <w:r>
              <w:rPr>
                <w:noProof/>
                <w:webHidden/>
              </w:rPr>
              <w:instrText xml:space="preserve"> PAGEREF _Toc454222637 \h </w:instrText>
            </w:r>
            <w:r>
              <w:rPr>
                <w:noProof/>
                <w:webHidden/>
              </w:rPr>
            </w:r>
            <w:r>
              <w:rPr>
                <w:noProof/>
                <w:webHidden/>
              </w:rPr>
              <w:fldChar w:fldCharType="separate"/>
            </w:r>
            <w:r>
              <w:rPr>
                <w:noProof/>
                <w:webHidden/>
              </w:rPr>
              <w:t>16</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8" w:history="1">
            <w:r w:rsidRPr="004317F2">
              <w:rPr>
                <w:rStyle w:val="Hyperlink"/>
                <w:noProof/>
              </w:rPr>
              <w:t>3.5.</w:t>
            </w:r>
            <w:r>
              <w:rPr>
                <w:rFonts w:asciiTheme="minorHAnsi" w:eastAsiaTheme="minorEastAsia" w:hAnsiTheme="minorHAnsi" w:cstheme="minorBidi"/>
                <w:noProof/>
                <w:color w:val="auto"/>
                <w:sz w:val="22"/>
                <w:szCs w:val="22"/>
              </w:rPr>
              <w:tab/>
            </w:r>
            <w:r w:rsidRPr="004317F2">
              <w:rPr>
                <w:rStyle w:val="Hyperlink"/>
                <w:noProof/>
              </w:rPr>
              <w:t>WebRTC API</w:t>
            </w:r>
            <w:r>
              <w:rPr>
                <w:noProof/>
                <w:webHidden/>
              </w:rPr>
              <w:tab/>
            </w:r>
            <w:r>
              <w:rPr>
                <w:noProof/>
                <w:webHidden/>
              </w:rPr>
              <w:fldChar w:fldCharType="begin"/>
            </w:r>
            <w:r>
              <w:rPr>
                <w:noProof/>
                <w:webHidden/>
              </w:rPr>
              <w:instrText xml:space="preserve"> PAGEREF _Toc454222638 \h </w:instrText>
            </w:r>
            <w:r>
              <w:rPr>
                <w:noProof/>
                <w:webHidden/>
              </w:rPr>
            </w:r>
            <w:r>
              <w:rPr>
                <w:noProof/>
                <w:webHidden/>
              </w:rPr>
              <w:fldChar w:fldCharType="separate"/>
            </w:r>
            <w:r>
              <w:rPr>
                <w:noProof/>
                <w:webHidden/>
              </w:rPr>
              <w:t>18</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39" w:history="1">
            <w:r w:rsidRPr="004317F2">
              <w:rPr>
                <w:rStyle w:val="Hyperlink"/>
                <w:noProof/>
              </w:rPr>
              <w:t>3.5.1.</w:t>
            </w:r>
            <w:r>
              <w:rPr>
                <w:rFonts w:asciiTheme="minorHAnsi" w:eastAsiaTheme="minorEastAsia" w:hAnsiTheme="minorHAnsi" w:cstheme="minorBidi"/>
                <w:noProof/>
                <w:color w:val="auto"/>
                <w:sz w:val="22"/>
                <w:szCs w:val="22"/>
              </w:rPr>
              <w:tab/>
            </w:r>
            <w:r w:rsidRPr="004317F2">
              <w:rPr>
                <w:rStyle w:val="Hyperlink"/>
                <w:noProof/>
              </w:rPr>
              <w:t>Negocierea informatiilor de reţea</w:t>
            </w:r>
            <w:r>
              <w:rPr>
                <w:noProof/>
                <w:webHidden/>
              </w:rPr>
              <w:tab/>
            </w:r>
            <w:r>
              <w:rPr>
                <w:noProof/>
                <w:webHidden/>
              </w:rPr>
              <w:fldChar w:fldCharType="begin"/>
            </w:r>
            <w:r>
              <w:rPr>
                <w:noProof/>
                <w:webHidden/>
              </w:rPr>
              <w:instrText xml:space="preserve"> PAGEREF _Toc454222639 \h </w:instrText>
            </w:r>
            <w:r>
              <w:rPr>
                <w:noProof/>
                <w:webHidden/>
              </w:rPr>
            </w:r>
            <w:r>
              <w:rPr>
                <w:noProof/>
                <w:webHidden/>
              </w:rPr>
              <w:fldChar w:fldCharType="separate"/>
            </w:r>
            <w:r>
              <w:rPr>
                <w:noProof/>
                <w:webHidden/>
              </w:rPr>
              <w:t>19</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0" w:history="1">
            <w:r w:rsidRPr="004317F2">
              <w:rPr>
                <w:rStyle w:val="Hyperlink"/>
                <w:noProof/>
              </w:rPr>
              <w:t>3.5.2.</w:t>
            </w:r>
            <w:r>
              <w:rPr>
                <w:rFonts w:asciiTheme="minorHAnsi" w:eastAsiaTheme="minorEastAsia" w:hAnsiTheme="minorHAnsi" w:cstheme="minorBidi"/>
                <w:noProof/>
                <w:color w:val="auto"/>
                <w:sz w:val="22"/>
                <w:szCs w:val="22"/>
              </w:rPr>
              <w:tab/>
            </w:r>
            <w:r w:rsidRPr="004317F2">
              <w:rPr>
                <w:rStyle w:val="Hyperlink"/>
                <w:noProof/>
              </w:rPr>
              <w:t>Stream API</w:t>
            </w:r>
            <w:r>
              <w:rPr>
                <w:noProof/>
                <w:webHidden/>
              </w:rPr>
              <w:tab/>
            </w:r>
            <w:r>
              <w:rPr>
                <w:noProof/>
                <w:webHidden/>
              </w:rPr>
              <w:fldChar w:fldCharType="begin"/>
            </w:r>
            <w:r>
              <w:rPr>
                <w:noProof/>
                <w:webHidden/>
              </w:rPr>
              <w:instrText xml:space="preserve"> PAGEREF _Toc454222640 \h </w:instrText>
            </w:r>
            <w:r>
              <w:rPr>
                <w:noProof/>
                <w:webHidden/>
              </w:rPr>
            </w:r>
            <w:r>
              <w:rPr>
                <w:noProof/>
                <w:webHidden/>
              </w:rPr>
              <w:fldChar w:fldCharType="separate"/>
            </w:r>
            <w:r>
              <w:rPr>
                <w:noProof/>
                <w:webHidden/>
              </w:rPr>
              <w:t>23</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1" w:history="1">
            <w:r w:rsidRPr="004317F2">
              <w:rPr>
                <w:rStyle w:val="Hyperlink"/>
                <w:noProof/>
              </w:rPr>
              <w:t>3.5.3.</w:t>
            </w:r>
            <w:r>
              <w:rPr>
                <w:rFonts w:asciiTheme="minorHAnsi" w:eastAsiaTheme="minorEastAsia" w:hAnsiTheme="minorHAnsi" w:cstheme="minorBidi"/>
                <w:noProof/>
                <w:color w:val="auto"/>
                <w:sz w:val="22"/>
                <w:szCs w:val="22"/>
              </w:rPr>
              <w:tab/>
            </w:r>
            <w:r w:rsidRPr="004317F2">
              <w:rPr>
                <w:rStyle w:val="Hyperlink"/>
                <w:noProof/>
              </w:rPr>
              <w:t>PeerConnection API</w:t>
            </w:r>
            <w:r>
              <w:rPr>
                <w:noProof/>
                <w:webHidden/>
              </w:rPr>
              <w:tab/>
            </w:r>
            <w:r>
              <w:rPr>
                <w:noProof/>
                <w:webHidden/>
              </w:rPr>
              <w:fldChar w:fldCharType="begin"/>
            </w:r>
            <w:r>
              <w:rPr>
                <w:noProof/>
                <w:webHidden/>
              </w:rPr>
              <w:instrText xml:space="preserve"> PAGEREF _Toc454222641 \h </w:instrText>
            </w:r>
            <w:r>
              <w:rPr>
                <w:noProof/>
                <w:webHidden/>
              </w:rPr>
            </w:r>
            <w:r>
              <w:rPr>
                <w:noProof/>
                <w:webHidden/>
              </w:rPr>
              <w:fldChar w:fldCharType="separate"/>
            </w:r>
            <w:r>
              <w:rPr>
                <w:noProof/>
                <w:webHidden/>
              </w:rPr>
              <w:t>24</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2" w:history="1">
            <w:r w:rsidRPr="004317F2">
              <w:rPr>
                <w:rStyle w:val="Hyperlink"/>
                <w:noProof/>
              </w:rPr>
              <w:t>3.5.4.</w:t>
            </w:r>
            <w:r>
              <w:rPr>
                <w:rFonts w:asciiTheme="minorHAnsi" w:eastAsiaTheme="minorEastAsia" w:hAnsiTheme="minorHAnsi" w:cstheme="minorBidi"/>
                <w:noProof/>
                <w:color w:val="auto"/>
                <w:sz w:val="22"/>
                <w:szCs w:val="22"/>
              </w:rPr>
              <w:tab/>
            </w:r>
            <w:r w:rsidRPr="004317F2">
              <w:rPr>
                <w:rStyle w:val="Hyperlink"/>
                <w:noProof/>
              </w:rPr>
              <w:t>Data Channel API</w:t>
            </w:r>
            <w:r>
              <w:rPr>
                <w:noProof/>
                <w:webHidden/>
              </w:rPr>
              <w:tab/>
            </w:r>
            <w:r>
              <w:rPr>
                <w:noProof/>
                <w:webHidden/>
              </w:rPr>
              <w:fldChar w:fldCharType="begin"/>
            </w:r>
            <w:r>
              <w:rPr>
                <w:noProof/>
                <w:webHidden/>
              </w:rPr>
              <w:instrText xml:space="preserve"> PAGEREF _Toc454222642 \h </w:instrText>
            </w:r>
            <w:r>
              <w:rPr>
                <w:noProof/>
                <w:webHidden/>
              </w:rPr>
            </w:r>
            <w:r>
              <w:rPr>
                <w:noProof/>
                <w:webHidden/>
              </w:rPr>
              <w:fldChar w:fldCharType="separate"/>
            </w:r>
            <w:r>
              <w:rPr>
                <w:noProof/>
                <w:webHidden/>
              </w:rPr>
              <w:t>24</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43" w:history="1">
            <w:r w:rsidRPr="004317F2">
              <w:rPr>
                <w:rStyle w:val="Hyperlink"/>
                <w:noProof/>
              </w:rPr>
              <w:t>3.6.</w:t>
            </w:r>
            <w:r>
              <w:rPr>
                <w:rFonts w:asciiTheme="minorHAnsi" w:eastAsiaTheme="minorEastAsia" w:hAnsiTheme="minorHAnsi" w:cstheme="minorBidi"/>
                <w:noProof/>
                <w:color w:val="auto"/>
                <w:sz w:val="22"/>
                <w:szCs w:val="22"/>
              </w:rPr>
              <w:tab/>
            </w:r>
            <w:r w:rsidRPr="004317F2">
              <w:rPr>
                <w:rStyle w:val="Hyperlink"/>
                <w:noProof/>
              </w:rPr>
              <w:t>Sisteme similare</w:t>
            </w:r>
            <w:r>
              <w:rPr>
                <w:noProof/>
                <w:webHidden/>
              </w:rPr>
              <w:tab/>
            </w:r>
            <w:r>
              <w:rPr>
                <w:noProof/>
                <w:webHidden/>
              </w:rPr>
              <w:fldChar w:fldCharType="begin"/>
            </w:r>
            <w:r>
              <w:rPr>
                <w:noProof/>
                <w:webHidden/>
              </w:rPr>
              <w:instrText xml:space="preserve"> PAGEREF _Toc454222643 \h </w:instrText>
            </w:r>
            <w:r>
              <w:rPr>
                <w:noProof/>
                <w:webHidden/>
              </w:rPr>
            </w:r>
            <w:r>
              <w:rPr>
                <w:noProof/>
                <w:webHidden/>
              </w:rPr>
              <w:fldChar w:fldCharType="separate"/>
            </w:r>
            <w:r>
              <w:rPr>
                <w:noProof/>
                <w:webHidden/>
              </w:rPr>
              <w:t>25</w:t>
            </w:r>
            <w:r>
              <w:rPr>
                <w:noProof/>
                <w:webHidden/>
              </w:rPr>
              <w:fldChar w:fldCharType="end"/>
            </w:r>
          </w:hyperlink>
        </w:p>
        <w:p w:rsidR="004861B6" w:rsidRDefault="004861B6">
          <w:pPr>
            <w:pStyle w:val="TOC1"/>
            <w:rPr>
              <w:rFonts w:asciiTheme="minorHAnsi" w:eastAsiaTheme="minorEastAsia" w:hAnsiTheme="minorHAnsi" w:cstheme="minorBidi"/>
              <w:b w:val="0"/>
              <w:color w:val="auto"/>
              <w:sz w:val="22"/>
              <w:szCs w:val="22"/>
            </w:rPr>
          </w:pPr>
          <w:hyperlink w:anchor="_Toc454222644" w:history="1">
            <w:r w:rsidRPr="004317F2">
              <w:rPr>
                <w:rStyle w:val="Hyperlink"/>
              </w:rPr>
              <w:t>Capitolul 4.</w:t>
            </w:r>
            <w:r>
              <w:rPr>
                <w:rFonts w:asciiTheme="minorHAnsi" w:eastAsiaTheme="minorEastAsia" w:hAnsiTheme="minorHAnsi" w:cstheme="minorBidi"/>
                <w:b w:val="0"/>
                <w:color w:val="auto"/>
                <w:sz w:val="22"/>
                <w:szCs w:val="22"/>
              </w:rPr>
              <w:tab/>
            </w:r>
            <w:r w:rsidRPr="004317F2">
              <w:rPr>
                <w:rStyle w:val="Hyperlink"/>
              </w:rPr>
              <w:t>Analiză și Fundamentare Teoretică</w:t>
            </w:r>
            <w:r>
              <w:rPr>
                <w:webHidden/>
              </w:rPr>
              <w:tab/>
            </w:r>
            <w:r>
              <w:rPr>
                <w:webHidden/>
              </w:rPr>
              <w:fldChar w:fldCharType="begin"/>
            </w:r>
            <w:r>
              <w:rPr>
                <w:webHidden/>
              </w:rPr>
              <w:instrText xml:space="preserve"> PAGEREF _Toc454222644 \h </w:instrText>
            </w:r>
            <w:r>
              <w:rPr>
                <w:webHidden/>
              </w:rPr>
            </w:r>
            <w:r>
              <w:rPr>
                <w:webHidden/>
              </w:rPr>
              <w:fldChar w:fldCharType="separate"/>
            </w:r>
            <w:r>
              <w:rPr>
                <w:webHidden/>
              </w:rPr>
              <w:t>28</w:t>
            </w:r>
            <w:r>
              <w:rPr>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45" w:history="1">
            <w:r w:rsidRPr="004317F2">
              <w:rPr>
                <w:rStyle w:val="Hyperlink"/>
                <w:noProof/>
              </w:rPr>
              <w:t>4.1.</w:t>
            </w:r>
            <w:r>
              <w:rPr>
                <w:rFonts w:asciiTheme="minorHAnsi" w:eastAsiaTheme="minorEastAsia" w:hAnsiTheme="minorHAnsi" w:cstheme="minorBidi"/>
                <w:noProof/>
                <w:color w:val="auto"/>
                <w:sz w:val="22"/>
                <w:szCs w:val="22"/>
              </w:rPr>
              <w:tab/>
            </w:r>
            <w:r w:rsidRPr="004317F2">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_Toc454222645 \h </w:instrText>
            </w:r>
            <w:r>
              <w:rPr>
                <w:noProof/>
                <w:webHidden/>
              </w:rPr>
            </w:r>
            <w:r>
              <w:rPr>
                <w:noProof/>
                <w:webHidden/>
              </w:rPr>
              <w:fldChar w:fldCharType="separate"/>
            </w:r>
            <w:r>
              <w:rPr>
                <w:noProof/>
                <w:webHidden/>
              </w:rPr>
              <w:t>28</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6" w:history="1">
            <w:r w:rsidRPr="004317F2">
              <w:rPr>
                <w:rStyle w:val="Hyperlink"/>
                <w:noProof/>
              </w:rPr>
              <w:t>4.1.1.</w:t>
            </w:r>
            <w:r>
              <w:rPr>
                <w:rFonts w:asciiTheme="minorHAnsi" w:eastAsiaTheme="minorEastAsia" w:hAnsiTheme="minorHAnsi" w:cstheme="minorBidi"/>
                <w:noProof/>
                <w:color w:val="auto"/>
                <w:sz w:val="22"/>
                <w:szCs w:val="22"/>
              </w:rPr>
              <w:tab/>
            </w:r>
            <w:r w:rsidRPr="004317F2">
              <w:rPr>
                <w:rStyle w:val="Hyperlink"/>
                <w:noProof/>
              </w:rPr>
              <w:t>PHP</w:t>
            </w:r>
            <w:r>
              <w:rPr>
                <w:noProof/>
                <w:webHidden/>
              </w:rPr>
              <w:tab/>
            </w:r>
            <w:r>
              <w:rPr>
                <w:noProof/>
                <w:webHidden/>
              </w:rPr>
              <w:fldChar w:fldCharType="begin"/>
            </w:r>
            <w:r>
              <w:rPr>
                <w:noProof/>
                <w:webHidden/>
              </w:rPr>
              <w:instrText xml:space="preserve"> PAGEREF _Toc454222646 \h </w:instrText>
            </w:r>
            <w:r>
              <w:rPr>
                <w:noProof/>
                <w:webHidden/>
              </w:rPr>
            </w:r>
            <w:r>
              <w:rPr>
                <w:noProof/>
                <w:webHidden/>
              </w:rPr>
              <w:fldChar w:fldCharType="separate"/>
            </w:r>
            <w:r>
              <w:rPr>
                <w:noProof/>
                <w:webHidden/>
              </w:rPr>
              <w:t>28</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7" w:history="1">
            <w:r w:rsidRPr="004317F2">
              <w:rPr>
                <w:rStyle w:val="Hyperlink"/>
                <w:noProof/>
              </w:rPr>
              <w:t>4.1.2.</w:t>
            </w:r>
            <w:r>
              <w:rPr>
                <w:rFonts w:asciiTheme="minorHAnsi" w:eastAsiaTheme="minorEastAsia" w:hAnsiTheme="minorHAnsi" w:cstheme="minorBidi"/>
                <w:noProof/>
                <w:color w:val="auto"/>
                <w:sz w:val="22"/>
                <w:szCs w:val="22"/>
              </w:rPr>
              <w:tab/>
            </w:r>
            <w:r w:rsidRPr="004317F2">
              <w:rPr>
                <w:rStyle w:val="Hyperlink"/>
                <w:noProof/>
              </w:rPr>
              <w:t>JavaScript</w:t>
            </w:r>
            <w:r>
              <w:rPr>
                <w:noProof/>
                <w:webHidden/>
              </w:rPr>
              <w:tab/>
            </w:r>
            <w:r>
              <w:rPr>
                <w:noProof/>
                <w:webHidden/>
              </w:rPr>
              <w:fldChar w:fldCharType="begin"/>
            </w:r>
            <w:r>
              <w:rPr>
                <w:noProof/>
                <w:webHidden/>
              </w:rPr>
              <w:instrText xml:space="preserve"> PAGEREF _Toc454222647 \h </w:instrText>
            </w:r>
            <w:r>
              <w:rPr>
                <w:noProof/>
                <w:webHidden/>
              </w:rPr>
            </w:r>
            <w:r>
              <w:rPr>
                <w:noProof/>
                <w:webHidden/>
              </w:rPr>
              <w:fldChar w:fldCharType="separate"/>
            </w:r>
            <w:r>
              <w:rPr>
                <w:noProof/>
                <w:webHidden/>
              </w:rPr>
              <w:t>29</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8" w:history="1">
            <w:r w:rsidRPr="004317F2">
              <w:rPr>
                <w:rStyle w:val="Hyperlink"/>
                <w:noProof/>
              </w:rPr>
              <w:t>4.1.3.</w:t>
            </w:r>
            <w:r>
              <w:rPr>
                <w:rFonts w:asciiTheme="minorHAnsi" w:eastAsiaTheme="minorEastAsia" w:hAnsiTheme="minorHAnsi" w:cstheme="minorBidi"/>
                <w:noProof/>
                <w:color w:val="auto"/>
                <w:sz w:val="22"/>
                <w:szCs w:val="22"/>
              </w:rPr>
              <w:tab/>
            </w:r>
            <w:r w:rsidRPr="004317F2">
              <w:rPr>
                <w:rStyle w:val="Hyperlink"/>
                <w:noProof/>
              </w:rPr>
              <w:t>HTML</w:t>
            </w:r>
            <w:r>
              <w:rPr>
                <w:noProof/>
                <w:webHidden/>
              </w:rPr>
              <w:tab/>
            </w:r>
            <w:r>
              <w:rPr>
                <w:noProof/>
                <w:webHidden/>
              </w:rPr>
              <w:fldChar w:fldCharType="begin"/>
            </w:r>
            <w:r>
              <w:rPr>
                <w:noProof/>
                <w:webHidden/>
              </w:rPr>
              <w:instrText xml:space="preserve"> PAGEREF _Toc454222648 \h </w:instrText>
            </w:r>
            <w:r>
              <w:rPr>
                <w:noProof/>
                <w:webHidden/>
              </w:rPr>
            </w:r>
            <w:r>
              <w:rPr>
                <w:noProof/>
                <w:webHidden/>
              </w:rPr>
              <w:fldChar w:fldCharType="separate"/>
            </w:r>
            <w:r>
              <w:rPr>
                <w:noProof/>
                <w:webHidden/>
              </w:rPr>
              <w:t>29</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9" w:history="1">
            <w:r w:rsidRPr="004317F2">
              <w:rPr>
                <w:rStyle w:val="Hyperlink"/>
                <w:noProof/>
              </w:rPr>
              <w:t>4.1.4.</w:t>
            </w:r>
            <w:r>
              <w:rPr>
                <w:rFonts w:asciiTheme="minorHAnsi" w:eastAsiaTheme="minorEastAsia" w:hAnsiTheme="minorHAnsi" w:cstheme="minorBidi"/>
                <w:noProof/>
                <w:color w:val="auto"/>
                <w:sz w:val="22"/>
                <w:szCs w:val="22"/>
              </w:rPr>
              <w:tab/>
            </w:r>
            <w:r w:rsidRPr="004317F2">
              <w:rPr>
                <w:rStyle w:val="Hyperlink"/>
                <w:noProof/>
              </w:rPr>
              <w:t>CSS</w:t>
            </w:r>
            <w:r>
              <w:rPr>
                <w:noProof/>
                <w:webHidden/>
              </w:rPr>
              <w:tab/>
            </w:r>
            <w:r>
              <w:rPr>
                <w:noProof/>
                <w:webHidden/>
              </w:rPr>
              <w:fldChar w:fldCharType="begin"/>
            </w:r>
            <w:r>
              <w:rPr>
                <w:noProof/>
                <w:webHidden/>
              </w:rPr>
              <w:instrText xml:space="preserve"> PAGEREF _Toc454222649 \h </w:instrText>
            </w:r>
            <w:r>
              <w:rPr>
                <w:noProof/>
                <w:webHidden/>
              </w:rPr>
            </w:r>
            <w:r>
              <w:rPr>
                <w:noProof/>
                <w:webHidden/>
              </w:rPr>
              <w:fldChar w:fldCharType="separate"/>
            </w:r>
            <w:r>
              <w:rPr>
                <w:noProof/>
                <w:webHidden/>
              </w:rPr>
              <w:t>30</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0" w:history="1">
            <w:r w:rsidRPr="004317F2">
              <w:rPr>
                <w:rStyle w:val="Hyperlink"/>
                <w:noProof/>
              </w:rPr>
              <w:t>4.1.5.</w:t>
            </w:r>
            <w:r>
              <w:rPr>
                <w:rFonts w:asciiTheme="minorHAnsi" w:eastAsiaTheme="minorEastAsia" w:hAnsiTheme="minorHAnsi" w:cstheme="minorBidi"/>
                <w:noProof/>
                <w:color w:val="auto"/>
                <w:sz w:val="22"/>
                <w:szCs w:val="22"/>
              </w:rPr>
              <w:tab/>
            </w:r>
            <w:r w:rsidRPr="004317F2">
              <w:rPr>
                <w:rStyle w:val="Hyperlink"/>
                <w:noProof/>
              </w:rPr>
              <w:t>GitHub</w:t>
            </w:r>
            <w:r>
              <w:rPr>
                <w:noProof/>
                <w:webHidden/>
              </w:rPr>
              <w:tab/>
            </w:r>
            <w:r>
              <w:rPr>
                <w:noProof/>
                <w:webHidden/>
              </w:rPr>
              <w:fldChar w:fldCharType="begin"/>
            </w:r>
            <w:r>
              <w:rPr>
                <w:noProof/>
                <w:webHidden/>
              </w:rPr>
              <w:instrText xml:space="preserve"> PAGEREF _Toc454222650 \h </w:instrText>
            </w:r>
            <w:r>
              <w:rPr>
                <w:noProof/>
                <w:webHidden/>
              </w:rPr>
            </w:r>
            <w:r>
              <w:rPr>
                <w:noProof/>
                <w:webHidden/>
              </w:rPr>
              <w:fldChar w:fldCharType="separate"/>
            </w:r>
            <w:r>
              <w:rPr>
                <w:noProof/>
                <w:webHidden/>
              </w:rPr>
              <w:t>31</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1" w:history="1">
            <w:r w:rsidRPr="004317F2">
              <w:rPr>
                <w:rStyle w:val="Hyperlink"/>
                <w:noProof/>
              </w:rPr>
              <w:t>4.1.6.</w:t>
            </w:r>
            <w:r>
              <w:rPr>
                <w:rFonts w:asciiTheme="minorHAnsi" w:eastAsiaTheme="minorEastAsia" w:hAnsiTheme="minorHAnsi" w:cstheme="minorBidi"/>
                <w:noProof/>
                <w:color w:val="auto"/>
                <w:sz w:val="22"/>
                <w:szCs w:val="22"/>
              </w:rPr>
              <w:tab/>
            </w:r>
            <w:r w:rsidRPr="004317F2">
              <w:rPr>
                <w:rStyle w:val="Hyperlink"/>
                <w:noProof/>
              </w:rPr>
              <w:t>Apache Server</w:t>
            </w:r>
            <w:r>
              <w:rPr>
                <w:noProof/>
                <w:webHidden/>
              </w:rPr>
              <w:tab/>
            </w:r>
            <w:r>
              <w:rPr>
                <w:noProof/>
                <w:webHidden/>
              </w:rPr>
              <w:fldChar w:fldCharType="begin"/>
            </w:r>
            <w:r>
              <w:rPr>
                <w:noProof/>
                <w:webHidden/>
              </w:rPr>
              <w:instrText xml:space="preserve"> PAGEREF _Toc454222651 \h </w:instrText>
            </w:r>
            <w:r>
              <w:rPr>
                <w:noProof/>
                <w:webHidden/>
              </w:rPr>
            </w:r>
            <w:r>
              <w:rPr>
                <w:noProof/>
                <w:webHidden/>
              </w:rPr>
              <w:fldChar w:fldCharType="separate"/>
            </w:r>
            <w:r>
              <w:rPr>
                <w:noProof/>
                <w:webHidden/>
              </w:rPr>
              <w:t>31</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2" w:history="1">
            <w:r w:rsidRPr="004317F2">
              <w:rPr>
                <w:rStyle w:val="Hyperlink"/>
                <w:noProof/>
              </w:rPr>
              <w:t>4.1.7.</w:t>
            </w:r>
            <w:r>
              <w:rPr>
                <w:rFonts w:asciiTheme="minorHAnsi" w:eastAsiaTheme="minorEastAsia" w:hAnsiTheme="minorHAnsi" w:cstheme="minorBidi"/>
                <w:noProof/>
                <w:color w:val="auto"/>
                <w:sz w:val="22"/>
                <w:szCs w:val="22"/>
              </w:rPr>
              <w:tab/>
            </w:r>
            <w:r w:rsidRPr="004317F2">
              <w:rPr>
                <w:rStyle w:val="Hyperlink"/>
                <w:noProof/>
              </w:rPr>
              <w:t>XAMPP</w:t>
            </w:r>
            <w:r>
              <w:rPr>
                <w:noProof/>
                <w:webHidden/>
              </w:rPr>
              <w:tab/>
            </w:r>
            <w:r>
              <w:rPr>
                <w:noProof/>
                <w:webHidden/>
              </w:rPr>
              <w:fldChar w:fldCharType="begin"/>
            </w:r>
            <w:r>
              <w:rPr>
                <w:noProof/>
                <w:webHidden/>
              </w:rPr>
              <w:instrText xml:space="preserve"> PAGEREF _Toc454222652 \h </w:instrText>
            </w:r>
            <w:r>
              <w:rPr>
                <w:noProof/>
                <w:webHidden/>
              </w:rPr>
            </w:r>
            <w:r>
              <w:rPr>
                <w:noProof/>
                <w:webHidden/>
              </w:rPr>
              <w:fldChar w:fldCharType="separate"/>
            </w:r>
            <w:r>
              <w:rPr>
                <w:noProof/>
                <w:webHidden/>
              </w:rPr>
              <w:t>32</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53" w:history="1">
            <w:r w:rsidRPr="004317F2">
              <w:rPr>
                <w:rStyle w:val="Hyperlink"/>
                <w:noProof/>
              </w:rPr>
              <w:t>4.2.</w:t>
            </w:r>
            <w:r>
              <w:rPr>
                <w:rFonts w:asciiTheme="minorHAnsi" w:eastAsiaTheme="minorEastAsia" w:hAnsiTheme="minorHAnsi" w:cstheme="minorBidi"/>
                <w:noProof/>
                <w:color w:val="auto"/>
                <w:sz w:val="22"/>
                <w:szCs w:val="22"/>
              </w:rPr>
              <w:tab/>
            </w:r>
            <w:r w:rsidRPr="004317F2">
              <w:rPr>
                <w:rStyle w:val="Hyperlink"/>
                <w:noProof/>
              </w:rPr>
              <w:t>Cerințele sistemului</w:t>
            </w:r>
            <w:r>
              <w:rPr>
                <w:noProof/>
                <w:webHidden/>
              </w:rPr>
              <w:tab/>
            </w:r>
            <w:r>
              <w:rPr>
                <w:noProof/>
                <w:webHidden/>
              </w:rPr>
              <w:fldChar w:fldCharType="begin"/>
            </w:r>
            <w:r>
              <w:rPr>
                <w:noProof/>
                <w:webHidden/>
              </w:rPr>
              <w:instrText xml:space="preserve"> PAGEREF _Toc454222653 \h </w:instrText>
            </w:r>
            <w:r>
              <w:rPr>
                <w:noProof/>
                <w:webHidden/>
              </w:rPr>
            </w:r>
            <w:r>
              <w:rPr>
                <w:noProof/>
                <w:webHidden/>
              </w:rPr>
              <w:fldChar w:fldCharType="separate"/>
            </w:r>
            <w:r>
              <w:rPr>
                <w:noProof/>
                <w:webHidden/>
              </w:rPr>
              <w:t>32</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4" w:history="1">
            <w:r w:rsidRPr="004317F2">
              <w:rPr>
                <w:rStyle w:val="Hyperlink"/>
                <w:noProof/>
              </w:rPr>
              <w:t>4.2.1.</w:t>
            </w:r>
            <w:r>
              <w:rPr>
                <w:rFonts w:asciiTheme="minorHAnsi" w:eastAsiaTheme="minorEastAsia" w:hAnsiTheme="minorHAnsi" w:cstheme="minorBidi"/>
                <w:noProof/>
                <w:color w:val="auto"/>
                <w:sz w:val="22"/>
                <w:szCs w:val="22"/>
              </w:rPr>
              <w:tab/>
            </w:r>
            <w:r w:rsidRPr="004317F2">
              <w:rPr>
                <w:rStyle w:val="Hyperlink"/>
                <w:noProof/>
              </w:rPr>
              <w:t>Cerinte functionale</w:t>
            </w:r>
            <w:r>
              <w:rPr>
                <w:noProof/>
                <w:webHidden/>
              </w:rPr>
              <w:tab/>
            </w:r>
            <w:r>
              <w:rPr>
                <w:noProof/>
                <w:webHidden/>
              </w:rPr>
              <w:fldChar w:fldCharType="begin"/>
            </w:r>
            <w:r>
              <w:rPr>
                <w:noProof/>
                <w:webHidden/>
              </w:rPr>
              <w:instrText xml:space="preserve"> PAGEREF _Toc454222654 \h </w:instrText>
            </w:r>
            <w:r>
              <w:rPr>
                <w:noProof/>
                <w:webHidden/>
              </w:rPr>
            </w:r>
            <w:r>
              <w:rPr>
                <w:noProof/>
                <w:webHidden/>
              </w:rPr>
              <w:fldChar w:fldCharType="separate"/>
            </w:r>
            <w:r>
              <w:rPr>
                <w:noProof/>
                <w:webHidden/>
              </w:rPr>
              <w:t>33</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5" w:history="1">
            <w:r w:rsidRPr="004317F2">
              <w:rPr>
                <w:rStyle w:val="Hyperlink"/>
                <w:noProof/>
              </w:rPr>
              <w:t>4.2.2.</w:t>
            </w:r>
            <w:r>
              <w:rPr>
                <w:rFonts w:asciiTheme="minorHAnsi" w:eastAsiaTheme="minorEastAsia" w:hAnsiTheme="minorHAnsi" w:cstheme="minorBidi"/>
                <w:noProof/>
                <w:color w:val="auto"/>
                <w:sz w:val="22"/>
                <w:szCs w:val="22"/>
              </w:rPr>
              <w:tab/>
            </w:r>
            <w:r w:rsidRPr="004317F2">
              <w:rPr>
                <w:rStyle w:val="Hyperlink"/>
                <w:noProof/>
              </w:rPr>
              <w:t>Cerinte functionale</w:t>
            </w:r>
            <w:r>
              <w:rPr>
                <w:noProof/>
                <w:webHidden/>
              </w:rPr>
              <w:tab/>
            </w:r>
            <w:r>
              <w:rPr>
                <w:noProof/>
                <w:webHidden/>
              </w:rPr>
              <w:fldChar w:fldCharType="begin"/>
            </w:r>
            <w:r>
              <w:rPr>
                <w:noProof/>
                <w:webHidden/>
              </w:rPr>
              <w:instrText xml:space="preserve"> PAGEREF _Toc454222655 \h </w:instrText>
            </w:r>
            <w:r>
              <w:rPr>
                <w:noProof/>
                <w:webHidden/>
              </w:rPr>
            </w:r>
            <w:r>
              <w:rPr>
                <w:noProof/>
                <w:webHidden/>
              </w:rPr>
              <w:fldChar w:fldCharType="separate"/>
            </w:r>
            <w:r>
              <w:rPr>
                <w:noProof/>
                <w:webHidden/>
              </w:rPr>
              <w:t>34</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56" w:history="1">
            <w:r w:rsidRPr="004317F2">
              <w:rPr>
                <w:rStyle w:val="Hyperlink"/>
                <w:noProof/>
              </w:rPr>
              <w:t>4.3.</w:t>
            </w:r>
            <w:r>
              <w:rPr>
                <w:rFonts w:asciiTheme="minorHAnsi" w:eastAsiaTheme="minorEastAsia" w:hAnsiTheme="minorHAnsi" w:cstheme="minorBidi"/>
                <w:noProof/>
                <w:color w:val="auto"/>
                <w:sz w:val="22"/>
                <w:szCs w:val="22"/>
              </w:rPr>
              <w:tab/>
            </w:r>
            <w:r w:rsidRPr="004317F2">
              <w:rPr>
                <w:rStyle w:val="Hyperlink"/>
                <w:noProof/>
              </w:rPr>
              <w:t>Cazuri de utilizare</w:t>
            </w:r>
            <w:r>
              <w:rPr>
                <w:noProof/>
                <w:webHidden/>
              </w:rPr>
              <w:tab/>
            </w:r>
            <w:r>
              <w:rPr>
                <w:noProof/>
                <w:webHidden/>
              </w:rPr>
              <w:fldChar w:fldCharType="begin"/>
            </w:r>
            <w:r>
              <w:rPr>
                <w:noProof/>
                <w:webHidden/>
              </w:rPr>
              <w:instrText xml:space="preserve"> PAGEREF _Toc454222656 \h </w:instrText>
            </w:r>
            <w:r>
              <w:rPr>
                <w:noProof/>
                <w:webHidden/>
              </w:rPr>
            </w:r>
            <w:r>
              <w:rPr>
                <w:noProof/>
                <w:webHidden/>
              </w:rPr>
              <w:fldChar w:fldCharType="separate"/>
            </w:r>
            <w:r>
              <w:rPr>
                <w:noProof/>
                <w:webHidden/>
              </w:rPr>
              <w:t>35</w:t>
            </w:r>
            <w:r>
              <w:rPr>
                <w:noProof/>
                <w:webHidden/>
              </w:rPr>
              <w:fldChar w:fldCharType="end"/>
            </w:r>
          </w:hyperlink>
        </w:p>
        <w:p w:rsidR="004861B6" w:rsidRDefault="004861B6">
          <w:pPr>
            <w:pStyle w:val="TOC1"/>
            <w:rPr>
              <w:rFonts w:asciiTheme="minorHAnsi" w:eastAsiaTheme="minorEastAsia" w:hAnsiTheme="minorHAnsi" w:cstheme="minorBidi"/>
              <w:b w:val="0"/>
              <w:color w:val="auto"/>
              <w:sz w:val="22"/>
              <w:szCs w:val="22"/>
            </w:rPr>
          </w:pPr>
          <w:hyperlink w:anchor="_Toc454222657" w:history="1">
            <w:r w:rsidRPr="004317F2">
              <w:rPr>
                <w:rStyle w:val="Hyperlink"/>
              </w:rPr>
              <w:t>Capitolul 5.</w:t>
            </w:r>
            <w:r>
              <w:rPr>
                <w:rFonts w:asciiTheme="minorHAnsi" w:eastAsiaTheme="minorEastAsia" w:hAnsiTheme="minorHAnsi" w:cstheme="minorBidi"/>
                <w:b w:val="0"/>
                <w:color w:val="auto"/>
                <w:sz w:val="22"/>
                <w:szCs w:val="22"/>
              </w:rPr>
              <w:tab/>
            </w:r>
            <w:r w:rsidRPr="004317F2">
              <w:rPr>
                <w:rStyle w:val="Hyperlink"/>
              </w:rPr>
              <w:t>Proiectare de Detaliu și Implementare</w:t>
            </w:r>
            <w:r>
              <w:rPr>
                <w:webHidden/>
              </w:rPr>
              <w:tab/>
            </w:r>
            <w:r>
              <w:rPr>
                <w:webHidden/>
              </w:rPr>
              <w:fldChar w:fldCharType="begin"/>
            </w:r>
            <w:r>
              <w:rPr>
                <w:webHidden/>
              </w:rPr>
              <w:instrText xml:space="preserve"> PAGEREF _Toc454222657 \h </w:instrText>
            </w:r>
            <w:r>
              <w:rPr>
                <w:webHidden/>
              </w:rPr>
            </w:r>
            <w:r>
              <w:rPr>
                <w:webHidden/>
              </w:rPr>
              <w:fldChar w:fldCharType="separate"/>
            </w:r>
            <w:r>
              <w:rPr>
                <w:webHidden/>
              </w:rPr>
              <w:t>39</w:t>
            </w:r>
            <w:r>
              <w:rPr>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58" w:history="1">
            <w:r w:rsidRPr="004317F2">
              <w:rPr>
                <w:rStyle w:val="Hyperlink"/>
                <w:noProof/>
              </w:rPr>
              <w:t>5.1.</w:t>
            </w:r>
            <w:r>
              <w:rPr>
                <w:rFonts w:asciiTheme="minorHAnsi" w:eastAsiaTheme="minorEastAsia" w:hAnsiTheme="minorHAnsi" w:cstheme="minorBidi"/>
                <w:noProof/>
                <w:color w:val="auto"/>
                <w:sz w:val="22"/>
                <w:szCs w:val="22"/>
              </w:rPr>
              <w:tab/>
            </w:r>
            <w:r w:rsidRPr="004317F2">
              <w:rPr>
                <w:rStyle w:val="Hyperlink"/>
                <w:noProof/>
              </w:rPr>
              <w:t>Arhitectura de layer a sistemului</w:t>
            </w:r>
            <w:r>
              <w:rPr>
                <w:noProof/>
                <w:webHidden/>
              </w:rPr>
              <w:tab/>
            </w:r>
            <w:r>
              <w:rPr>
                <w:noProof/>
                <w:webHidden/>
              </w:rPr>
              <w:fldChar w:fldCharType="begin"/>
            </w:r>
            <w:r>
              <w:rPr>
                <w:noProof/>
                <w:webHidden/>
              </w:rPr>
              <w:instrText xml:space="preserve"> PAGEREF _Toc454222658 \h </w:instrText>
            </w:r>
            <w:r>
              <w:rPr>
                <w:noProof/>
                <w:webHidden/>
              </w:rPr>
            </w:r>
            <w:r>
              <w:rPr>
                <w:noProof/>
                <w:webHidden/>
              </w:rPr>
              <w:fldChar w:fldCharType="separate"/>
            </w:r>
            <w:r>
              <w:rPr>
                <w:noProof/>
                <w:webHidden/>
              </w:rPr>
              <w:t>39</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9" w:history="1">
            <w:r w:rsidRPr="004317F2">
              <w:rPr>
                <w:rStyle w:val="Hyperlink"/>
                <w:noProof/>
              </w:rPr>
              <w:t>5.1.1.</w:t>
            </w:r>
            <w:r>
              <w:rPr>
                <w:rFonts w:asciiTheme="minorHAnsi" w:eastAsiaTheme="minorEastAsia" w:hAnsiTheme="minorHAnsi" w:cstheme="minorBidi"/>
                <w:noProof/>
                <w:color w:val="auto"/>
                <w:sz w:val="22"/>
                <w:szCs w:val="22"/>
              </w:rPr>
              <w:tab/>
            </w:r>
            <w:r w:rsidRPr="004317F2">
              <w:rPr>
                <w:rStyle w:val="Hyperlink"/>
                <w:noProof/>
              </w:rPr>
              <w:t>Nivelul interfata utilizator</w:t>
            </w:r>
            <w:r>
              <w:rPr>
                <w:noProof/>
                <w:webHidden/>
              </w:rPr>
              <w:tab/>
            </w:r>
            <w:r>
              <w:rPr>
                <w:noProof/>
                <w:webHidden/>
              </w:rPr>
              <w:fldChar w:fldCharType="begin"/>
            </w:r>
            <w:r>
              <w:rPr>
                <w:noProof/>
                <w:webHidden/>
              </w:rPr>
              <w:instrText xml:space="preserve"> PAGEREF _Toc454222659 \h </w:instrText>
            </w:r>
            <w:r>
              <w:rPr>
                <w:noProof/>
                <w:webHidden/>
              </w:rPr>
            </w:r>
            <w:r>
              <w:rPr>
                <w:noProof/>
                <w:webHidden/>
              </w:rPr>
              <w:fldChar w:fldCharType="separate"/>
            </w:r>
            <w:r>
              <w:rPr>
                <w:noProof/>
                <w:webHidden/>
              </w:rPr>
              <w:t>40</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0" w:history="1">
            <w:r w:rsidRPr="004317F2">
              <w:rPr>
                <w:rStyle w:val="Hyperlink"/>
                <w:noProof/>
              </w:rPr>
              <w:t>5.1.2.</w:t>
            </w:r>
            <w:r>
              <w:rPr>
                <w:rFonts w:asciiTheme="minorHAnsi" w:eastAsiaTheme="minorEastAsia" w:hAnsiTheme="minorHAnsi" w:cstheme="minorBidi"/>
                <w:noProof/>
                <w:color w:val="auto"/>
                <w:sz w:val="22"/>
                <w:szCs w:val="22"/>
              </w:rPr>
              <w:tab/>
            </w:r>
            <w:r w:rsidRPr="004317F2">
              <w:rPr>
                <w:rStyle w:val="Hyperlink"/>
                <w:noProof/>
              </w:rPr>
              <w:t>Nivelul de aplicatie</w:t>
            </w:r>
            <w:r>
              <w:rPr>
                <w:noProof/>
                <w:webHidden/>
              </w:rPr>
              <w:tab/>
            </w:r>
            <w:r>
              <w:rPr>
                <w:noProof/>
                <w:webHidden/>
              </w:rPr>
              <w:fldChar w:fldCharType="begin"/>
            </w:r>
            <w:r>
              <w:rPr>
                <w:noProof/>
                <w:webHidden/>
              </w:rPr>
              <w:instrText xml:space="preserve"> PAGEREF _Toc454222660 \h </w:instrText>
            </w:r>
            <w:r>
              <w:rPr>
                <w:noProof/>
                <w:webHidden/>
              </w:rPr>
            </w:r>
            <w:r>
              <w:rPr>
                <w:noProof/>
                <w:webHidden/>
              </w:rPr>
              <w:fldChar w:fldCharType="separate"/>
            </w:r>
            <w:r>
              <w:rPr>
                <w:noProof/>
                <w:webHidden/>
              </w:rPr>
              <w:t>40</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1" w:history="1">
            <w:r w:rsidRPr="004317F2">
              <w:rPr>
                <w:rStyle w:val="Hyperlink"/>
                <w:noProof/>
              </w:rPr>
              <w:t>5.1.3.</w:t>
            </w:r>
            <w:r>
              <w:rPr>
                <w:rFonts w:asciiTheme="minorHAnsi" w:eastAsiaTheme="minorEastAsia" w:hAnsiTheme="minorHAnsi" w:cstheme="minorBidi"/>
                <w:noProof/>
                <w:color w:val="auto"/>
                <w:sz w:val="22"/>
                <w:szCs w:val="22"/>
              </w:rPr>
              <w:tab/>
            </w:r>
            <w:r w:rsidRPr="004317F2">
              <w:rPr>
                <w:rStyle w:val="Hyperlink"/>
                <w:noProof/>
              </w:rPr>
              <w:t>Nivelul de business logic</w:t>
            </w:r>
            <w:r>
              <w:rPr>
                <w:noProof/>
                <w:webHidden/>
              </w:rPr>
              <w:tab/>
            </w:r>
            <w:r>
              <w:rPr>
                <w:noProof/>
                <w:webHidden/>
              </w:rPr>
              <w:fldChar w:fldCharType="begin"/>
            </w:r>
            <w:r>
              <w:rPr>
                <w:noProof/>
                <w:webHidden/>
              </w:rPr>
              <w:instrText xml:space="preserve"> PAGEREF _Toc454222661 \h </w:instrText>
            </w:r>
            <w:r>
              <w:rPr>
                <w:noProof/>
                <w:webHidden/>
              </w:rPr>
            </w:r>
            <w:r>
              <w:rPr>
                <w:noProof/>
                <w:webHidden/>
              </w:rPr>
              <w:fldChar w:fldCharType="separate"/>
            </w:r>
            <w:r>
              <w:rPr>
                <w:noProof/>
                <w:webHidden/>
              </w:rPr>
              <w:t>40</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2" w:history="1">
            <w:r w:rsidRPr="004317F2">
              <w:rPr>
                <w:rStyle w:val="Hyperlink"/>
                <w:noProof/>
              </w:rPr>
              <w:t>5.1.4.</w:t>
            </w:r>
            <w:r>
              <w:rPr>
                <w:rFonts w:asciiTheme="minorHAnsi" w:eastAsiaTheme="minorEastAsia" w:hAnsiTheme="minorHAnsi" w:cstheme="minorBidi"/>
                <w:noProof/>
                <w:color w:val="auto"/>
                <w:sz w:val="22"/>
                <w:szCs w:val="22"/>
              </w:rPr>
              <w:tab/>
            </w:r>
            <w:r w:rsidRPr="004317F2">
              <w:rPr>
                <w:rStyle w:val="Hyperlink"/>
                <w:noProof/>
              </w:rPr>
              <w:t>Nivelul de acces de date</w:t>
            </w:r>
            <w:r>
              <w:rPr>
                <w:noProof/>
                <w:webHidden/>
              </w:rPr>
              <w:tab/>
            </w:r>
            <w:r>
              <w:rPr>
                <w:noProof/>
                <w:webHidden/>
              </w:rPr>
              <w:fldChar w:fldCharType="begin"/>
            </w:r>
            <w:r>
              <w:rPr>
                <w:noProof/>
                <w:webHidden/>
              </w:rPr>
              <w:instrText xml:space="preserve"> PAGEREF _Toc454222662 \h </w:instrText>
            </w:r>
            <w:r>
              <w:rPr>
                <w:noProof/>
                <w:webHidden/>
              </w:rPr>
            </w:r>
            <w:r>
              <w:rPr>
                <w:noProof/>
                <w:webHidden/>
              </w:rPr>
              <w:fldChar w:fldCharType="separate"/>
            </w:r>
            <w:r>
              <w:rPr>
                <w:noProof/>
                <w:webHidden/>
              </w:rPr>
              <w:t>40</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3" w:history="1">
            <w:r w:rsidRPr="004317F2">
              <w:rPr>
                <w:rStyle w:val="Hyperlink"/>
                <w:noProof/>
              </w:rPr>
              <w:t>5.1.5.</w:t>
            </w:r>
            <w:r>
              <w:rPr>
                <w:rFonts w:asciiTheme="minorHAnsi" w:eastAsiaTheme="minorEastAsia" w:hAnsiTheme="minorHAnsi" w:cstheme="minorBidi"/>
                <w:noProof/>
                <w:color w:val="auto"/>
                <w:sz w:val="22"/>
                <w:szCs w:val="22"/>
              </w:rPr>
              <w:tab/>
            </w:r>
            <w:r w:rsidRPr="004317F2">
              <w:rPr>
                <w:rStyle w:val="Hyperlink"/>
                <w:noProof/>
              </w:rPr>
              <w:t>Nivelul de baza de date</w:t>
            </w:r>
            <w:r>
              <w:rPr>
                <w:noProof/>
                <w:webHidden/>
              </w:rPr>
              <w:tab/>
            </w:r>
            <w:r>
              <w:rPr>
                <w:noProof/>
                <w:webHidden/>
              </w:rPr>
              <w:fldChar w:fldCharType="begin"/>
            </w:r>
            <w:r>
              <w:rPr>
                <w:noProof/>
                <w:webHidden/>
              </w:rPr>
              <w:instrText xml:space="preserve"> PAGEREF _Toc454222663 \h </w:instrText>
            </w:r>
            <w:r>
              <w:rPr>
                <w:noProof/>
                <w:webHidden/>
              </w:rPr>
            </w:r>
            <w:r>
              <w:rPr>
                <w:noProof/>
                <w:webHidden/>
              </w:rPr>
              <w:fldChar w:fldCharType="separate"/>
            </w:r>
            <w:r>
              <w:rPr>
                <w:noProof/>
                <w:webHidden/>
              </w:rPr>
              <w:t>41</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64" w:history="1">
            <w:r w:rsidRPr="004317F2">
              <w:rPr>
                <w:rStyle w:val="Hyperlink"/>
                <w:noProof/>
              </w:rPr>
              <w:t>5.2.</w:t>
            </w:r>
            <w:r>
              <w:rPr>
                <w:rFonts w:asciiTheme="minorHAnsi" w:eastAsiaTheme="minorEastAsia" w:hAnsiTheme="minorHAnsi" w:cstheme="minorBidi"/>
                <w:noProof/>
                <w:color w:val="auto"/>
                <w:sz w:val="22"/>
                <w:szCs w:val="22"/>
              </w:rPr>
              <w:tab/>
            </w:r>
            <w:r w:rsidRPr="004317F2">
              <w:rPr>
                <w:rStyle w:val="Hyperlink"/>
                <w:noProof/>
              </w:rPr>
              <w:t>Arhitectura MVC</w:t>
            </w:r>
            <w:r>
              <w:rPr>
                <w:noProof/>
                <w:webHidden/>
              </w:rPr>
              <w:tab/>
            </w:r>
            <w:r>
              <w:rPr>
                <w:noProof/>
                <w:webHidden/>
              </w:rPr>
              <w:fldChar w:fldCharType="begin"/>
            </w:r>
            <w:r>
              <w:rPr>
                <w:noProof/>
                <w:webHidden/>
              </w:rPr>
              <w:instrText xml:space="preserve"> PAGEREF _Toc454222664 \h </w:instrText>
            </w:r>
            <w:r>
              <w:rPr>
                <w:noProof/>
                <w:webHidden/>
              </w:rPr>
            </w:r>
            <w:r>
              <w:rPr>
                <w:noProof/>
                <w:webHidden/>
              </w:rPr>
              <w:fldChar w:fldCharType="separate"/>
            </w:r>
            <w:r>
              <w:rPr>
                <w:noProof/>
                <w:webHidden/>
              </w:rPr>
              <w:t>41</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65" w:history="1">
            <w:r w:rsidRPr="004317F2">
              <w:rPr>
                <w:rStyle w:val="Hyperlink"/>
                <w:noProof/>
              </w:rPr>
              <w:t>5.3.</w:t>
            </w:r>
            <w:r>
              <w:rPr>
                <w:rFonts w:asciiTheme="minorHAnsi" w:eastAsiaTheme="minorEastAsia" w:hAnsiTheme="minorHAnsi" w:cstheme="minorBidi"/>
                <w:noProof/>
                <w:color w:val="auto"/>
                <w:sz w:val="22"/>
                <w:szCs w:val="22"/>
              </w:rPr>
              <w:tab/>
            </w:r>
            <w:r w:rsidRPr="004317F2">
              <w:rPr>
                <w:rStyle w:val="Hyperlink"/>
                <w:noProof/>
              </w:rPr>
              <w:t>Patternul Front Controller</w:t>
            </w:r>
            <w:r>
              <w:rPr>
                <w:noProof/>
                <w:webHidden/>
              </w:rPr>
              <w:tab/>
            </w:r>
            <w:r>
              <w:rPr>
                <w:noProof/>
                <w:webHidden/>
              </w:rPr>
              <w:fldChar w:fldCharType="begin"/>
            </w:r>
            <w:r>
              <w:rPr>
                <w:noProof/>
                <w:webHidden/>
              </w:rPr>
              <w:instrText xml:space="preserve"> PAGEREF _Toc454222665 \h </w:instrText>
            </w:r>
            <w:r>
              <w:rPr>
                <w:noProof/>
                <w:webHidden/>
              </w:rPr>
            </w:r>
            <w:r>
              <w:rPr>
                <w:noProof/>
                <w:webHidden/>
              </w:rPr>
              <w:fldChar w:fldCharType="separate"/>
            </w:r>
            <w:r>
              <w:rPr>
                <w:noProof/>
                <w:webHidden/>
              </w:rPr>
              <w:t>43</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66" w:history="1">
            <w:r w:rsidRPr="004317F2">
              <w:rPr>
                <w:rStyle w:val="Hyperlink"/>
                <w:noProof/>
              </w:rPr>
              <w:t>5.4.</w:t>
            </w:r>
            <w:r>
              <w:rPr>
                <w:rFonts w:asciiTheme="minorHAnsi" w:eastAsiaTheme="minorEastAsia" w:hAnsiTheme="minorHAnsi" w:cstheme="minorBidi"/>
                <w:noProof/>
                <w:color w:val="auto"/>
                <w:sz w:val="22"/>
                <w:szCs w:val="22"/>
              </w:rPr>
              <w:tab/>
            </w:r>
            <w:r w:rsidRPr="004317F2">
              <w:rPr>
                <w:rStyle w:val="Hyperlink"/>
                <w:noProof/>
              </w:rPr>
              <w:t>Componentele aplicatiei</w:t>
            </w:r>
            <w:r>
              <w:rPr>
                <w:noProof/>
                <w:webHidden/>
              </w:rPr>
              <w:tab/>
            </w:r>
            <w:r>
              <w:rPr>
                <w:noProof/>
                <w:webHidden/>
              </w:rPr>
              <w:fldChar w:fldCharType="begin"/>
            </w:r>
            <w:r>
              <w:rPr>
                <w:noProof/>
                <w:webHidden/>
              </w:rPr>
              <w:instrText xml:space="preserve"> PAGEREF _Toc454222666 \h </w:instrText>
            </w:r>
            <w:r>
              <w:rPr>
                <w:noProof/>
                <w:webHidden/>
              </w:rPr>
            </w:r>
            <w:r>
              <w:rPr>
                <w:noProof/>
                <w:webHidden/>
              </w:rPr>
              <w:fldChar w:fldCharType="separate"/>
            </w:r>
            <w:r>
              <w:rPr>
                <w:noProof/>
                <w:webHidden/>
              </w:rPr>
              <w:t>45</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7" w:history="1">
            <w:r w:rsidRPr="004317F2">
              <w:rPr>
                <w:rStyle w:val="Hyperlink"/>
                <w:noProof/>
              </w:rPr>
              <w:t>5.4.1.</w:t>
            </w:r>
            <w:r>
              <w:rPr>
                <w:rFonts w:asciiTheme="minorHAnsi" w:eastAsiaTheme="minorEastAsia" w:hAnsiTheme="minorHAnsi" w:cstheme="minorBidi"/>
                <w:noProof/>
                <w:color w:val="auto"/>
                <w:sz w:val="22"/>
                <w:szCs w:val="22"/>
              </w:rPr>
              <w:tab/>
            </w:r>
            <w:r w:rsidRPr="004317F2">
              <w:rPr>
                <w:rStyle w:val="Hyperlink"/>
                <w:noProof/>
              </w:rPr>
              <w:t>Componenta de server</w:t>
            </w:r>
            <w:r>
              <w:rPr>
                <w:noProof/>
                <w:webHidden/>
              </w:rPr>
              <w:tab/>
            </w:r>
            <w:r>
              <w:rPr>
                <w:noProof/>
                <w:webHidden/>
              </w:rPr>
              <w:fldChar w:fldCharType="begin"/>
            </w:r>
            <w:r>
              <w:rPr>
                <w:noProof/>
                <w:webHidden/>
              </w:rPr>
              <w:instrText xml:space="preserve"> PAGEREF _Toc454222667 \h </w:instrText>
            </w:r>
            <w:r>
              <w:rPr>
                <w:noProof/>
                <w:webHidden/>
              </w:rPr>
            </w:r>
            <w:r>
              <w:rPr>
                <w:noProof/>
                <w:webHidden/>
              </w:rPr>
              <w:fldChar w:fldCharType="separate"/>
            </w:r>
            <w:r>
              <w:rPr>
                <w:noProof/>
                <w:webHidden/>
              </w:rPr>
              <w:t>47</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8" w:history="1">
            <w:r w:rsidRPr="004317F2">
              <w:rPr>
                <w:rStyle w:val="Hyperlink"/>
                <w:noProof/>
              </w:rPr>
              <w:t>5.4.2.</w:t>
            </w:r>
            <w:r>
              <w:rPr>
                <w:rFonts w:asciiTheme="minorHAnsi" w:eastAsiaTheme="minorEastAsia" w:hAnsiTheme="minorHAnsi" w:cstheme="minorBidi"/>
                <w:noProof/>
                <w:color w:val="auto"/>
                <w:sz w:val="22"/>
                <w:szCs w:val="22"/>
              </w:rPr>
              <w:tab/>
            </w:r>
            <w:r w:rsidRPr="004317F2">
              <w:rPr>
                <w:rStyle w:val="Hyperlink"/>
                <w:noProof/>
              </w:rPr>
              <w:t>Componenta de client</w:t>
            </w:r>
            <w:r>
              <w:rPr>
                <w:noProof/>
                <w:webHidden/>
              </w:rPr>
              <w:tab/>
            </w:r>
            <w:r>
              <w:rPr>
                <w:noProof/>
                <w:webHidden/>
              </w:rPr>
              <w:fldChar w:fldCharType="begin"/>
            </w:r>
            <w:r>
              <w:rPr>
                <w:noProof/>
                <w:webHidden/>
              </w:rPr>
              <w:instrText xml:space="preserve"> PAGEREF _Toc454222668 \h </w:instrText>
            </w:r>
            <w:r>
              <w:rPr>
                <w:noProof/>
                <w:webHidden/>
              </w:rPr>
            </w:r>
            <w:r>
              <w:rPr>
                <w:noProof/>
                <w:webHidden/>
              </w:rPr>
              <w:fldChar w:fldCharType="separate"/>
            </w:r>
            <w:r>
              <w:rPr>
                <w:noProof/>
                <w:webHidden/>
              </w:rPr>
              <w:t>51</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9" w:history="1">
            <w:r w:rsidRPr="004317F2">
              <w:rPr>
                <w:rStyle w:val="Hyperlink"/>
                <w:noProof/>
              </w:rPr>
              <w:t>5.4.3.</w:t>
            </w:r>
            <w:r>
              <w:rPr>
                <w:rFonts w:asciiTheme="minorHAnsi" w:eastAsiaTheme="minorEastAsia" w:hAnsiTheme="minorHAnsi" w:cstheme="minorBidi"/>
                <w:noProof/>
                <w:color w:val="auto"/>
                <w:sz w:val="22"/>
                <w:szCs w:val="22"/>
              </w:rPr>
              <w:tab/>
            </w:r>
            <w:r w:rsidRPr="004317F2">
              <w:rPr>
                <w:rStyle w:val="Hyperlink"/>
                <w:noProof/>
              </w:rPr>
              <w:t>Stabilirea conexiunii intre doi utilizatori</w:t>
            </w:r>
            <w:r>
              <w:rPr>
                <w:noProof/>
                <w:webHidden/>
              </w:rPr>
              <w:tab/>
            </w:r>
            <w:r>
              <w:rPr>
                <w:noProof/>
                <w:webHidden/>
              </w:rPr>
              <w:fldChar w:fldCharType="begin"/>
            </w:r>
            <w:r>
              <w:rPr>
                <w:noProof/>
                <w:webHidden/>
              </w:rPr>
              <w:instrText xml:space="preserve"> PAGEREF _Toc454222669 \h </w:instrText>
            </w:r>
            <w:r>
              <w:rPr>
                <w:noProof/>
                <w:webHidden/>
              </w:rPr>
            </w:r>
            <w:r>
              <w:rPr>
                <w:noProof/>
                <w:webHidden/>
              </w:rPr>
              <w:fldChar w:fldCharType="separate"/>
            </w:r>
            <w:r>
              <w:rPr>
                <w:noProof/>
                <w:webHidden/>
              </w:rPr>
              <w:t>55</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0" w:history="1">
            <w:r w:rsidRPr="004317F2">
              <w:rPr>
                <w:rStyle w:val="Hyperlink"/>
                <w:noProof/>
              </w:rPr>
              <w:t>5.4.4.</w:t>
            </w:r>
            <w:r>
              <w:rPr>
                <w:rFonts w:asciiTheme="minorHAnsi" w:eastAsiaTheme="minorEastAsia" w:hAnsiTheme="minorHAnsi" w:cstheme="minorBidi"/>
                <w:noProof/>
                <w:color w:val="auto"/>
                <w:sz w:val="22"/>
                <w:szCs w:val="22"/>
              </w:rPr>
              <w:tab/>
            </w:r>
            <w:r w:rsidRPr="004317F2">
              <w:rPr>
                <w:rStyle w:val="Hyperlink"/>
                <w:noProof/>
              </w:rPr>
              <w:t>Crearea ofertei</w:t>
            </w:r>
            <w:r>
              <w:rPr>
                <w:noProof/>
                <w:webHidden/>
              </w:rPr>
              <w:tab/>
            </w:r>
            <w:r>
              <w:rPr>
                <w:noProof/>
                <w:webHidden/>
              </w:rPr>
              <w:fldChar w:fldCharType="begin"/>
            </w:r>
            <w:r>
              <w:rPr>
                <w:noProof/>
                <w:webHidden/>
              </w:rPr>
              <w:instrText xml:space="preserve"> PAGEREF _Toc454222670 \h </w:instrText>
            </w:r>
            <w:r>
              <w:rPr>
                <w:noProof/>
                <w:webHidden/>
              </w:rPr>
            </w:r>
            <w:r>
              <w:rPr>
                <w:noProof/>
                <w:webHidden/>
              </w:rPr>
              <w:fldChar w:fldCharType="separate"/>
            </w:r>
            <w:r>
              <w:rPr>
                <w:noProof/>
                <w:webHidden/>
              </w:rPr>
              <w:t>56</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1" w:history="1">
            <w:r w:rsidRPr="004317F2">
              <w:rPr>
                <w:rStyle w:val="Hyperlink"/>
                <w:noProof/>
              </w:rPr>
              <w:t>5.4.5.</w:t>
            </w:r>
            <w:r>
              <w:rPr>
                <w:rFonts w:asciiTheme="minorHAnsi" w:eastAsiaTheme="minorEastAsia" w:hAnsiTheme="minorHAnsi" w:cstheme="minorBidi"/>
                <w:noProof/>
                <w:color w:val="auto"/>
                <w:sz w:val="22"/>
                <w:szCs w:val="22"/>
              </w:rPr>
              <w:tab/>
            </w:r>
            <w:r w:rsidRPr="004317F2">
              <w:rPr>
                <w:rStyle w:val="Hyperlink"/>
                <w:noProof/>
              </w:rPr>
              <w:t>Asteptarea ofertei</w:t>
            </w:r>
            <w:r>
              <w:rPr>
                <w:noProof/>
                <w:webHidden/>
              </w:rPr>
              <w:tab/>
            </w:r>
            <w:r>
              <w:rPr>
                <w:noProof/>
                <w:webHidden/>
              </w:rPr>
              <w:fldChar w:fldCharType="begin"/>
            </w:r>
            <w:r>
              <w:rPr>
                <w:noProof/>
                <w:webHidden/>
              </w:rPr>
              <w:instrText xml:space="preserve"> PAGEREF _Toc454222671 \h </w:instrText>
            </w:r>
            <w:r>
              <w:rPr>
                <w:noProof/>
                <w:webHidden/>
              </w:rPr>
            </w:r>
            <w:r>
              <w:rPr>
                <w:noProof/>
                <w:webHidden/>
              </w:rPr>
              <w:fldChar w:fldCharType="separate"/>
            </w:r>
            <w:r>
              <w:rPr>
                <w:noProof/>
                <w:webHidden/>
              </w:rPr>
              <w:t>58</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2" w:history="1">
            <w:r w:rsidRPr="004317F2">
              <w:rPr>
                <w:rStyle w:val="Hyperlink"/>
                <w:noProof/>
              </w:rPr>
              <w:t>5.4.6.</w:t>
            </w:r>
            <w:r>
              <w:rPr>
                <w:rFonts w:asciiTheme="minorHAnsi" w:eastAsiaTheme="minorEastAsia" w:hAnsiTheme="minorHAnsi" w:cstheme="minorBidi"/>
                <w:noProof/>
                <w:color w:val="auto"/>
                <w:sz w:val="22"/>
                <w:szCs w:val="22"/>
              </w:rPr>
              <w:tab/>
            </w:r>
            <w:r w:rsidRPr="004317F2">
              <w:rPr>
                <w:rStyle w:val="Hyperlink"/>
                <w:noProof/>
              </w:rPr>
              <w:t>Asteptarea raspunsului</w:t>
            </w:r>
            <w:r>
              <w:rPr>
                <w:noProof/>
                <w:webHidden/>
              </w:rPr>
              <w:tab/>
            </w:r>
            <w:r>
              <w:rPr>
                <w:noProof/>
                <w:webHidden/>
              </w:rPr>
              <w:fldChar w:fldCharType="begin"/>
            </w:r>
            <w:r>
              <w:rPr>
                <w:noProof/>
                <w:webHidden/>
              </w:rPr>
              <w:instrText xml:space="preserve"> PAGEREF _Toc454222672 \h </w:instrText>
            </w:r>
            <w:r>
              <w:rPr>
                <w:noProof/>
                <w:webHidden/>
              </w:rPr>
            </w:r>
            <w:r>
              <w:rPr>
                <w:noProof/>
                <w:webHidden/>
              </w:rPr>
              <w:fldChar w:fldCharType="separate"/>
            </w:r>
            <w:r>
              <w:rPr>
                <w:noProof/>
                <w:webHidden/>
              </w:rPr>
              <w:t>58</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3" w:history="1">
            <w:r w:rsidRPr="004317F2">
              <w:rPr>
                <w:rStyle w:val="Hyperlink"/>
                <w:noProof/>
              </w:rPr>
              <w:t>5.4.7.</w:t>
            </w:r>
            <w:r>
              <w:rPr>
                <w:rFonts w:asciiTheme="minorHAnsi" w:eastAsiaTheme="minorEastAsia" w:hAnsiTheme="minorHAnsi" w:cstheme="minorBidi"/>
                <w:noProof/>
                <w:color w:val="auto"/>
                <w:sz w:val="22"/>
                <w:szCs w:val="22"/>
              </w:rPr>
              <w:tab/>
            </w:r>
            <w:r w:rsidRPr="004317F2">
              <w:rPr>
                <w:rStyle w:val="Hyperlink"/>
                <w:noProof/>
              </w:rPr>
              <w:t>Asteptarea candidatilor</w:t>
            </w:r>
            <w:r>
              <w:rPr>
                <w:noProof/>
                <w:webHidden/>
              </w:rPr>
              <w:tab/>
            </w:r>
            <w:r>
              <w:rPr>
                <w:noProof/>
                <w:webHidden/>
              </w:rPr>
              <w:fldChar w:fldCharType="begin"/>
            </w:r>
            <w:r>
              <w:rPr>
                <w:noProof/>
                <w:webHidden/>
              </w:rPr>
              <w:instrText xml:space="preserve"> PAGEREF _Toc454222673 \h </w:instrText>
            </w:r>
            <w:r>
              <w:rPr>
                <w:noProof/>
                <w:webHidden/>
              </w:rPr>
            </w:r>
            <w:r>
              <w:rPr>
                <w:noProof/>
                <w:webHidden/>
              </w:rPr>
              <w:fldChar w:fldCharType="separate"/>
            </w:r>
            <w:r>
              <w:rPr>
                <w:noProof/>
                <w:webHidden/>
              </w:rPr>
              <w:t>59</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4" w:history="1">
            <w:r w:rsidRPr="004317F2">
              <w:rPr>
                <w:rStyle w:val="Hyperlink"/>
                <w:noProof/>
              </w:rPr>
              <w:t>5.4.8.</w:t>
            </w:r>
            <w:r>
              <w:rPr>
                <w:rFonts w:asciiTheme="minorHAnsi" w:eastAsiaTheme="minorEastAsia" w:hAnsiTheme="minorHAnsi" w:cstheme="minorBidi"/>
                <w:noProof/>
                <w:color w:val="auto"/>
                <w:sz w:val="22"/>
                <w:szCs w:val="22"/>
              </w:rPr>
              <w:tab/>
            </w:r>
            <w:r w:rsidRPr="004317F2">
              <w:rPr>
                <w:rStyle w:val="Hyperlink"/>
                <w:noProof/>
              </w:rPr>
              <w:t>Trimiterea datelor prin DataChannel</w:t>
            </w:r>
            <w:r>
              <w:rPr>
                <w:noProof/>
                <w:webHidden/>
              </w:rPr>
              <w:tab/>
            </w:r>
            <w:r>
              <w:rPr>
                <w:noProof/>
                <w:webHidden/>
              </w:rPr>
              <w:fldChar w:fldCharType="begin"/>
            </w:r>
            <w:r>
              <w:rPr>
                <w:noProof/>
                <w:webHidden/>
              </w:rPr>
              <w:instrText xml:space="preserve"> PAGEREF _Toc454222674 \h </w:instrText>
            </w:r>
            <w:r>
              <w:rPr>
                <w:noProof/>
                <w:webHidden/>
              </w:rPr>
            </w:r>
            <w:r>
              <w:rPr>
                <w:noProof/>
                <w:webHidden/>
              </w:rPr>
              <w:fldChar w:fldCharType="separate"/>
            </w:r>
            <w:r>
              <w:rPr>
                <w:noProof/>
                <w:webHidden/>
              </w:rPr>
              <w:t>59</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5" w:history="1">
            <w:r w:rsidRPr="004317F2">
              <w:rPr>
                <w:rStyle w:val="Hyperlink"/>
                <w:noProof/>
              </w:rPr>
              <w:t>5.4.9.</w:t>
            </w:r>
            <w:r>
              <w:rPr>
                <w:rFonts w:asciiTheme="minorHAnsi" w:eastAsiaTheme="minorEastAsia" w:hAnsiTheme="minorHAnsi" w:cstheme="minorBidi"/>
                <w:noProof/>
                <w:color w:val="auto"/>
                <w:sz w:val="22"/>
                <w:szCs w:val="22"/>
              </w:rPr>
              <w:tab/>
            </w:r>
            <w:r w:rsidRPr="004317F2">
              <w:rPr>
                <w:rStyle w:val="Hyperlink"/>
                <w:noProof/>
              </w:rPr>
              <w:t>Primirea datelor de pe DataChannel</w:t>
            </w:r>
            <w:r>
              <w:rPr>
                <w:noProof/>
                <w:webHidden/>
              </w:rPr>
              <w:tab/>
            </w:r>
            <w:r>
              <w:rPr>
                <w:noProof/>
                <w:webHidden/>
              </w:rPr>
              <w:fldChar w:fldCharType="begin"/>
            </w:r>
            <w:r>
              <w:rPr>
                <w:noProof/>
                <w:webHidden/>
              </w:rPr>
              <w:instrText xml:space="preserve"> PAGEREF _Toc454222675 \h </w:instrText>
            </w:r>
            <w:r>
              <w:rPr>
                <w:noProof/>
                <w:webHidden/>
              </w:rPr>
            </w:r>
            <w:r>
              <w:rPr>
                <w:noProof/>
                <w:webHidden/>
              </w:rPr>
              <w:fldChar w:fldCharType="separate"/>
            </w:r>
            <w:r>
              <w:rPr>
                <w:noProof/>
                <w:webHidden/>
              </w:rPr>
              <w:t>60</w:t>
            </w:r>
            <w:r>
              <w:rPr>
                <w:noProof/>
                <w:webHidden/>
              </w:rPr>
              <w:fldChar w:fldCharType="end"/>
            </w:r>
          </w:hyperlink>
        </w:p>
        <w:p w:rsidR="004861B6" w:rsidRDefault="004861B6">
          <w:pPr>
            <w:pStyle w:val="TOC3"/>
            <w:tabs>
              <w:tab w:val="left" w:pos="2080"/>
              <w:tab w:val="right" w:leader="dot" w:pos="9350"/>
            </w:tabs>
            <w:rPr>
              <w:rFonts w:asciiTheme="minorHAnsi" w:eastAsiaTheme="minorEastAsia" w:hAnsiTheme="minorHAnsi" w:cstheme="minorBidi"/>
              <w:noProof/>
              <w:color w:val="auto"/>
              <w:sz w:val="22"/>
              <w:szCs w:val="22"/>
            </w:rPr>
          </w:pPr>
          <w:hyperlink w:anchor="_Toc454222676" w:history="1">
            <w:r w:rsidRPr="004317F2">
              <w:rPr>
                <w:rStyle w:val="Hyperlink"/>
                <w:noProof/>
              </w:rPr>
              <w:t>5.4.10.</w:t>
            </w:r>
            <w:r>
              <w:rPr>
                <w:rFonts w:asciiTheme="minorHAnsi" w:eastAsiaTheme="minorEastAsia" w:hAnsiTheme="minorHAnsi" w:cstheme="minorBidi"/>
                <w:noProof/>
                <w:color w:val="auto"/>
                <w:sz w:val="22"/>
                <w:szCs w:val="22"/>
              </w:rPr>
              <w:tab/>
            </w:r>
            <w:r w:rsidRPr="004317F2">
              <w:rPr>
                <w:rStyle w:val="Hyperlink"/>
                <w:noProof/>
              </w:rPr>
              <w:t>Vizualizarea istoricului</w:t>
            </w:r>
            <w:r>
              <w:rPr>
                <w:noProof/>
                <w:webHidden/>
              </w:rPr>
              <w:tab/>
            </w:r>
            <w:r>
              <w:rPr>
                <w:noProof/>
                <w:webHidden/>
              </w:rPr>
              <w:fldChar w:fldCharType="begin"/>
            </w:r>
            <w:r>
              <w:rPr>
                <w:noProof/>
                <w:webHidden/>
              </w:rPr>
              <w:instrText xml:space="preserve"> PAGEREF _Toc454222676 \h </w:instrText>
            </w:r>
            <w:r>
              <w:rPr>
                <w:noProof/>
                <w:webHidden/>
              </w:rPr>
            </w:r>
            <w:r>
              <w:rPr>
                <w:noProof/>
                <w:webHidden/>
              </w:rPr>
              <w:fldChar w:fldCharType="separate"/>
            </w:r>
            <w:r>
              <w:rPr>
                <w:noProof/>
                <w:webHidden/>
              </w:rPr>
              <w:t>61</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77" w:history="1">
            <w:r w:rsidRPr="004317F2">
              <w:rPr>
                <w:rStyle w:val="Hyperlink"/>
                <w:noProof/>
              </w:rPr>
              <w:t>5.5.</w:t>
            </w:r>
            <w:r>
              <w:rPr>
                <w:rFonts w:asciiTheme="minorHAnsi" w:eastAsiaTheme="minorEastAsia" w:hAnsiTheme="minorHAnsi" w:cstheme="minorBidi"/>
                <w:noProof/>
                <w:color w:val="auto"/>
                <w:sz w:val="22"/>
                <w:szCs w:val="22"/>
              </w:rPr>
              <w:tab/>
            </w:r>
            <w:r w:rsidRPr="004317F2">
              <w:rPr>
                <w:rStyle w:val="Hyperlink"/>
                <w:noProof/>
              </w:rPr>
              <w:t>Proiectarae bazei de date</w:t>
            </w:r>
            <w:r>
              <w:rPr>
                <w:noProof/>
                <w:webHidden/>
              </w:rPr>
              <w:tab/>
            </w:r>
            <w:r>
              <w:rPr>
                <w:noProof/>
                <w:webHidden/>
              </w:rPr>
              <w:fldChar w:fldCharType="begin"/>
            </w:r>
            <w:r>
              <w:rPr>
                <w:noProof/>
                <w:webHidden/>
              </w:rPr>
              <w:instrText xml:space="preserve"> PAGEREF _Toc454222677 \h </w:instrText>
            </w:r>
            <w:r>
              <w:rPr>
                <w:noProof/>
                <w:webHidden/>
              </w:rPr>
            </w:r>
            <w:r>
              <w:rPr>
                <w:noProof/>
                <w:webHidden/>
              </w:rPr>
              <w:fldChar w:fldCharType="separate"/>
            </w:r>
            <w:r>
              <w:rPr>
                <w:noProof/>
                <w:webHidden/>
              </w:rPr>
              <w:t>61</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78" w:history="1">
            <w:r w:rsidRPr="004317F2">
              <w:rPr>
                <w:rStyle w:val="Hyperlink"/>
                <w:noProof/>
              </w:rPr>
              <w:t>5.6.</w:t>
            </w:r>
            <w:r>
              <w:rPr>
                <w:rFonts w:asciiTheme="minorHAnsi" w:eastAsiaTheme="minorEastAsia" w:hAnsiTheme="minorHAnsi" w:cstheme="minorBidi"/>
                <w:noProof/>
                <w:color w:val="auto"/>
                <w:sz w:val="22"/>
                <w:szCs w:val="22"/>
              </w:rPr>
              <w:tab/>
            </w:r>
            <w:r w:rsidRPr="004317F2">
              <w:rPr>
                <w:rStyle w:val="Hyperlink"/>
                <w:noProof/>
              </w:rPr>
              <w:t>Concluzie</w:t>
            </w:r>
            <w:r>
              <w:rPr>
                <w:noProof/>
                <w:webHidden/>
              </w:rPr>
              <w:tab/>
            </w:r>
            <w:r>
              <w:rPr>
                <w:noProof/>
                <w:webHidden/>
              </w:rPr>
              <w:fldChar w:fldCharType="begin"/>
            </w:r>
            <w:r>
              <w:rPr>
                <w:noProof/>
                <w:webHidden/>
              </w:rPr>
              <w:instrText xml:space="preserve"> PAGEREF _Toc454222678 \h </w:instrText>
            </w:r>
            <w:r>
              <w:rPr>
                <w:noProof/>
                <w:webHidden/>
              </w:rPr>
            </w:r>
            <w:r>
              <w:rPr>
                <w:noProof/>
                <w:webHidden/>
              </w:rPr>
              <w:fldChar w:fldCharType="separate"/>
            </w:r>
            <w:r>
              <w:rPr>
                <w:noProof/>
                <w:webHidden/>
              </w:rPr>
              <w:t>62</w:t>
            </w:r>
            <w:r>
              <w:rPr>
                <w:noProof/>
                <w:webHidden/>
              </w:rPr>
              <w:fldChar w:fldCharType="end"/>
            </w:r>
          </w:hyperlink>
        </w:p>
        <w:p w:rsidR="004861B6" w:rsidRDefault="004861B6">
          <w:pPr>
            <w:pStyle w:val="TOC1"/>
            <w:rPr>
              <w:rFonts w:asciiTheme="minorHAnsi" w:eastAsiaTheme="minorEastAsia" w:hAnsiTheme="minorHAnsi" w:cstheme="minorBidi"/>
              <w:b w:val="0"/>
              <w:color w:val="auto"/>
              <w:sz w:val="22"/>
              <w:szCs w:val="22"/>
            </w:rPr>
          </w:pPr>
          <w:hyperlink w:anchor="_Toc454222679" w:history="1">
            <w:r w:rsidRPr="004317F2">
              <w:rPr>
                <w:rStyle w:val="Hyperlink"/>
              </w:rPr>
              <w:t>Capitolul 6.</w:t>
            </w:r>
            <w:r>
              <w:rPr>
                <w:rFonts w:asciiTheme="minorHAnsi" w:eastAsiaTheme="minorEastAsia" w:hAnsiTheme="minorHAnsi" w:cstheme="minorBidi"/>
                <w:b w:val="0"/>
                <w:color w:val="auto"/>
                <w:sz w:val="22"/>
                <w:szCs w:val="22"/>
              </w:rPr>
              <w:tab/>
            </w:r>
            <w:r w:rsidRPr="004317F2">
              <w:rPr>
                <w:rStyle w:val="Hyperlink"/>
              </w:rPr>
              <w:t>Testare şi Validare</w:t>
            </w:r>
            <w:r>
              <w:rPr>
                <w:webHidden/>
              </w:rPr>
              <w:tab/>
            </w:r>
            <w:r>
              <w:rPr>
                <w:webHidden/>
              </w:rPr>
              <w:fldChar w:fldCharType="begin"/>
            </w:r>
            <w:r>
              <w:rPr>
                <w:webHidden/>
              </w:rPr>
              <w:instrText xml:space="preserve"> PAGEREF _Toc454222679 \h </w:instrText>
            </w:r>
            <w:r>
              <w:rPr>
                <w:webHidden/>
              </w:rPr>
            </w:r>
            <w:r>
              <w:rPr>
                <w:webHidden/>
              </w:rPr>
              <w:fldChar w:fldCharType="separate"/>
            </w:r>
            <w:r>
              <w:rPr>
                <w:webHidden/>
              </w:rPr>
              <w:t>63</w:t>
            </w:r>
            <w:r>
              <w:rPr>
                <w:webHidden/>
              </w:rPr>
              <w:fldChar w:fldCharType="end"/>
            </w:r>
          </w:hyperlink>
        </w:p>
        <w:p w:rsidR="004861B6" w:rsidRDefault="004861B6">
          <w:pPr>
            <w:pStyle w:val="TOC1"/>
            <w:rPr>
              <w:rFonts w:asciiTheme="minorHAnsi" w:eastAsiaTheme="minorEastAsia" w:hAnsiTheme="minorHAnsi" w:cstheme="minorBidi"/>
              <w:b w:val="0"/>
              <w:color w:val="auto"/>
              <w:sz w:val="22"/>
              <w:szCs w:val="22"/>
            </w:rPr>
          </w:pPr>
          <w:hyperlink w:anchor="_Toc454222680" w:history="1">
            <w:r w:rsidRPr="004317F2">
              <w:rPr>
                <w:rStyle w:val="Hyperlink"/>
              </w:rPr>
              <w:t>Capitolul 7.</w:t>
            </w:r>
            <w:r>
              <w:rPr>
                <w:rFonts w:asciiTheme="minorHAnsi" w:eastAsiaTheme="minorEastAsia" w:hAnsiTheme="minorHAnsi" w:cstheme="minorBidi"/>
                <w:b w:val="0"/>
                <w:color w:val="auto"/>
                <w:sz w:val="22"/>
                <w:szCs w:val="22"/>
              </w:rPr>
              <w:tab/>
            </w:r>
            <w:r w:rsidRPr="004317F2">
              <w:rPr>
                <w:rStyle w:val="Hyperlink"/>
              </w:rPr>
              <w:t>Manual de Instalare și Utilizare</w:t>
            </w:r>
            <w:r>
              <w:rPr>
                <w:webHidden/>
              </w:rPr>
              <w:tab/>
            </w:r>
            <w:r>
              <w:rPr>
                <w:webHidden/>
              </w:rPr>
              <w:fldChar w:fldCharType="begin"/>
            </w:r>
            <w:r>
              <w:rPr>
                <w:webHidden/>
              </w:rPr>
              <w:instrText xml:space="preserve"> PAGEREF _Toc454222680 \h </w:instrText>
            </w:r>
            <w:r>
              <w:rPr>
                <w:webHidden/>
              </w:rPr>
            </w:r>
            <w:r>
              <w:rPr>
                <w:webHidden/>
              </w:rPr>
              <w:fldChar w:fldCharType="separate"/>
            </w:r>
            <w:r>
              <w:rPr>
                <w:webHidden/>
              </w:rPr>
              <w:t>67</w:t>
            </w:r>
            <w:r>
              <w:rPr>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1" w:history="1">
            <w:r w:rsidRPr="004317F2">
              <w:rPr>
                <w:rStyle w:val="Hyperlink"/>
                <w:noProof/>
              </w:rPr>
              <w:t>7.1.</w:t>
            </w:r>
            <w:r>
              <w:rPr>
                <w:rFonts w:asciiTheme="minorHAnsi" w:eastAsiaTheme="minorEastAsia" w:hAnsiTheme="minorHAnsi" w:cstheme="minorBidi"/>
                <w:noProof/>
                <w:color w:val="auto"/>
                <w:sz w:val="22"/>
                <w:szCs w:val="22"/>
              </w:rPr>
              <w:tab/>
            </w:r>
            <w:r w:rsidRPr="004317F2">
              <w:rPr>
                <w:rStyle w:val="Hyperlink"/>
                <w:noProof/>
              </w:rPr>
              <w:t>Instalare si rulare</w:t>
            </w:r>
            <w:r>
              <w:rPr>
                <w:noProof/>
                <w:webHidden/>
              </w:rPr>
              <w:tab/>
            </w:r>
            <w:r>
              <w:rPr>
                <w:noProof/>
                <w:webHidden/>
              </w:rPr>
              <w:fldChar w:fldCharType="begin"/>
            </w:r>
            <w:r>
              <w:rPr>
                <w:noProof/>
                <w:webHidden/>
              </w:rPr>
              <w:instrText xml:space="preserve"> PAGEREF _Toc454222681 \h </w:instrText>
            </w:r>
            <w:r>
              <w:rPr>
                <w:noProof/>
                <w:webHidden/>
              </w:rPr>
            </w:r>
            <w:r>
              <w:rPr>
                <w:noProof/>
                <w:webHidden/>
              </w:rPr>
              <w:fldChar w:fldCharType="separate"/>
            </w:r>
            <w:r>
              <w:rPr>
                <w:noProof/>
                <w:webHidden/>
              </w:rPr>
              <w:t>67</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82" w:history="1">
            <w:r w:rsidRPr="004317F2">
              <w:rPr>
                <w:rStyle w:val="Hyperlink"/>
                <w:noProof/>
              </w:rPr>
              <w:t>7.1.1.</w:t>
            </w:r>
            <w:r>
              <w:rPr>
                <w:rFonts w:asciiTheme="minorHAnsi" w:eastAsiaTheme="minorEastAsia" w:hAnsiTheme="minorHAnsi" w:cstheme="minorBidi"/>
                <w:noProof/>
                <w:color w:val="auto"/>
                <w:sz w:val="22"/>
                <w:szCs w:val="22"/>
              </w:rPr>
              <w:tab/>
            </w:r>
            <w:r w:rsidRPr="004317F2">
              <w:rPr>
                <w:rStyle w:val="Hyperlink"/>
                <w:noProof/>
              </w:rPr>
              <w:t>Instalare Git</w:t>
            </w:r>
            <w:r>
              <w:rPr>
                <w:noProof/>
                <w:webHidden/>
              </w:rPr>
              <w:tab/>
            </w:r>
            <w:r>
              <w:rPr>
                <w:noProof/>
                <w:webHidden/>
              </w:rPr>
              <w:fldChar w:fldCharType="begin"/>
            </w:r>
            <w:r>
              <w:rPr>
                <w:noProof/>
                <w:webHidden/>
              </w:rPr>
              <w:instrText xml:space="preserve"> PAGEREF _Toc454222682 \h </w:instrText>
            </w:r>
            <w:r>
              <w:rPr>
                <w:noProof/>
                <w:webHidden/>
              </w:rPr>
            </w:r>
            <w:r>
              <w:rPr>
                <w:noProof/>
                <w:webHidden/>
              </w:rPr>
              <w:fldChar w:fldCharType="separate"/>
            </w:r>
            <w:r>
              <w:rPr>
                <w:noProof/>
                <w:webHidden/>
              </w:rPr>
              <w:t>67</w:t>
            </w:r>
            <w:r>
              <w:rPr>
                <w:noProof/>
                <w:webHidden/>
              </w:rPr>
              <w:fldChar w:fldCharType="end"/>
            </w:r>
          </w:hyperlink>
        </w:p>
        <w:p w:rsidR="004861B6" w:rsidRDefault="004861B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83" w:history="1">
            <w:r w:rsidRPr="004317F2">
              <w:rPr>
                <w:rStyle w:val="Hyperlink"/>
                <w:noProof/>
              </w:rPr>
              <w:t>7.1.2.</w:t>
            </w:r>
            <w:r>
              <w:rPr>
                <w:rFonts w:asciiTheme="minorHAnsi" w:eastAsiaTheme="minorEastAsia" w:hAnsiTheme="minorHAnsi" w:cstheme="minorBidi"/>
                <w:noProof/>
                <w:color w:val="auto"/>
                <w:sz w:val="22"/>
                <w:szCs w:val="22"/>
              </w:rPr>
              <w:tab/>
            </w:r>
            <w:r w:rsidRPr="004317F2">
              <w:rPr>
                <w:rStyle w:val="Hyperlink"/>
                <w:noProof/>
              </w:rPr>
              <w:t>Instalare XAMPP</w:t>
            </w:r>
            <w:r>
              <w:rPr>
                <w:noProof/>
                <w:webHidden/>
              </w:rPr>
              <w:tab/>
            </w:r>
            <w:r>
              <w:rPr>
                <w:noProof/>
                <w:webHidden/>
              </w:rPr>
              <w:fldChar w:fldCharType="begin"/>
            </w:r>
            <w:r>
              <w:rPr>
                <w:noProof/>
                <w:webHidden/>
              </w:rPr>
              <w:instrText xml:space="preserve"> PAGEREF _Toc454222683 \h </w:instrText>
            </w:r>
            <w:r>
              <w:rPr>
                <w:noProof/>
                <w:webHidden/>
              </w:rPr>
            </w:r>
            <w:r>
              <w:rPr>
                <w:noProof/>
                <w:webHidden/>
              </w:rPr>
              <w:fldChar w:fldCharType="separate"/>
            </w:r>
            <w:r>
              <w:rPr>
                <w:noProof/>
                <w:webHidden/>
              </w:rPr>
              <w:t>68</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4" w:history="1">
            <w:r w:rsidRPr="004317F2">
              <w:rPr>
                <w:rStyle w:val="Hyperlink"/>
                <w:noProof/>
              </w:rPr>
              <w:t>7.2.</w:t>
            </w:r>
            <w:r>
              <w:rPr>
                <w:rFonts w:asciiTheme="minorHAnsi" w:eastAsiaTheme="minorEastAsia" w:hAnsiTheme="minorHAnsi" w:cstheme="minorBidi"/>
                <w:noProof/>
                <w:color w:val="auto"/>
                <w:sz w:val="22"/>
                <w:szCs w:val="22"/>
              </w:rPr>
              <w:tab/>
            </w:r>
            <w:r w:rsidRPr="004317F2">
              <w:rPr>
                <w:rStyle w:val="Hyperlink"/>
                <w:noProof/>
              </w:rPr>
              <w:t>Utilizarea aplicatiei</w:t>
            </w:r>
            <w:r>
              <w:rPr>
                <w:noProof/>
                <w:webHidden/>
              </w:rPr>
              <w:tab/>
            </w:r>
            <w:r>
              <w:rPr>
                <w:noProof/>
                <w:webHidden/>
              </w:rPr>
              <w:fldChar w:fldCharType="begin"/>
            </w:r>
            <w:r>
              <w:rPr>
                <w:noProof/>
                <w:webHidden/>
              </w:rPr>
              <w:instrText xml:space="preserve"> PAGEREF _Toc454222684 \h </w:instrText>
            </w:r>
            <w:r>
              <w:rPr>
                <w:noProof/>
                <w:webHidden/>
              </w:rPr>
            </w:r>
            <w:r>
              <w:rPr>
                <w:noProof/>
                <w:webHidden/>
              </w:rPr>
              <w:fldChar w:fldCharType="separate"/>
            </w:r>
            <w:r>
              <w:rPr>
                <w:noProof/>
                <w:webHidden/>
              </w:rPr>
              <w:t>71</w:t>
            </w:r>
            <w:r>
              <w:rPr>
                <w:noProof/>
                <w:webHidden/>
              </w:rPr>
              <w:fldChar w:fldCharType="end"/>
            </w:r>
          </w:hyperlink>
        </w:p>
        <w:p w:rsidR="004861B6" w:rsidRDefault="004861B6">
          <w:pPr>
            <w:pStyle w:val="TOC1"/>
            <w:rPr>
              <w:rFonts w:asciiTheme="minorHAnsi" w:eastAsiaTheme="minorEastAsia" w:hAnsiTheme="minorHAnsi" w:cstheme="minorBidi"/>
              <w:b w:val="0"/>
              <w:color w:val="auto"/>
              <w:sz w:val="22"/>
              <w:szCs w:val="22"/>
            </w:rPr>
          </w:pPr>
          <w:hyperlink w:anchor="_Toc454222685" w:history="1">
            <w:r w:rsidRPr="004317F2">
              <w:rPr>
                <w:rStyle w:val="Hyperlink"/>
              </w:rPr>
              <w:t>Capitolul 8.</w:t>
            </w:r>
            <w:r>
              <w:rPr>
                <w:rFonts w:asciiTheme="minorHAnsi" w:eastAsiaTheme="minorEastAsia" w:hAnsiTheme="minorHAnsi" w:cstheme="minorBidi"/>
                <w:b w:val="0"/>
                <w:color w:val="auto"/>
                <w:sz w:val="22"/>
                <w:szCs w:val="22"/>
              </w:rPr>
              <w:tab/>
            </w:r>
            <w:r w:rsidRPr="004317F2">
              <w:rPr>
                <w:rStyle w:val="Hyperlink"/>
              </w:rPr>
              <w:t>Concluzii</w:t>
            </w:r>
            <w:r>
              <w:rPr>
                <w:webHidden/>
              </w:rPr>
              <w:tab/>
            </w:r>
            <w:r>
              <w:rPr>
                <w:webHidden/>
              </w:rPr>
              <w:fldChar w:fldCharType="begin"/>
            </w:r>
            <w:r>
              <w:rPr>
                <w:webHidden/>
              </w:rPr>
              <w:instrText xml:space="preserve"> PAGEREF _Toc454222685 \h </w:instrText>
            </w:r>
            <w:r>
              <w:rPr>
                <w:webHidden/>
              </w:rPr>
            </w:r>
            <w:r>
              <w:rPr>
                <w:webHidden/>
              </w:rPr>
              <w:fldChar w:fldCharType="separate"/>
            </w:r>
            <w:r>
              <w:rPr>
                <w:webHidden/>
              </w:rPr>
              <w:t>73</w:t>
            </w:r>
            <w:r>
              <w:rPr>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6" w:history="1">
            <w:r w:rsidRPr="004317F2">
              <w:rPr>
                <w:rStyle w:val="Hyperlink"/>
                <w:noProof/>
              </w:rPr>
              <w:t>8.1.</w:t>
            </w:r>
            <w:r>
              <w:rPr>
                <w:rFonts w:asciiTheme="minorHAnsi" w:eastAsiaTheme="minorEastAsia" w:hAnsiTheme="minorHAnsi" w:cstheme="minorBidi"/>
                <w:noProof/>
                <w:color w:val="auto"/>
                <w:sz w:val="22"/>
                <w:szCs w:val="22"/>
              </w:rPr>
              <w:tab/>
            </w:r>
            <w:r w:rsidRPr="004317F2">
              <w:rPr>
                <w:rStyle w:val="Hyperlink"/>
                <w:noProof/>
              </w:rPr>
              <w:t>Realizarea obiectivelor propuse</w:t>
            </w:r>
            <w:r>
              <w:rPr>
                <w:noProof/>
                <w:webHidden/>
              </w:rPr>
              <w:tab/>
            </w:r>
            <w:r>
              <w:rPr>
                <w:noProof/>
                <w:webHidden/>
              </w:rPr>
              <w:fldChar w:fldCharType="begin"/>
            </w:r>
            <w:r>
              <w:rPr>
                <w:noProof/>
                <w:webHidden/>
              </w:rPr>
              <w:instrText xml:space="preserve"> PAGEREF _Toc454222686 \h </w:instrText>
            </w:r>
            <w:r>
              <w:rPr>
                <w:noProof/>
                <w:webHidden/>
              </w:rPr>
            </w:r>
            <w:r>
              <w:rPr>
                <w:noProof/>
                <w:webHidden/>
              </w:rPr>
              <w:fldChar w:fldCharType="separate"/>
            </w:r>
            <w:r>
              <w:rPr>
                <w:noProof/>
                <w:webHidden/>
              </w:rPr>
              <w:t>73</w:t>
            </w:r>
            <w:r>
              <w:rPr>
                <w:noProof/>
                <w:webHidden/>
              </w:rPr>
              <w:fldChar w:fldCharType="end"/>
            </w:r>
          </w:hyperlink>
        </w:p>
        <w:p w:rsidR="004861B6" w:rsidRDefault="004861B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7" w:history="1">
            <w:r w:rsidRPr="004317F2">
              <w:rPr>
                <w:rStyle w:val="Hyperlink"/>
                <w:noProof/>
              </w:rPr>
              <w:t>8.2.</w:t>
            </w:r>
            <w:r>
              <w:rPr>
                <w:rFonts w:asciiTheme="minorHAnsi" w:eastAsiaTheme="minorEastAsia" w:hAnsiTheme="minorHAnsi" w:cstheme="minorBidi"/>
                <w:noProof/>
                <w:color w:val="auto"/>
                <w:sz w:val="22"/>
                <w:szCs w:val="22"/>
              </w:rPr>
              <w:tab/>
            </w:r>
            <w:r w:rsidRPr="004317F2">
              <w:rPr>
                <w:rStyle w:val="Hyperlink"/>
                <w:noProof/>
              </w:rPr>
              <w:t>Dezvoltari ulterioare</w:t>
            </w:r>
            <w:r>
              <w:rPr>
                <w:noProof/>
                <w:webHidden/>
              </w:rPr>
              <w:tab/>
            </w:r>
            <w:r>
              <w:rPr>
                <w:noProof/>
                <w:webHidden/>
              </w:rPr>
              <w:fldChar w:fldCharType="begin"/>
            </w:r>
            <w:r>
              <w:rPr>
                <w:noProof/>
                <w:webHidden/>
              </w:rPr>
              <w:instrText xml:space="preserve"> PAGEREF _Toc454222687 \h </w:instrText>
            </w:r>
            <w:r>
              <w:rPr>
                <w:noProof/>
                <w:webHidden/>
              </w:rPr>
            </w:r>
            <w:r>
              <w:rPr>
                <w:noProof/>
                <w:webHidden/>
              </w:rPr>
              <w:fldChar w:fldCharType="separate"/>
            </w:r>
            <w:r>
              <w:rPr>
                <w:noProof/>
                <w:webHidden/>
              </w:rPr>
              <w:t>73</w:t>
            </w:r>
            <w:r>
              <w:rPr>
                <w:noProof/>
                <w:webHidden/>
              </w:rPr>
              <w:fldChar w:fldCharType="end"/>
            </w:r>
          </w:hyperlink>
        </w:p>
        <w:p w:rsidR="004861B6" w:rsidRDefault="004861B6">
          <w:pPr>
            <w:pStyle w:val="TOC1"/>
            <w:rPr>
              <w:rFonts w:asciiTheme="minorHAnsi" w:eastAsiaTheme="minorEastAsia" w:hAnsiTheme="minorHAnsi" w:cstheme="minorBidi"/>
              <w:b w:val="0"/>
              <w:color w:val="auto"/>
              <w:sz w:val="22"/>
              <w:szCs w:val="22"/>
            </w:rPr>
          </w:pPr>
          <w:hyperlink w:anchor="_Toc454222688" w:history="1">
            <w:r w:rsidRPr="004317F2">
              <w:rPr>
                <w:rStyle w:val="Hyperlink"/>
              </w:rPr>
              <w:t>Bibliografie</w:t>
            </w:r>
            <w:r>
              <w:rPr>
                <w:rStyle w:val="Hyperlink"/>
              </w:rPr>
              <w:t>.............................</w:t>
            </w:r>
            <w:r>
              <w:rPr>
                <w:webHidden/>
              </w:rPr>
              <w:tab/>
            </w:r>
            <w:r>
              <w:rPr>
                <w:webHidden/>
              </w:rPr>
              <w:fldChar w:fldCharType="begin"/>
            </w:r>
            <w:r>
              <w:rPr>
                <w:webHidden/>
              </w:rPr>
              <w:instrText xml:space="preserve"> PAGEREF _Toc454222688 \h </w:instrText>
            </w:r>
            <w:r>
              <w:rPr>
                <w:webHidden/>
              </w:rPr>
            </w:r>
            <w:r>
              <w:rPr>
                <w:webHidden/>
              </w:rPr>
              <w:fldChar w:fldCharType="separate"/>
            </w:r>
            <w:r>
              <w:rPr>
                <w:webHidden/>
              </w:rPr>
              <w:t>75</w:t>
            </w:r>
            <w:r>
              <w:rPr>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0" w:name="h.30j0zll" w:colFirst="0" w:colLast="0"/>
      <w:bookmarkStart w:id="1" w:name="_Toc454222624"/>
      <w:bookmarkEnd w:id="0"/>
      <w:r>
        <w:lastRenderedPageBreak/>
        <w:t>Introducere</w:t>
      </w:r>
      <w:bookmarkEnd w:id="1"/>
      <w:r>
        <w:t xml:space="preserve"> </w:t>
      </w:r>
    </w:p>
    <w:p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să meargă 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rsidR="004164D7" w:rsidRDefault="00F3628D">
      <w:pPr>
        <w:pStyle w:val="Heading2"/>
        <w:numPr>
          <w:ilvl w:val="1"/>
          <w:numId w:val="1"/>
        </w:numPr>
      </w:pPr>
      <w:bookmarkStart w:id="2" w:name="_Toc454222625"/>
      <w:r>
        <w:t>Contextul proiectului</w:t>
      </w:r>
      <w:bookmarkEnd w:id="2"/>
    </w:p>
    <w:p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rsidR="00F93D22" w:rsidRPr="00F93D22" w:rsidRDefault="00F93D22" w:rsidP="00F93D22">
      <w:r w:rsidRPr="00F93D22">
        <w:t>Sistemul propus se încadrează în acest context de comunicare în timp real, combinând elementele de socializare din lumea modernă, cum ar fi Facebook-ul sau Skype-ul</w:t>
      </w:r>
      <w:ins w:id="3" w:author="Szabolcs Bene" w:date="2016-06-20T22:14:00Z">
        <w:r w:rsidR="00F577EF">
          <w:t xml:space="preserve"> cu elementele propuse spre</w:t>
        </w:r>
        <w:r w:rsidR="00E4597E">
          <w:t xml:space="preserve"> a fi implementate de acest proiect</w:t>
        </w:r>
      </w:ins>
      <w:r w:rsidRPr="00F93D22">
        <w:t xml:space="preserve">. Sistemul nu a fost creeat specific industriei de IT, deoarece este nevoie de comunicare internă sau externă în timp real, în orice industrie. </w:t>
      </w:r>
    </w:p>
    <w:p w:rsidR="00F93D22" w:rsidRPr="00F93D22" w:rsidRDefault="00F93D22" w:rsidP="00F93D22">
      <w:r w:rsidRPr="00F93D22">
        <w:t xml:space="preserve">Sistemul </w:t>
      </w:r>
      <w:del w:id="4" w:author="Szabolcs Bene" w:date="2016-06-20T22:15:00Z">
        <w:r w:rsidRPr="00F93D22" w:rsidDel="00433ABA">
          <w:delText xml:space="preserve">vine </w:delText>
        </w:r>
      </w:del>
      <w:ins w:id="5" w:author="Szabolcs Bene" w:date="2016-06-20T22:15:00Z">
        <w:r w:rsidR="00433ABA">
          <w:t>dorește</w:t>
        </w:r>
        <w:r w:rsidR="00433ABA" w:rsidRPr="00F93D22">
          <w:t xml:space="preserve"> </w:t>
        </w:r>
      </w:ins>
      <w:r w:rsidRPr="00F93D22">
        <w:t xml:space="preserve">cu ajutorul actorilor, şi anume a utilizatorilor, principali şi singulari, </w:t>
      </w:r>
      <w:del w:id="6" w:author="Szabolcs Bene" w:date="2016-06-20T22:16:00Z">
        <w:r w:rsidRPr="00F93D22" w:rsidDel="00433ABA">
          <w:delText xml:space="preserve">care nu au altă responsabilitate decât de a-şi creea propriul cont în aplicaţie şi </w:delText>
        </w:r>
      </w:del>
      <w:r w:rsidRPr="00F93D22">
        <w:t xml:space="preserve">să </w:t>
      </w:r>
      <w:del w:id="7" w:author="Szabolcs Bene" w:date="2016-06-20T22:16:00Z">
        <w:r w:rsidRPr="00F93D22" w:rsidDel="00433ABA">
          <w:delText xml:space="preserve">folosească </w:delText>
        </w:r>
      </w:del>
      <w:ins w:id="8" w:author="Szabolcs Bene" w:date="2016-06-20T22:16:00Z">
        <w:r w:rsidR="00433ABA">
          <w:t>utilizeze</w:t>
        </w:r>
        <w:r w:rsidR="00433ABA" w:rsidRPr="00F93D22">
          <w:t xml:space="preserve"> </w:t>
        </w:r>
      </w:ins>
      <w:r w:rsidRPr="00F93D22">
        <w:t xml:space="preserve">funcţionalităţile oferite de aplicaţia web. Utilizatorii beneficiează de simplitatea şi eficienţa realizării unei conexiuni între ei, şi de comunicare în timp real prin text, audio său video. </w:t>
      </w:r>
    </w:p>
    <w:p w:rsidR="00F93D22" w:rsidRPr="00F93D22" w:rsidRDefault="00F93D22" w:rsidP="00F93D22">
      <w:r w:rsidRPr="00F93D22">
        <w:t>Sistemul</w:t>
      </w:r>
      <w:del w:id="9" w:author="Szabolcs Bene" w:date="2016-06-20T22:17:00Z">
        <w:r w:rsidRPr="00F93D22" w:rsidDel="00090F5F">
          <w:delText>, după cum îi spune şi numele</w:delText>
        </w:r>
        <w:r w:rsidRPr="00F93D22" w:rsidDel="00360024">
          <w:delText>,</w:delText>
        </w:r>
      </w:del>
      <w:r w:rsidRPr="00F93D22">
        <w:t xml:space="preserve"> înglobează toate nevoile utilizatorului şi urmăreşte eficientizarea procesului de</w:t>
      </w:r>
      <w:del w:id="10" w:author="Szabolcs Bene" w:date="2016-06-20T22:17:00Z">
        <w:r w:rsidRPr="00F93D22" w:rsidDel="00D51CCE">
          <w:delText xml:space="preserve"> conexiune şi</w:delText>
        </w:r>
      </w:del>
      <w:r w:rsidRPr="00F93D22">
        <w:t xml:space="preserve">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rsidR="00D666C2" w:rsidRDefault="00D666C2" w:rsidP="00D666C2">
      <w:pPr>
        <w:pStyle w:val="Heading2"/>
        <w:numPr>
          <w:ilvl w:val="1"/>
          <w:numId w:val="1"/>
        </w:numPr>
      </w:pPr>
      <w:bookmarkStart w:id="11" w:name="_Toc454222626"/>
      <w:r>
        <w:t>M</w:t>
      </w:r>
      <w:r w:rsidR="00785247">
        <w:t>otivaț</w:t>
      </w:r>
      <w:r>
        <w:t>ia</w:t>
      </w:r>
      <w:bookmarkEnd w:id="11"/>
    </w:p>
    <w:p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numai prin </w:t>
      </w:r>
      <w:ins w:id="12" w:author="Szabolcs Bene" w:date="2016-06-20T22:17:00Z">
        <w:r w:rsidR="00A15807">
          <w:rPr>
            <w:color w:val="auto"/>
          </w:rPr>
          <w:t>I</w:t>
        </w:r>
      </w:ins>
      <w:del w:id="13" w:author="Szabolcs Bene" w:date="2016-06-20T22:17:00Z">
        <w:r w:rsidRPr="006B0802" w:rsidDel="00A15807">
          <w:rPr>
            <w:color w:val="auto"/>
          </w:rPr>
          <w:delText>i</w:delText>
        </w:r>
      </w:del>
      <w:r w:rsidRPr="006B0802">
        <w:rPr>
          <w:color w:val="auto"/>
        </w:rPr>
        <w:t xml:space="preserve">nternet, iar riscul de pierdere al conexiunii la server sau al pierderilor de date este minimizat. </w:t>
      </w:r>
    </w:p>
    <w:p w:rsidR="006B0802" w:rsidRPr="006B0802" w:rsidRDefault="006B0802" w:rsidP="006B0802">
      <w:pPr>
        <w:rPr>
          <w:color w:val="auto"/>
        </w:rPr>
      </w:pPr>
      <w:r w:rsidRPr="006B0802">
        <w:rPr>
          <w:color w:val="auto"/>
        </w:rPr>
        <w:lastRenderedPageBreak/>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rsidR="00C7513E" w:rsidRDefault="00C7513E"/>
    <w:p w:rsidR="00C7513E" w:rsidRDefault="00C7513E" w:rsidP="00C7513E">
      <w:pPr>
        <w:pStyle w:val="Heading2"/>
        <w:numPr>
          <w:ilvl w:val="1"/>
          <w:numId w:val="1"/>
        </w:numPr>
      </w:pPr>
      <w:bookmarkStart w:id="14" w:name="_Toc454222627"/>
      <w:r>
        <w:t>Continutul lucrarii</w:t>
      </w:r>
      <w:bookmarkEnd w:id="14"/>
    </w:p>
    <w:p w:rsidR="00C7513E" w:rsidRPr="00C7513E" w:rsidRDefault="00C7513E" w:rsidP="00C7513E">
      <w:r w:rsidRPr="00C7513E">
        <w:t>În următoarele paragrafe se va prezenta structura lucrării, capitolele și conținut</w:t>
      </w:r>
      <w:ins w:id="15" w:author="Szabolcs Bene" w:date="2016-06-20T22:18:00Z">
        <w:r w:rsidR="00B001A2">
          <w:t>u</w:t>
        </w:r>
      </w:ins>
      <w:del w:id="16" w:author="Szabolcs Bene" w:date="2016-06-20T22:18:00Z">
        <w:r w:rsidRPr="00C7513E" w:rsidDel="00B001A2">
          <w:delText>i</w:delText>
        </w:r>
      </w:del>
      <w:r w:rsidRPr="00C7513E">
        <w:t xml:space="preserve">l acestora. </w:t>
      </w:r>
    </w:p>
    <w:p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w:t>
      </w:r>
      <w:ins w:id="17" w:author="Szabolcs Bene" w:date="2016-06-20T22:18:00Z">
        <w:r w:rsidR="00F5148C">
          <w:t>r</w:t>
        </w:r>
      </w:ins>
      <w:del w:id="18" w:author="Szabolcs Bene" w:date="2016-06-20T22:18:00Z">
        <w:r w:rsidR="0037663F" w:rsidDel="00F5148C">
          <w:delText>t</w:delText>
        </w:r>
      </w:del>
      <w:r w:rsidR="0037663F">
        <w: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ins w:id="19" w:author="Szabolcs Bene" w:date="2016-06-20T22:19:00Z">
        <w:r w:rsidR="00D61393">
          <w:t>îndeplinirea validarea sistemului.</w:t>
        </w:r>
      </w:ins>
    </w:p>
    <w:p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20" w:name="h.tyjcwt" w:colFirst="0" w:colLast="0"/>
      <w:bookmarkStart w:id="21" w:name="_Toc454222628"/>
      <w:bookmarkEnd w:id="20"/>
      <w:r>
        <w:lastRenderedPageBreak/>
        <w:t>Obiectivele Proiectului</w:t>
      </w:r>
      <w:bookmarkEnd w:id="21"/>
    </w:p>
    <w:p w:rsidR="00CE08CC" w:rsidRPr="00CE08CC" w:rsidRDefault="00CE08CC" w:rsidP="00CE08CC">
      <w:pPr>
        <w:rPr>
          <w:color w:val="auto"/>
        </w:rPr>
      </w:pPr>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comunicare în timp real, incluzând mecanismul de transmitere de fişierelor într-un mod eficient.</w:t>
      </w:r>
    </w:p>
    <w:p w:rsidR="00C35C29" w:rsidRDefault="00C35C29" w:rsidP="00C35C29">
      <w:pPr>
        <w:pStyle w:val="Heading2"/>
        <w:numPr>
          <w:ilvl w:val="1"/>
          <w:numId w:val="1"/>
        </w:numPr>
      </w:pPr>
      <w:bookmarkStart w:id="22" w:name="_Toc454222629"/>
      <w:r>
        <w:t>Obiectivul principal</w:t>
      </w:r>
      <w:bookmarkEnd w:id="22"/>
    </w:p>
    <w:p w:rsidR="002E667B" w:rsidRPr="002E667B" w:rsidRDefault="002E667B" w:rsidP="002E667B">
      <w:r>
        <w:t>Obiectivul principal al acestui proiect reprezinta proiectarea, definirea si construirea unui sistem care sa ofere functionalitati de comunicare online in timp real, f</w:t>
      </w:r>
      <w:ins w:id="23" w:author="Szabolcs Bene" w:date="2016-06-20T22:19:00Z">
        <w:r w:rsidR="005F03DB">
          <w:t>ără</w:t>
        </w:r>
      </w:ins>
      <w:del w:id="24" w:author="Szabolcs Bene" w:date="2016-06-20T22:19:00Z">
        <w:r w:rsidDel="005F03DB">
          <w:delText>ara</w:delText>
        </w:r>
      </w:del>
      <w:r>
        <w:t xml:space="preserve"> a fi nevoit</w:t>
      </w:r>
      <w:ins w:id="25" w:author="Szabolcs Bene" w:date="2016-06-20T22:19:00Z">
        <w:r w:rsidR="00F962E8">
          <w:t>ă</w:t>
        </w:r>
      </w:ins>
      <w:r>
        <w:t xml:space="preserve">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26" w:name="_Toc454222630"/>
      <w:r>
        <w:t>Obiective secundare</w:t>
      </w:r>
      <w:bookmarkEnd w:id="26"/>
    </w:p>
    <w:p w:rsidR="00C35C29" w:rsidRDefault="00C767B0" w:rsidP="00C30575">
      <w:r>
        <w:rPr>
          <w:b/>
        </w:rPr>
        <w:t>Obiective generale propuse</w:t>
      </w:r>
    </w:p>
    <w:p w:rsidR="00A53422" w:rsidRPr="00A35228" w:rsidRDefault="00CC5B30" w:rsidP="00A53422">
      <w:pPr>
        <w:rPr>
          <w:color w:val="auto"/>
        </w:rPr>
      </w:pPr>
      <w:r w:rsidRPr="00A35228">
        <w:rPr>
          <w:color w:val="auto"/>
        </w:rPr>
        <w:t>Primul dintre obiectivele secundare pe care sistemul doreşte să le atingă este eficienţa în comunicare în timp real</w:t>
      </w:r>
      <w:r>
        <w:t xml:space="preserve">, </w:t>
      </w:r>
      <w:r w:rsidR="008A3B6A" w:rsidRPr="008A3B6A">
        <w:t xml:space="preserve">care se concretizează prin folosirea interfeţei grafice. </w:t>
      </w:r>
      <w:r w:rsidR="00A53422" w:rsidRPr="00A35228">
        <w:rPr>
          <w:color w:val="auto"/>
        </w:rPr>
        <w:t xml:space="preserve">Deoarece interfaţa grafică de utilizator este simplă </w:t>
      </w:r>
      <w:r w:rsidR="00A53422">
        <w:rPr>
          <w:color w:val="auto"/>
        </w:rPr>
        <w:t>şi</w:t>
      </w:r>
      <w:r w:rsidR="00A53422" w:rsidRPr="00A35228">
        <w:rPr>
          <w:color w:val="auto"/>
        </w:rPr>
        <w:t xml:space="preserve"> uşor utilizabilă, utilizatorul poate realiza o comunicare directă cu un alt utilizator într-un timp foarte scurt. </w:t>
      </w:r>
    </w:p>
    <w:p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posibile să se extindă funcționalitățile</w:t>
      </w:r>
      <w:r w:rsidR="00F721E3">
        <w:t>.</w:t>
      </w:r>
    </w:p>
    <w:p w:rsidR="00177CCB" w:rsidRPr="00A35228" w:rsidRDefault="00177CCB" w:rsidP="00177CCB">
      <w:pPr>
        <w:rPr>
          <w:color w:val="auto"/>
        </w:rPr>
      </w:pPr>
      <w:r w:rsidRPr="00A35228">
        <w:rPr>
          <w:color w:val="auto"/>
        </w:rPr>
        <w:t>Sistemul trebuie să le ofere utilizatorilor posibilitatea de autentificare simplă, cât şi autentificare cu conturi din reţele de socializare, un exemplu fiind Facebook-ul. În lumea modernă se dor</w:t>
      </w:r>
      <w:r>
        <w:rPr>
          <w:color w:val="auto"/>
        </w:rPr>
        <w:t>este că</w:t>
      </w:r>
      <w:r w:rsidRPr="00A35228">
        <w:rPr>
          <w:color w:val="auto"/>
        </w:rPr>
        <w:t xml:space="preserve"> toate </w:t>
      </w:r>
      <w:r>
        <w:rPr>
          <w:color w:val="auto"/>
        </w:rPr>
        <w:t>aplicaţiile</w:t>
      </w:r>
      <w:r w:rsidRPr="00A35228">
        <w:rPr>
          <w:color w:val="auto"/>
        </w:rPr>
        <w:t xml:space="preserve"> web să interacţioneze cu </w:t>
      </w:r>
      <w:r>
        <w:rPr>
          <w:color w:val="auto"/>
        </w:rPr>
        <w:t>reţelele</w:t>
      </w:r>
      <w:r w:rsidRPr="00A35228">
        <w:rPr>
          <w:color w:val="auto"/>
        </w:rPr>
        <w:t xml:space="preserve"> de socializare, pentru eficientizarea logarii în </w:t>
      </w:r>
      <w:r>
        <w:rPr>
          <w:color w:val="auto"/>
        </w:rPr>
        <w:t>aplicaţie</w:t>
      </w:r>
      <w:r w:rsidRPr="00A35228">
        <w:rPr>
          <w:color w:val="auto"/>
        </w:rPr>
        <w:t xml:space="preserve"> şi căutarea sau adăugarea unor prieteni noi. Obiectivul propus </w:t>
      </w:r>
      <w:r>
        <w:rPr>
          <w:color w:val="auto"/>
        </w:rPr>
        <w:t>este că</w:t>
      </w:r>
      <w:r w:rsidRPr="00A35228">
        <w:rPr>
          <w:color w:val="auto"/>
        </w:rPr>
        <w:t xml:space="preserve"> utilizatorii să se poată conecta la conturile lor private din </w:t>
      </w:r>
      <w:r>
        <w:rPr>
          <w:color w:val="auto"/>
        </w:rPr>
        <w:t>reţelele</w:t>
      </w:r>
      <w:r w:rsidRPr="00A35228">
        <w:rPr>
          <w:color w:val="auto"/>
        </w:rPr>
        <w:t xml:space="preserve"> de socializare de pe conturile </w:t>
      </w:r>
      <w:r>
        <w:rPr>
          <w:color w:val="auto"/>
        </w:rPr>
        <w:t>aplicaţiei</w:t>
      </w:r>
      <w:r w:rsidRPr="00A35228">
        <w:rPr>
          <w:color w:val="auto"/>
        </w:rPr>
        <w:t xml:space="preserve">, şi astfel să se poate loga folosind contul de Facebook, fără a mai introduce numele de utilizator şi parola. Dacă utilizatorul foloseşte autentificarea simplă oferită de </w:t>
      </w:r>
      <w:r>
        <w:rPr>
          <w:color w:val="auto"/>
        </w:rPr>
        <w:t>aplicaţie</w:t>
      </w:r>
      <w:r w:rsidRPr="00A35228">
        <w:rPr>
          <w:color w:val="auto"/>
        </w:rPr>
        <w:t xml:space="preserve">, </w:t>
      </w:r>
      <w:r>
        <w:rPr>
          <w:color w:val="auto"/>
        </w:rPr>
        <w:t>şi</w:t>
      </w:r>
      <w:r w:rsidRPr="00A35228">
        <w:rPr>
          <w:color w:val="auto"/>
        </w:rPr>
        <w:t xml:space="preserve"> introduce numele de utilizator sau o parolă greşită, atunci logarea va eşua, iar utilizatorul va fi notificat cu un mesaj de eroare. </w:t>
      </w:r>
    </w:p>
    <w:p w:rsidR="00177CCB" w:rsidRPr="00A35228" w:rsidRDefault="00177CCB" w:rsidP="00177CCB">
      <w:pPr>
        <w:rPr>
          <w:color w:val="auto"/>
        </w:rPr>
      </w:pPr>
      <w:r w:rsidRPr="00A35228">
        <w:rPr>
          <w:color w:val="auto"/>
        </w:rPr>
        <w:t xml:space="preserve">Sistemul trebuie să ofere şi înregistrarea conturilor noi. Obiectivul propus </w:t>
      </w:r>
      <w:r>
        <w:rPr>
          <w:color w:val="auto"/>
        </w:rPr>
        <w:t>este că</w:t>
      </w:r>
      <w:r w:rsidRPr="00A35228">
        <w:rPr>
          <w:color w:val="auto"/>
        </w:rPr>
        <w:t xml:space="preserve"> un utilizator nou să-şi poată creea un cont nou din </w:t>
      </w:r>
      <w:r>
        <w:rPr>
          <w:color w:val="auto"/>
        </w:rPr>
        <w:t>aplicaţie</w:t>
      </w:r>
      <w:r w:rsidRPr="00A35228">
        <w:rPr>
          <w:color w:val="auto"/>
        </w:rPr>
        <w:t xml:space="preserve">, pe baza unui set de reguli. Dacă regurile sunt respectate, atunci utilizatorul îşi va putea creea propriul său cont </w:t>
      </w:r>
      <w:r>
        <w:rPr>
          <w:color w:val="auto"/>
        </w:rPr>
        <w:t>în</w:t>
      </w:r>
      <w:r w:rsidRPr="00A35228">
        <w:rPr>
          <w:color w:val="auto"/>
        </w:rPr>
        <w:t xml:space="preserve"> </w:t>
      </w:r>
      <w:r>
        <w:rPr>
          <w:color w:val="auto"/>
        </w:rPr>
        <w:t>aplicaţie</w:t>
      </w:r>
      <w:r w:rsidRPr="00A35228">
        <w:rPr>
          <w:color w:val="auto"/>
        </w:rPr>
        <w:t>. În cazul în care regurile nu sunt respectate, cum ar fi de exemplu introducerea unui nume de utilizator deja existent, sau introducerea unui cont de email în format invalid, atunci utilizatorul va fi notificat cu un mesaj de eroare, mesajul conţinând motivul pentru care utilizatorul nu a putut să-şi creeze un cont nou.</w:t>
      </w:r>
    </w:p>
    <w:p w:rsidR="00047C09" w:rsidRPr="00E17312" w:rsidRDefault="00177CCB" w:rsidP="00E17312">
      <w:pPr>
        <w:rPr>
          <w:color w:val="auto"/>
        </w:rPr>
      </w:pPr>
      <w:r w:rsidRPr="00A35228">
        <w:rPr>
          <w:color w:val="auto"/>
        </w:rPr>
        <w:lastRenderedPageBreak/>
        <w:t xml:space="preserve">Sistemul trebuie să ofere adăugarea prietenilor noi. Obiectivul propus </w:t>
      </w:r>
      <w:r>
        <w:rPr>
          <w:color w:val="auto"/>
        </w:rPr>
        <w:t>este că</w:t>
      </w:r>
      <w:r w:rsidRPr="00A35228">
        <w:rPr>
          <w:color w:val="auto"/>
        </w:rPr>
        <w:t xml:space="preserve"> un utilizator să poată să adauge în lista de prieteni goală, sau deja existentă, prieteni noi, prin introducerea numelui </w:t>
      </w:r>
      <w:r w:rsidRPr="00B270BF">
        <w:rPr>
          <w:color w:val="auto"/>
        </w:rPr>
        <w:t>de utilizator. În cazul în care nu există numele de utilizator, atunci utilizatorul va fi notificat prîntr-un mesaj de eroare. Un alt obiectiv propus legat de lista de prieteni este actualizarea automată a listei. Dacă utilizatorul a fost adăugat de un alt utilizator, atunci numele acestui utilizator trebuie să apară în lista cu prieteni. Totodată lista de prieteni trebuie să afişeze care utilizator este online, şi care nu</w:t>
      </w:r>
      <w:del w:id="27" w:author="Szabolcs Bene" w:date="2016-06-20T22:21:00Z">
        <w:r w:rsidRPr="00B270BF" w:rsidDel="007A4390">
          <w:rPr>
            <w:color w:val="auto"/>
          </w:rPr>
          <w:delText>, iar diferenţierea acestui lucru se face prin colorarea numelui utilizatorilor deja logaţi în aplicaţie.</w:delText>
        </w:r>
      </w:del>
      <w:ins w:id="28" w:author="Szabolcs Bene" w:date="2016-06-20T22:21:00Z">
        <w:r w:rsidR="007A4390">
          <w:rPr>
            <w:color w:val="auto"/>
          </w:rPr>
          <w:t>.</w:t>
        </w:r>
      </w:ins>
    </w:p>
    <w:p w:rsidR="004911D8" w:rsidRDefault="004911D8">
      <w:pPr>
        <w:rPr>
          <w:sz w:val="23"/>
          <w:szCs w:val="23"/>
        </w:rPr>
      </w:pPr>
    </w:p>
    <w:p w:rsidR="00047C09" w:rsidRDefault="004911D8">
      <w:pPr>
        <w:rPr>
          <w:b/>
          <w:sz w:val="23"/>
          <w:szCs w:val="23"/>
        </w:rPr>
      </w:pPr>
      <w:r>
        <w:rPr>
          <w:b/>
          <w:sz w:val="23"/>
          <w:szCs w:val="23"/>
        </w:rPr>
        <w:t xml:space="preserve">Obiective de comunicare </w:t>
      </w:r>
      <w:r w:rsidR="00AB6D9A" w:rsidRPr="00B270BF">
        <w:rPr>
          <w:b/>
          <w:color w:val="auto"/>
        </w:rPr>
        <w:t xml:space="preserve">între </w:t>
      </w:r>
      <w:r>
        <w:rPr>
          <w:b/>
          <w:sz w:val="23"/>
          <w:szCs w:val="23"/>
        </w:rPr>
        <w:t>utilizatori</w:t>
      </w:r>
    </w:p>
    <w:p w:rsidR="00BE2906" w:rsidRPr="00B270BF" w:rsidRDefault="00BE2906" w:rsidP="00BE2906">
      <w:pPr>
        <w:rPr>
          <w:color w:val="auto"/>
        </w:rPr>
      </w:pPr>
      <w:r w:rsidRPr="00B270BF">
        <w:rPr>
          <w:color w:val="auto"/>
        </w:rPr>
        <w:t xml:space="preserve">Sistemul trebuie să ofere o posibilitate pentru utilizatori  de a se conecta şi de a comunica cu alţi utilizatori. Obiectivul propus este că utilizatorul să poată alege din lista de prieteni, şi prîntr-o simplă apăsare de buton să ceară permisiunea să se conecteze la cel de-al doilea utilizator. Un alt obiectiv legat de cererea de conexiune este posibilitatea de a accepta sau a refuza cererile de conexiune. Dacă conexiunea este refuzată de un utilizator, atunci cererea este terminată automat. Dacă utilizatorul acceptă conexiunea, atunci conexiunea va trece la paşii următori în mod automat, fără a mai introduce date suplimentare, iar după conectare cererea de conexiune se realizează cu succes. </w:t>
      </w:r>
    </w:p>
    <w:p w:rsidR="00BE2906" w:rsidRPr="00A35228" w:rsidRDefault="00BE2906" w:rsidP="00BE2906">
      <w:pPr>
        <w:rPr>
          <w:color w:val="auto"/>
        </w:rPr>
      </w:pPr>
      <w:r w:rsidRPr="00B270BF">
        <w:rPr>
          <w:color w:val="auto"/>
        </w:rPr>
        <w:t>Sistemul trebuie să ofere diferite metode de comunicare între utilizatori. Obiectivul propus este că cei doi utilizatori deja conectaţi să poată comunica între ei cu ajutorul mesajelor de tip text, sau cu ajutorul sunetului şi a afişării video.</w:t>
      </w:r>
    </w:p>
    <w:p w:rsidR="00BE2906" w:rsidRPr="00A35228" w:rsidRDefault="00BE2906" w:rsidP="00BE2906">
      <w:pPr>
        <w:rPr>
          <w:color w:val="auto"/>
        </w:rPr>
      </w:pPr>
      <w:r w:rsidRPr="00A35228">
        <w:rPr>
          <w:color w:val="auto"/>
        </w:rPr>
        <w:t xml:space="preserve">Sistemul trebuie să ofere utilizatorului posibilitatea de a comunica cu mai mulţi utilizatori în aceaşi timp. Obiectivul propus </w:t>
      </w:r>
      <w:r>
        <w:rPr>
          <w:color w:val="auto"/>
        </w:rPr>
        <w:t>este că</w:t>
      </w:r>
      <w:r w:rsidRPr="00A35228">
        <w:rPr>
          <w:color w:val="auto"/>
        </w:rPr>
        <w:t xml:space="preserve"> la selectarea unui prieten din lista de prieteni, să apară o fereastră nouă, special pentru cel de-al doilea utilizator, astfel fiecare utilizator din lista de prieteni având fereastra de comunicare respectivă. </w:t>
      </w:r>
      <w:r w:rsidRPr="00BE2906">
        <w:rPr>
          <w:color w:val="auto"/>
        </w:rPr>
        <w:t>Dacă se schimbă focusul ferestrei, se schimbă şi sursele video</w:t>
      </w:r>
      <w:r w:rsidRPr="00A35228">
        <w:rPr>
          <w:color w:val="auto"/>
        </w:rPr>
        <w:t xml:space="preserve">, iar dacă se închide fereastra atunci se va închide </w:t>
      </w:r>
      <w:r>
        <w:rPr>
          <w:color w:val="auto"/>
        </w:rPr>
        <w:t>şi</w:t>
      </w:r>
      <w:r w:rsidRPr="00A35228">
        <w:rPr>
          <w:color w:val="auto"/>
        </w:rPr>
        <w:t xml:space="preserve"> conexiunea dintre utilizatori. </w:t>
      </w:r>
    </w:p>
    <w:p w:rsidR="00BE2906" w:rsidRPr="00A35228" w:rsidRDefault="00BE2906" w:rsidP="00BE2906">
      <w:pPr>
        <w:rPr>
          <w:color w:val="auto"/>
        </w:rPr>
      </w:pPr>
      <w:r w:rsidRPr="00A35228">
        <w:rPr>
          <w:color w:val="auto"/>
        </w:rPr>
        <w:t xml:space="preserve">Sistemul trebuie să ofere utilizatorului posibilitatea de a vizualiza </w:t>
      </w:r>
      <w:r>
        <w:rPr>
          <w:color w:val="auto"/>
        </w:rPr>
        <w:t>conversaţiile</w:t>
      </w:r>
      <w:r w:rsidRPr="00A35228">
        <w:rPr>
          <w:color w:val="auto"/>
        </w:rPr>
        <w:t xml:space="preserve"> anterioare cu alţi utilizatori. Obiectivul propus </w:t>
      </w:r>
      <w:r>
        <w:rPr>
          <w:color w:val="auto"/>
        </w:rPr>
        <w:t>este că</w:t>
      </w:r>
      <w:r w:rsidRPr="00A35228">
        <w:rPr>
          <w:color w:val="auto"/>
        </w:rPr>
        <w:t xml:space="preserve"> la </w:t>
      </w:r>
      <w:r>
        <w:rPr>
          <w:color w:val="auto"/>
        </w:rPr>
        <w:t>afişarea</w:t>
      </w:r>
      <w:r w:rsidRPr="00A35228">
        <w:rPr>
          <w:color w:val="auto"/>
        </w:rPr>
        <w:t xml:space="preserve"> ferestrei de comunicare, se afişează şi un link, care va duce utilizatorul pe o pagină nouă, unde utilizatorul va putea vizualiza conversaţia cu celălalt utilizator. Precondiţia acestei funcţionalităţi </w:t>
      </w:r>
      <w:r>
        <w:rPr>
          <w:color w:val="auto"/>
        </w:rPr>
        <w:t>este că</w:t>
      </w:r>
      <w:r w:rsidRPr="00A35228">
        <w:rPr>
          <w:color w:val="auto"/>
        </w:rPr>
        <w:t xml:space="preserve"> utilizatorul să fie logat în </w:t>
      </w:r>
      <w:r>
        <w:rPr>
          <w:color w:val="auto"/>
        </w:rPr>
        <w:t>aplicaţie</w:t>
      </w:r>
      <w:r w:rsidRPr="00A35228">
        <w:rPr>
          <w:color w:val="auto"/>
        </w:rPr>
        <w:t xml:space="preserve">. </w:t>
      </w:r>
    </w:p>
    <w:p w:rsidR="00CE36FF" w:rsidRPr="00ED7FF6" w:rsidRDefault="00BE2906" w:rsidP="00BE2906">
      <w:pPr>
        <w:shd w:val="clear" w:color="auto" w:fill="FFFFFF" w:themeFill="background1"/>
        <w:rPr>
          <w:sz w:val="23"/>
          <w:szCs w:val="23"/>
        </w:rPr>
      </w:pPr>
      <w:r w:rsidRPr="00A35228">
        <w:rPr>
          <w:color w:val="auto"/>
        </w:rPr>
        <w:t xml:space="preserve">Sistemul trebuie să ofere utilizatorului posibilitatea de a transmite fişiere </w:t>
      </w:r>
      <w:r>
        <w:rPr>
          <w:color w:val="auto"/>
        </w:rPr>
        <w:t>către</w:t>
      </w:r>
      <w:r w:rsidRPr="00A35228">
        <w:rPr>
          <w:color w:val="auto"/>
        </w:rPr>
        <w:t xml:space="preserve"> celălalt utilizator în timp real. Obiectivul proupus </w:t>
      </w:r>
      <w:r>
        <w:rPr>
          <w:color w:val="auto"/>
        </w:rPr>
        <w:t>este că</w:t>
      </w:r>
      <w:r w:rsidRPr="00A35228">
        <w:rPr>
          <w:color w:val="auto"/>
        </w:rPr>
        <w:t xml:space="preserve"> utilizatorul să poată alege fişierul dorit la o apăsare de buton, şi la apăsarea butonului "Send", să trimită fişierul selectat. La primirea fişierului, cel de-al doilea utilizator va putea accesa şi descarcă fişierul transmis prin apăsarea unui link care va fi gen</w:t>
      </w:r>
      <w:r>
        <w:rPr>
          <w:color w:val="auto"/>
        </w:rPr>
        <w:t>erat la transmiterea fişierului</w:t>
      </w:r>
      <w:r w:rsidR="00367325">
        <w:rPr>
          <w:sz w:val="23"/>
          <w:szCs w:val="23"/>
        </w:rPr>
        <w:t>.</w:t>
      </w:r>
    </w:p>
    <w:p w:rsidR="004164D7" w:rsidRDefault="00F3628D">
      <w:r>
        <w:br w:type="page"/>
      </w:r>
    </w:p>
    <w:p w:rsidR="004164D7" w:rsidRDefault="00F3628D">
      <w:pPr>
        <w:pStyle w:val="Heading1"/>
        <w:numPr>
          <w:ilvl w:val="0"/>
          <w:numId w:val="1"/>
        </w:numPr>
      </w:pPr>
      <w:bookmarkStart w:id="29" w:name="h.3dy6vkm" w:colFirst="0" w:colLast="0"/>
      <w:bookmarkStart w:id="30" w:name="_Toc454222631"/>
      <w:bookmarkEnd w:id="29"/>
      <w:r>
        <w:lastRenderedPageBreak/>
        <w:t>Studiu Bibliografic</w:t>
      </w:r>
      <w:bookmarkEnd w:id="30"/>
    </w:p>
    <w:p w:rsidR="00E57130" w:rsidRPr="001033D3" w:rsidRDefault="00A00B90" w:rsidP="001033D3">
      <w:r w:rsidRPr="001033D3">
        <w:t>În acest capitol se realizează analiza şi evaluarea atât a comunicării în timp real, cât şi a unui set de aplicaţii care folosesc tehnologii de comunicare în timp real. Se va descrie ce înseamnă o aplicaţie web, şi se vor diferenţia soluţiile posibile pentru a realiza comnuicarea în timp real</w:t>
      </w:r>
      <w:r w:rsidR="00F53B4C">
        <w:t>.</w:t>
      </w:r>
    </w:p>
    <w:p w:rsidR="00415620" w:rsidRPr="001A5D4C" w:rsidRDefault="00415620" w:rsidP="00415620">
      <w:pPr>
        <w:pStyle w:val="Heading2"/>
        <w:numPr>
          <w:ilvl w:val="1"/>
          <w:numId w:val="1"/>
        </w:numPr>
      </w:pPr>
      <w:bookmarkStart w:id="31" w:name="_Toc454222632"/>
      <w:r>
        <w:t>Dezvoltarea aplicatiilor web</w:t>
      </w:r>
      <w:bookmarkEnd w:id="31"/>
    </w:p>
    <w:p w:rsidR="009B7A64" w:rsidRDefault="00BF098D">
      <w:r>
        <w:t>Când se dezvoltă o aplicație web,</w:t>
      </w:r>
      <w:r w:rsidR="00BC6B3A">
        <w:t xml:space="preserve"> </w:t>
      </w:r>
      <w:r>
        <w:t>functionalitatile aplicaț</w:t>
      </w:r>
      <w:r w:rsidR="00076384">
        <w:t xml:space="preserve">iei </w:t>
      </w:r>
      <w:r w:rsidRPr="00A35228">
        <w:rPr>
          <w:color w:val="auto"/>
        </w:rPr>
        <w:t>sunt separate de mediul în care sunt rulate</w:t>
      </w:r>
      <w:r w:rsidR="00AE343D">
        <w:rPr>
          <w:color w:val="auto"/>
        </w:rPr>
        <w:t>.</w:t>
      </w:r>
      <w:r w:rsidR="00AE343D">
        <w:t xml:space="preserve"> Pentru accesarea </w:t>
      </w:r>
      <w:r w:rsidR="00076384">
        <w:t>resurse</w:t>
      </w:r>
      <w:r w:rsidR="00AE343D">
        <w:t>lor, pe care le acceseaza utilizatorul prin aplicația web,</w:t>
      </w:r>
      <w:r w:rsidR="00076384">
        <w:t xml:space="preserve"> se face </w:t>
      </w:r>
      <w:r w:rsidR="00AE343D">
        <w:t>prin</w:t>
      </w:r>
      <w:r w:rsidR="00076384">
        <w:t xml:space="preserve"> adrese URI, </w:t>
      </w:r>
      <w:r w:rsidR="00AE343D">
        <w:t>folosind</w:t>
      </w:r>
      <w:r w:rsidR="00076384">
        <w:t xml:space="preserve"> protocolul HTTP</w:t>
      </w:r>
      <w:r w:rsidR="00AE343D">
        <w:t>.</w:t>
      </w:r>
      <w:r w:rsidR="00076384">
        <w:t xml:space="preserve"> </w:t>
      </w:r>
    </w:p>
    <w:p w:rsidR="003F6681" w:rsidRDefault="00C15890" w:rsidP="003F6681">
      <w:r>
        <w:t>Aplicațiile web au ca și arhitectură</w:t>
      </w:r>
      <w:r w:rsidR="003F6681">
        <w:t xml:space="preserve"> Client-</w:t>
      </w:r>
      <w:r w:rsidR="009B7A64" w:rsidRPr="009B7A64">
        <w:t>Server</w:t>
      </w:r>
      <w:r w:rsidR="003F6681">
        <w:t>, unde Clientul este cel cu care interacționează utilizatorul, iar Serverul este cel care răspunde la interogările utilizatorului.</w:t>
      </w:r>
    </w:p>
    <w:p w:rsidR="00982B29" w:rsidRPr="00730FEC" w:rsidRDefault="00730FEC" w:rsidP="00730FEC">
      <w:pPr>
        <w:rPr>
          <w:color w:val="auto"/>
          <w:sz w:val="23"/>
          <w:szCs w:val="23"/>
        </w:rPr>
      </w:pPr>
      <w:r w:rsidRPr="00A35228">
        <w:rPr>
          <w:color w:val="auto"/>
        </w:rPr>
        <w:t xml:space="preserve">Cererile importante în protocolul HTTP sunt GET şi POST. GET este </w:t>
      </w:r>
      <w:r w:rsidR="00085CF4">
        <w:rPr>
          <w:color w:val="auto"/>
        </w:rPr>
        <w:t>foarte mult</w:t>
      </w:r>
      <w:r w:rsidRPr="00A35228">
        <w:rPr>
          <w:color w:val="auto"/>
        </w:rPr>
        <w:t xml:space="preserve"> utilizat pentru a </w:t>
      </w:r>
      <w:r>
        <w:rPr>
          <w:color w:val="auto"/>
        </w:rPr>
        <w:t>obţine</w:t>
      </w:r>
      <w:r w:rsidRPr="00A35228">
        <w:rPr>
          <w:color w:val="auto"/>
        </w:rPr>
        <w:t xml:space="preserve"> resursele, iar </w:t>
      </w:r>
      <w:r w:rsidR="00B328F6">
        <w:rPr>
          <w:color w:val="auto"/>
        </w:rPr>
        <w:t xml:space="preserve">prin </w:t>
      </w:r>
      <w:r w:rsidRPr="00A35228">
        <w:rPr>
          <w:color w:val="auto"/>
        </w:rPr>
        <w:t xml:space="preserve">POST </w:t>
      </w:r>
      <w:r w:rsidR="00B328F6">
        <w:rPr>
          <w:color w:val="auto"/>
        </w:rPr>
        <w:t>se introduc</w:t>
      </w:r>
      <w:r w:rsidRPr="00A35228">
        <w:rPr>
          <w:color w:val="auto"/>
        </w:rPr>
        <w:t xml:space="preserve"> date în </w:t>
      </w:r>
      <w:r>
        <w:rPr>
          <w:color w:val="auto"/>
        </w:rPr>
        <w:t>conţinutul</w:t>
      </w:r>
      <w:r w:rsidR="00216ECA">
        <w:rPr>
          <w:color w:val="auto"/>
        </w:rPr>
        <w:t xml:space="preserve"> mesajului transmis serverului</w:t>
      </w:r>
      <w:r w:rsidR="004A5D53" w:rsidRPr="004A5D53">
        <w:t>.</w:t>
      </w:r>
      <w:r w:rsidR="004A5D53">
        <w:rPr>
          <w:sz w:val="23"/>
          <w:szCs w:val="23"/>
        </w:rPr>
        <w:t xml:space="preserve"> </w:t>
      </w:r>
    </w:p>
    <w:p w:rsidR="00982B29" w:rsidRDefault="00982B29" w:rsidP="00982B29">
      <w:pPr>
        <w:pStyle w:val="Heading2"/>
        <w:numPr>
          <w:ilvl w:val="1"/>
          <w:numId w:val="1"/>
        </w:numPr>
      </w:pPr>
      <w:bookmarkStart w:id="32" w:name="_Toc454222633"/>
      <w:r>
        <w:t>Comunicare in timp real</w:t>
      </w:r>
      <w:bookmarkEnd w:id="32"/>
    </w:p>
    <w:p w:rsidR="00F37156" w:rsidRDefault="004E6DEF" w:rsidP="00F37156">
      <w:r>
        <w:t>Comunicarea in timp inseamna o telecomunicatie in orice mod, in care utilizatorii pot interschimba orice fel de informatii, text, audio sau video, instant sau cu intarzieri foarte mici.</w:t>
      </w:r>
    </w:p>
    <w:p w:rsidR="00982B29" w:rsidRDefault="00F37156" w:rsidP="00F37156">
      <w:r w:rsidRPr="00A35228">
        <w:rPr>
          <w:color w:val="auto"/>
        </w:rPr>
        <w:t xml:space="preserve">În figura 3.1, se pot observa elementele care construiesc comunicarea în timp real, </w:t>
      </w:r>
      <w:r>
        <w:rPr>
          <w:color w:val="auto"/>
        </w:rPr>
        <w:t>şi</w:t>
      </w:r>
      <w:r w:rsidRPr="00A35228">
        <w:rPr>
          <w:color w:val="auto"/>
        </w:rPr>
        <w:t xml:space="preserve"> cum sunt conectate la utilizator</w:t>
      </w:r>
      <w:r>
        <w:t>.</w:t>
      </w:r>
    </w:p>
    <w:p w:rsidR="00152D10" w:rsidRDefault="00AF7EFE" w:rsidP="00F37156">
      <w:pPr>
        <w:ind w:firstLine="0"/>
        <w:jc w:val="center"/>
      </w:pPr>
      <w:r>
        <w:rPr>
          <w:noProof/>
        </w:rPr>
        <w:lastRenderedPageBreak/>
        <w:drawing>
          <wp:inline distT="0" distB="0" distL="0" distR="0" wp14:anchorId="2ED48067" wp14:editId="294EB195">
            <wp:extent cx="4484370" cy="3687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84370" cy="3687445"/>
                    </a:xfrm>
                    <a:prstGeom prst="rect">
                      <a:avLst/>
                    </a:prstGeom>
                    <a:noFill/>
                    <a:ln>
                      <a:noFill/>
                    </a:ln>
                  </pic:spPr>
                </pic:pic>
              </a:graphicData>
            </a:graphic>
          </wp:inline>
        </w:drawing>
      </w:r>
      <w:r w:rsidR="00957E4F">
        <w:rPr>
          <w:noProof/>
        </w:rPr>
        <mc:AlternateContent>
          <mc:Choice Requires="wps">
            <w:drawing>
              <wp:anchor distT="0" distB="0" distL="114300" distR="114300" simplePos="0" relativeHeight="251648512" behindDoc="0" locked="0" layoutInCell="1" allowOverlap="1" wp14:anchorId="4AFF6384" wp14:editId="4299963F">
                <wp:simplePos x="0" y="0"/>
                <wp:positionH relativeFrom="column">
                  <wp:posOffset>833755</wp:posOffset>
                </wp:positionH>
                <wp:positionV relativeFrom="paragraph">
                  <wp:posOffset>3999865</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190E4C" w:rsidRPr="002815BE" w:rsidRDefault="00190E4C"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6384" id="_x0000_t202" coordsize="21600,21600" o:spt="202" path="m,l,21600r21600,l21600,xe">
                <v:stroke joinstyle="miter"/>
                <v:path gradientshapeok="t" o:connecttype="rect"/>
              </v:shapetype>
              <v:shape id="Text Box 1" o:spid="_x0000_s1026" type="#_x0000_t202" style="position:absolute;left:0;text-align:left;margin-left:65.65pt;margin-top:314.95pt;width:358.3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" stroked="f">
                <v:textbox style="mso-fit-shape-to-text:t" inset="0,0,0,0">
                  <w:txbxContent>
                    <w:p w:rsidR="00190E4C" w:rsidRPr="002815BE" w:rsidRDefault="00190E4C"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v:textbox>
                <w10:wrap type="topAndBottom"/>
              </v:shape>
            </w:pict>
          </mc:Fallback>
        </mc:AlternateContent>
      </w:r>
    </w:p>
    <w:p w:rsidR="00152D10" w:rsidRDefault="00152D10" w:rsidP="004A6492">
      <w:pPr>
        <w:jc w:val="center"/>
      </w:pPr>
    </w:p>
    <w:p w:rsidR="0094457A" w:rsidRPr="00A35228" w:rsidRDefault="0094457A" w:rsidP="0094457A">
      <w:pPr>
        <w:rPr>
          <w:color w:val="auto"/>
        </w:rPr>
      </w:pPr>
      <w:r w:rsidRPr="00A35228">
        <w:rPr>
          <w:color w:val="auto"/>
        </w:rPr>
        <w:t xml:space="preserve">Comunicarea reală se poate împărţi în două moduri: comunicare half-duplex </w:t>
      </w:r>
      <w:r>
        <w:rPr>
          <w:color w:val="auto"/>
        </w:rPr>
        <w:t>şi</w:t>
      </w:r>
      <w:r w:rsidRPr="00A35228">
        <w:rPr>
          <w:color w:val="auto"/>
        </w:rPr>
        <w:t xml:space="preserve"> comunicare full duplex. În comunicarea half-duplex, </w:t>
      </w:r>
      <w:r>
        <w:rPr>
          <w:color w:val="auto"/>
        </w:rPr>
        <w:t>informaţiile</w:t>
      </w:r>
      <w:r w:rsidRPr="00A35228">
        <w:rPr>
          <w:color w:val="auto"/>
        </w:rPr>
        <w:t xml:space="preserve"> pot fi transmise în ambele direcţii, dar nu în acelaşi timp, în schimb </w:t>
      </w:r>
      <w:r>
        <w:rPr>
          <w:color w:val="auto"/>
        </w:rPr>
        <w:t>în</w:t>
      </w:r>
      <w:r w:rsidRPr="00A35228">
        <w:rPr>
          <w:color w:val="auto"/>
        </w:rPr>
        <w:t xml:space="preserve"> comunicarea full-duplex, </w:t>
      </w:r>
      <w:r>
        <w:rPr>
          <w:color w:val="auto"/>
        </w:rPr>
        <w:t>informaţiile</w:t>
      </w:r>
      <w:r w:rsidRPr="00A35228">
        <w:rPr>
          <w:color w:val="auto"/>
        </w:rPr>
        <w:t xml:space="preserve"> se pot transmite în ambele direcţii, în acelaşi timp. În general când vorbim despre RTC, atunci înţelegem comunicare peer-to-peer, nu broadcast sau multicast. </w:t>
      </w:r>
    </w:p>
    <w:p w:rsidR="00152D10" w:rsidRPr="00982B29" w:rsidRDefault="0094457A" w:rsidP="0094457A">
      <w:r w:rsidRPr="00A35228">
        <w:rPr>
          <w:color w:val="auto"/>
        </w:rPr>
        <w:t xml:space="preserve">În comunicarea în timp real, există întotdeauna o cale directă între sursă şi destinaţie, fără că </w:t>
      </w:r>
      <w:r>
        <w:rPr>
          <w:color w:val="auto"/>
        </w:rPr>
        <w:t>informaţiile</w:t>
      </w:r>
      <w:r w:rsidRPr="00A35228">
        <w:rPr>
          <w:color w:val="auto"/>
        </w:rPr>
        <w:t xml:space="preserve"> să fie stocate</w:t>
      </w:r>
      <w:del w:id="33" w:author="Szabolcs Bene" w:date="2016-06-20T22:22:00Z">
        <w:r w:rsidRPr="00A35228" w:rsidDel="009A1B1E">
          <w:rPr>
            <w:color w:val="auto"/>
          </w:rPr>
          <w:delText xml:space="preserve"> undeva </w:delText>
        </w:r>
      </w:del>
      <w:r w:rsidRPr="00A35228">
        <w:rPr>
          <w:color w:val="auto"/>
        </w:rPr>
        <w:t xml:space="preserve">pe durata transmiterii informaţiilor. În </w:t>
      </w:r>
      <w:r>
        <w:rPr>
          <w:color w:val="auto"/>
        </w:rPr>
        <w:t>comparaţie</w:t>
      </w:r>
      <w:r w:rsidRPr="00A35228">
        <w:rPr>
          <w:color w:val="auto"/>
        </w:rPr>
        <w:t xml:space="preserve"> cu comunicările de tip timeshifting, </w:t>
      </w:r>
      <w:r>
        <w:rPr>
          <w:color w:val="auto"/>
        </w:rPr>
        <w:t>informaţiile</w:t>
      </w:r>
      <w:r w:rsidRPr="00A35228">
        <w:rPr>
          <w:color w:val="auto"/>
        </w:rPr>
        <w:t xml:space="preserve"> sunt întotdeauna stocate undeva pe un server. În această categorie de timeshifting intră comunicările prin mail sau </w:t>
      </w:r>
      <w:r>
        <w:rPr>
          <w:color w:val="auto"/>
        </w:rPr>
        <w:t>comunicări</w:t>
      </w:r>
      <w:r w:rsidRPr="00A35228">
        <w:rPr>
          <w:color w:val="auto"/>
        </w:rPr>
        <w:t xml:space="preserve"> prin comentarii </w:t>
      </w:r>
      <w:r>
        <w:rPr>
          <w:color w:val="auto"/>
        </w:rPr>
        <w:t>în</w:t>
      </w:r>
      <w:r w:rsidRPr="00A35228">
        <w:rPr>
          <w:color w:val="auto"/>
        </w:rPr>
        <w:t xml:space="preserve"> interiorul </w:t>
      </w:r>
      <w:r>
        <w:rPr>
          <w:color w:val="auto"/>
        </w:rPr>
        <w:t>reţelei</w:t>
      </w:r>
      <w:r w:rsidRPr="00A35228">
        <w:rPr>
          <w:color w:val="auto"/>
        </w:rPr>
        <w:t xml:space="preserve"> de socializare Facebook, unde </w:t>
      </w:r>
      <w:r>
        <w:rPr>
          <w:color w:val="auto"/>
        </w:rPr>
        <w:t>informaţiile</w:t>
      </w:r>
      <w:r w:rsidRPr="00A35228">
        <w:rPr>
          <w:color w:val="auto"/>
        </w:rPr>
        <w:t xml:space="preserve"> sunt salvate pe server, iar între transmiterea şi recepţia informaţiilor există o anumită întârziere. În categoria comunicării în timp real intră următoarele: comunicare prin telefon, prin mesaje </w:t>
      </w:r>
      <w:r>
        <w:rPr>
          <w:color w:val="auto"/>
        </w:rPr>
        <w:t>instanţe</w:t>
      </w:r>
      <w:r w:rsidRPr="00A35228">
        <w:rPr>
          <w:color w:val="auto"/>
        </w:rPr>
        <w:t>, VoIP</w:t>
      </w:r>
      <w:ins w:id="34" w:author="Szabolcs Bene" w:date="2016-06-20T22:22:00Z">
        <w:r w:rsidR="00F00484">
          <w:rPr>
            <w:color w:val="auto"/>
          </w:rPr>
          <w:t xml:space="preserve"> și</w:t>
        </w:r>
      </w:ins>
      <w:del w:id="35" w:author="Szabolcs Bene" w:date="2016-06-20T22:22:00Z">
        <w:r w:rsidRPr="00A35228" w:rsidDel="00F00484">
          <w:rPr>
            <w:color w:val="auto"/>
          </w:rPr>
          <w:delText>,</w:delText>
        </w:r>
      </w:del>
      <w:r w:rsidRPr="00A35228">
        <w:rPr>
          <w:color w:val="auto"/>
        </w:rPr>
        <w:t xml:space="preserve"> conferinţe audio/video</w:t>
      </w:r>
      <w:del w:id="36" w:author="Szabolcs Bene" w:date="2016-06-20T22:22:00Z">
        <w:r w:rsidRPr="00A35228" w:rsidDel="00FF5308">
          <w:rPr>
            <w:color w:val="auto"/>
          </w:rPr>
          <w:delText xml:space="preserve">, </w:delText>
        </w:r>
        <w:r w:rsidDel="00FF5308">
          <w:rPr>
            <w:color w:val="auto"/>
          </w:rPr>
          <w:delText>şi</w:delText>
        </w:r>
        <w:r w:rsidRPr="00A35228" w:rsidDel="00FF5308">
          <w:rPr>
            <w:color w:val="auto"/>
          </w:rPr>
          <w:delText xml:space="preserve"> multe altele</w:delText>
        </w:r>
      </w:del>
      <w:ins w:id="37" w:author="Szabolcs Bene" w:date="2016-06-20T22:22:00Z">
        <w:r w:rsidR="00FF5308">
          <w:rPr>
            <w:color w:val="auto"/>
          </w:rPr>
          <w:t>.</w:t>
        </w:r>
      </w:ins>
      <w:r w:rsidR="0046316D">
        <w:t>.</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38" w:name="_Toc454222634"/>
      <w:r>
        <w:lastRenderedPageBreak/>
        <w:t>WebRTC</w:t>
      </w:r>
      <w:bookmarkEnd w:id="38"/>
    </w:p>
    <w:p w:rsidR="006111C7" w:rsidRPr="006111C7" w:rsidRDefault="006111C7" w:rsidP="003C6457">
      <w:pPr>
        <w:rPr>
          <w:color w:val="auto"/>
        </w:rPr>
      </w:pPr>
      <w:r w:rsidRPr="006111C7">
        <w:rPr>
          <w:color w:val="auto"/>
        </w:rPr>
        <w:t xml:space="preserve">În acest subcapitol se va descrie ce înseamnă tehnologia WebRTC, şi cum s-a ajuns să existe comunicare în timp real pe web, fără a folosi librării externe sau pluginuri. </w:t>
      </w:r>
    </w:p>
    <w:p w:rsidR="006111C7" w:rsidRPr="006111C7" w:rsidRDefault="006111C7" w:rsidP="003C6457">
      <w:pPr>
        <w:rPr>
          <w:color w:val="auto"/>
        </w:rPr>
      </w:pPr>
      <w:r w:rsidRPr="006111C7">
        <w:rPr>
          <w:color w:val="auto"/>
        </w:rPr>
        <w:t>WebRTC este un proiect utilizabil</w:t>
      </w:r>
      <w:del w:id="39" w:author="Szabolcs Bene" w:date="2016-06-20T22:23:00Z">
        <w:r w:rsidRPr="006111C7" w:rsidDel="00DD59FA">
          <w:rPr>
            <w:color w:val="auto"/>
          </w:rPr>
          <w:delText xml:space="preserve"> de toată lumea </w:delText>
        </w:r>
      </w:del>
      <w:r w:rsidRPr="006111C7">
        <w:rPr>
          <w:color w:val="auto"/>
        </w:rPr>
        <w:t>ce asigura comunicare în timp real prin browsere web şi aplicaţii mobile. Misiunea a fost, de la început, de a oferi funcţionalităţi de calitate RTC</w:t>
      </w:r>
      <w:ins w:id="40" w:author="Szabolcs Bene" w:date="2016-06-20T22:23:00Z">
        <w:r w:rsidR="00C07160">
          <w:rPr>
            <w:color w:val="auto"/>
            <w:lang w:val="en-US"/>
          </w:rPr>
          <w:t>(Real Time Communication)</w:t>
        </w:r>
      </w:ins>
      <w:r w:rsidRPr="006111C7">
        <w:rPr>
          <w:color w:val="auto"/>
        </w:rPr>
        <w:t xml:space="preserve">, şi care să se poată integra în diferite platforme mobile sau web, care permit comunicarea prîntr-un set de protocoale. WebRTC este susţinut de diferite platforme cum ar fi Chrome, Mozilla sau Opera, şi este întreţinut de echipele Google Chrome. </w:t>
      </w:r>
    </w:p>
    <w:p w:rsidR="006111C7" w:rsidRPr="006111C7" w:rsidRDefault="006111C7" w:rsidP="003C6457">
      <w:pPr>
        <w:rPr>
          <w:color w:val="auto"/>
        </w:rPr>
      </w:pPr>
      <w:r w:rsidRPr="006111C7">
        <w:rPr>
          <w:color w:val="auto"/>
        </w:rPr>
        <w:t xml:space="preserve">În Mai, 2011, Google a pornit un proiect open-source pe </w:t>
      </w:r>
      <w:r w:rsidR="00A5487A">
        <w:rPr>
          <w:color w:val="auto"/>
        </w:rPr>
        <w:t>web, pentru RTC, numit WebRTC.[10</w:t>
      </w:r>
      <w:r w:rsidRPr="006111C7">
        <w:rPr>
          <w:color w:val="auto"/>
        </w:rPr>
        <w:t xml:space="preserve">] După acest proiect, s-au pornit şi o serie de </w:t>
      </w:r>
      <w:del w:id="41" w:author="Szabolcs Bene" w:date="2016-06-20T22:24:00Z">
        <w:r w:rsidRPr="006111C7" w:rsidDel="00D8220B">
          <w:rPr>
            <w:color w:val="auto"/>
          </w:rPr>
          <w:delText xml:space="preserve">lucruri </w:delText>
        </w:r>
      </w:del>
      <w:ins w:id="42" w:author="Szabolcs Bene" w:date="2016-06-20T22:24:00Z">
        <w:r w:rsidR="00D8220B">
          <w:rPr>
            <w:color w:val="auto"/>
          </w:rPr>
          <w:t>implementări</w:t>
        </w:r>
        <w:r w:rsidR="00D8220B" w:rsidRPr="006111C7">
          <w:rPr>
            <w:color w:val="auto"/>
          </w:rPr>
          <w:t xml:space="preserve"> </w:t>
        </w:r>
      </w:ins>
      <w:r w:rsidRPr="006111C7">
        <w:rPr>
          <w:color w:val="auto"/>
        </w:rPr>
        <w:t>pentru standardizarea p</w:t>
      </w:r>
      <w:r w:rsidR="00C64C6E">
        <w:rPr>
          <w:color w:val="auto"/>
        </w:rPr>
        <w:t>rotocoalelor relevante în IETF[9</w:t>
      </w:r>
      <w:r w:rsidRPr="006111C7">
        <w:rPr>
          <w:color w:val="auto"/>
        </w:rPr>
        <w:t>] şi pentru API-ul respectiv W3C.[</w:t>
      </w:r>
      <w:r w:rsidR="007C010F">
        <w:rPr>
          <w:color w:val="auto"/>
        </w:rPr>
        <w:t>12</w:t>
      </w:r>
      <w:r w:rsidRPr="006111C7">
        <w:rPr>
          <w:color w:val="auto"/>
        </w:rPr>
        <w:t>] API-ul a fost realizat după un proie</w:t>
      </w:r>
      <w:r w:rsidR="00190E4C">
        <w:rPr>
          <w:color w:val="auto"/>
        </w:rPr>
        <w:t>ct anterior realizat de WHATWG[</w:t>
      </w:r>
      <w:r w:rsidR="00224F62">
        <w:rPr>
          <w:color w:val="auto"/>
        </w:rPr>
        <w:t>11</w:t>
      </w:r>
      <w:r w:rsidRPr="006111C7">
        <w:rPr>
          <w:color w:val="auto"/>
        </w:rPr>
        <w:t>] şi a fost denumit că şi ConnectionPeer API, iar implementarea conceptului pre-standardelor a fost realizată la Ericsson Labs.[</w:t>
      </w:r>
      <w:r w:rsidR="007C010F">
        <w:rPr>
          <w:color w:val="auto"/>
        </w:rPr>
        <w:t>13</w:t>
      </w:r>
      <w:r w:rsidRPr="006111C7">
        <w:rPr>
          <w:color w:val="auto"/>
        </w:rPr>
        <w:t xml:space="preserve">] </w:t>
      </w:r>
    </w:p>
    <w:p w:rsidR="006111C7" w:rsidRPr="006111C7" w:rsidRDefault="006111C7" w:rsidP="003C6457">
      <w:pPr>
        <w:rPr>
          <w:color w:val="auto"/>
        </w:rPr>
      </w:pPr>
      <w:r w:rsidRPr="006111C7">
        <w:rPr>
          <w:color w:val="auto"/>
        </w:rPr>
        <w:t xml:space="preserve">WebRTC vine cu o gama mare de funcţionalităţi ce permite comunicarea de tip text, audio şi video, doar prin folosirea browserului. WebRTC-ul permite şi partajarea fişierelor sau a ecranului utilizatorului, dar şi multe altele. </w:t>
      </w:r>
    </w:p>
    <w:p w:rsidR="006111C7" w:rsidRPr="006111C7" w:rsidRDefault="006111C7" w:rsidP="003C6457">
      <w:pPr>
        <w:rPr>
          <w:color w:val="auto"/>
        </w:rPr>
      </w:pPr>
      <w:r w:rsidRPr="006111C7">
        <w:rPr>
          <w:color w:val="auto"/>
        </w:rPr>
        <w:t xml:space="preserve">Tehnologia vine cu avantaje mari, când este vorba de RTC. În primul rând, funcţionalităţile oferite sunt uşor folosite şi implementate, şi nu este nevoie de folosirea unei librării externe sau pluginuri pentru browsere. Tot ce este nevoie este folosirea unui protocol de instanţiere a semnalelor, ce are rolul de a transmite informaţii de conexiune de la un client la altul. Al doilea avantaj este că forţează programatorii web să implementeze propria lor modalitate pentru securitate şi incriptarea datelor. </w:t>
      </w:r>
    </w:p>
    <w:p w:rsidR="00B160B1" w:rsidRPr="003C6457" w:rsidRDefault="006111C7" w:rsidP="003C6457">
      <w:pPr>
        <w:rPr>
          <w:color w:val="auto"/>
        </w:rPr>
      </w:pPr>
      <w:r w:rsidRPr="006111C7">
        <w:rPr>
          <w:color w:val="auto"/>
        </w:rPr>
        <w:t>Avantajele acestei tehnologii se răspândesc nu numai în afara companiilor, ci şi în interiorul lor. Se reduce costul telefoanelor interne prin înlocuirea lor cu aplicaţie WebRTC, şi se poate oferi comunicare bogată şi neîntreruptă între clienţi şi</w:t>
      </w:r>
      <w:r>
        <w:rPr>
          <w:color w:val="auto"/>
        </w:rPr>
        <w:t xml:space="preserve"> angajaţi</w:t>
      </w:r>
      <w:r w:rsidR="00091C45" w:rsidRPr="003C6457">
        <w:rPr>
          <w:color w:val="auto"/>
        </w:rPr>
        <w:t>.</w:t>
      </w:r>
    </w:p>
    <w:p w:rsidR="004E4F75" w:rsidRPr="004114C2" w:rsidRDefault="004E4F75" w:rsidP="004E4F75">
      <w:pPr>
        <w:pStyle w:val="Heading3"/>
        <w:numPr>
          <w:ilvl w:val="2"/>
          <w:numId w:val="1"/>
        </w:numPr>
      </w:pPr>
      <w:bookmarkStart w:id="43" w:name="_Toc454222635"/>
      <w:r>
        <w:t>Arhitectura WebRTC</w:t>
      </w:r>
      <w:bookmarkEnd w:id="43"/>
    </w:p>
    <w:p w:rsidR="004E4F75" w:rsidRDefault="004E4F75" w:rsidP="009C4D97"/>
    <w:p w:rsidR="0074152A" w:rsidRPr="00A35228" w:rsidRDefault="007E0D71" w:rsidP="0074152A">
      <w:pPr>
        <w:rPr>
          <w:color w:val="auto"/>
        </w:rPr>
      </w:pPr>
      <w:r>
        <w:t xml:space="preserve"> </w:t>
      </w:r>
      <w:r w:rsidR="0074152A" w:rsidRPr="00A35228">
        <w:rPr>
          <w:color w:val="auto"/>
        </w:rPr>
        <w:t xml:space="preserve">Arhitectura WebRTC-ului este una complexă, dar folosirea functionalitatilor, oferite de această tehnologia, sunt uşor utilizabile. Arhitectura a fost creată astfel încât programatorii să poată folosi </w:t>
      </w:r>
      <w:r w:rsidR="0074152A">
        <w:rPr>
          <w:color w:val="auto"/>
        </w:rPr>
        <w:t>şi</w:t>
      </w:r>
      <w:r w:rsidR="0074152A" w:rsidRPr="00A35228">
        <w:rPr>
          <w:color w:val="auto"/>
        </w:rPr>
        <w:t xml:space="preserve"> integra cu uşurinţă funcţionalităţile WebRTC-ului, iar utilizatorii să poată folosi </w:t>
      </w:r>
      <w:r w:rsidR="0074152A">
        <w:rPr>
          <w:color w:val="auto"/>
        </w:rPr>
        <w:t>aplicaţiile</w:t>
      </w:r>
      <w:r w:rsidR="0074152A" w:rsidRPr="00A35228">
        <w:rPr>
          <w:color w:val="auto"/>
        </w:rPr>
        <w:t xml:space="preserve"> web fără descărcarea unei librării externe sau pluginuri pentru browsere. </w:t>
      </w:r>
    </w:p>
    <w:p w:rsidR="00422DD8" w:rsidRDefault="0074152A" w:rsidP="0074152A">
      <w:r w:rsidRPr="00A35228">
        <w:rPr>
          <w:color w:val="auto"/>
        </w:rPr>
        <w:t>Arhitectura totală se poate observ</w:t>
      </w:r>
      <w:r>
        <w:rPr>
          <w:color w:val="auto"/>
        </w:rPr>
        <w:t>a</w:t>
      </w:r>
      <w:r w:rsidRPr="00A35228">
        <w:rPr>
          <w:color w:val="auto"/>
        </w:rPr>
        <w:t xml:space="preserve"> în figura </w:t>
      </w:r>
      <w:r>
        <w:rPr>
          <w:color w:val="auto"/>
        </w:rPr>
        <w:t>3.2</w:t>
      </w:r>
      <w:r w:rsidR="00074ACC">
        <w:t>:</w:t>
      </w:r>
    </w:p>
    <w:p w:rsidR="00074ACC" w:rsidRDefault="00074ACC" w:rsidP="00796E90"/>
    <w:p w:rsidR="009E23EF" w:rsidRDefault="006B0314" w:rsidP="00796E90">
      <w:r>
        <w:t>.</w:t>
      </w:r>
    </w:p>
    <w:p w:rsidR="005D14C0" w:rsidRPr="00957E4F" w:rsidRDefault="00957E4F" w:rsidP="00957E4F">
      <w:r>
        <w:rPr>
          <w:noProof/>
        </w:rPr>
        <w:lastRenderedPageBreak/>
        <mc:AlternateContent>
          <mc:Choice Requires="wps">
            <w:drawing>
              <wp:anchor distT="0" distB="0" distL="114300" distR="114300" simplePos="0" relativeHeight="251668992" behindDoc="0" locked="0" layoutInCell="1" allowOverlap="1" wp14:anchorId="5844E8E3" wp14:editId="66A72853">
                <wp:simplePos x="0" y="0"/>
                <wp:positionH relativeFrom="column">
                  <wp:posOffset>-107950</wp:posOffset>
                </wp:positionH>
                <wp:positionV relativeFrom="paragraph">
                  <wp:posOffset>4448810</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190E4C" w:rsidRPr="00957E4F" w:rsidRDefault="00190E4C"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4E8E3" id="Text Box 33" o:spid="_x0000_s1027" type="#_x0000_t202" style="position:absolute;left:0;text-align:left;margin-left:-8.5pt;margin-top:350.3pt;width:49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" stroked="f">
                <v:textbox style="mso-fit-shape-to-text:t" inset="0,0,0,0">
                  <w:txbxContent>
                    <w:p w:rsidR="00190E4C" w:rsidRPr="00957E4F" w:rsidRDefault="00190E4C"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v:textbox>
                <w10:wrap type="topAndBottom"/>
              </v:shape>
            </w:pict>
          </mc:Fallback>
        </mc:AlternateContent>
      </w:r>
      <w:r w:rsidR="005D14C0">
        <w:rPr>
          <w:noProof/>
        </w:rPr>
        <w:drawing>
          <wp:anchor distT="0" distB="0" distL="114300" distR="114300" simplePos="0" relativeHeight="251633152"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9C4D97" w:rsidRDefault="009C4D97" w:rsidP="00892571">
      <w:pPr>
        <w:pStyle w:val="NormalWeb"/>
        <w:shd w:val="clear" w:color="auto" w:fill="FFFFFF"/>
        <w:spacing w:before="0" w:beforeAutospacing="0" w:after="150" w:afterAutospacing="0"/>
        <w:jc w:val="both"/>
        <w:rPr>
          <w:color w:val="333333"/>
        </w:rPr>
      </w:pPr>
    </w:p>
    <w:p w:rsidR="00A56608" w:rsidRPr="00A35228" w:rsidRDefault="00A56608" w:rsidP="00A56608">
      <w:r w:rsidRPr="00A35228">
        <w:t xml:space="preserve">La prima vedere se pot observa două layere distincte: </w:t>
      </w:r>
    </w:p>
    <w:p w:rsidR="00A56608" w:rsidRPr="00A35228" w:rsidRDefault="00A56608" w:rsidP="00F911C4">
      <w:pPr>
        <w:pStyle w:val="ListParagraph"/>
        <w:numPr>
          <w:ilvl w:val="0"/>
          <w:numId w:val="50"/>
        </w:numPr>
      </w:pPr>
      <w:r w:rsidRPr="00A35228">
        <w:t xml:space="preserve">Programatorii browserelor sunt interesaţi în API-ul WebRTC C++ </w:t>
      </w:r>
    </w:p>
    <w:p w:rsidR="00A56608" w:rsidRPr="00A35228" w:rsidRDefault="00A56608" w:rsidP="00F911C4">
      <w:pPr>
        <w:pStyle w:val="ListParagraph"/>
        <w:numPr>
          <w:ilvl w:val="0"/>
          <w:numId w:val="50"/>
        </w:numPr>
      </w:pPr>
      <w:r w:rsidRPr="00A35228">
        <w:t xml:space="preserve">Programatorii de </w:t>
      </w:r>
      <w:r>
        <w:t>aplicaţii</w:t>
      </w:r>
      <w:r w:rsidRPr="00A35228">
        <w:t xml:space="preserve"> web sunt interesanţi de API-ul Web </w:t>
      </w:r>
    </w:p>
    <w:p w:rsidR="00A56608" w:rsidRPr="00A35228" w:rsidRDefault="00A56608" w:rsidP="00A56608">
      <w:r>
        <w:t>Aplicaţiile</w:t>
      </w:r>
      <w:r w:rsidRPr="00A35228">
        <w:t xml:space="preserve"> web vor folosi capabilitaţile de comunicare în timp real oferite de API-ul Web, oferit de tehnologia WebRTC. </w:t>
      </w:r>
    </w:p>
    <w:p w:rsidR="004E4F75" w:rsidRPr="00A56608" w:rsidRDefault="00A56608" w:rsidP="00A56608">
      <w:r>
        <w:t>Multe componente sunt abstractizate, oferind creatorilor de aplicaţii web să implementeze propriile lor modalităţi de gestiune a datelor cum ar fi componenta de transport şi sesiuni folosite pentru diferite protocoale de transport, componenta de STUN/ICE care este folosită pentru stabilirea conexiunii sau componentă de gestionare a sesiunilor</w:t>
      </w:r>
      <w:r w:rsidR="00892571" w:rsidRPr="00A56608">
        <w:t>.</w:t>
      </w:r>
    </w:p>
    <w:p w:rsidR="00F02F80" w:rsidRDefault="00F02F80" w:rsidP="00F02F80">
      <w:pPr>
        <w:pStyle w:val="Heading3"/>
        <w:numPr>
          <w:ilvl w:val="2"/>
          <w:numId w:val="1"/>
        </w:numPr>
      </w:pPr>
      <w:bookmarkStart w:id="44" w:name="_Toc454222636"/>
      <w:r>
        <w:lastRenderedPageBreak/>
        <w:t>Media Path</w:t>
      </w:r>
      <w:bookmarkEnd w:id="44"/>
    </w:p>
    <w:p w:rsidR="00265356" w:rsidRDefault="00265356" w:rsidP="00265356">
      <w:r>
        <w:t>Pentru calea de media se foloseste Real Time Protocol (RTP). Conform schi</w:t>
      </w:r>
      <w:ins w:id="45" w:author="Szabolcs Bene" w:date="2016-06-20T22:25:00Z">
        <w:r w:rsidR="00FE404C">
          <w:t>ț</w:t>
        </w:r>
      </w:ins>
      <w:del w:id="46" w:author="Szabolcs Bene" w:date="2016-06-20T22:25:00Z">
        <w:r w:rsidDel="00FE404C">
          <w:delText>t</w:delText>
        </w:r>
      </w:del>
      <w:r>
        <w:t>elor d</w:t>
      </w:r>
      <w:r w:rsidR="003D728A">
        <w:t>e specificatii [5], se consideră</w:t>
      </w:r>
      <w:r>
        <w:t xml:space="preserve">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p>
    <w:p w:rsidR="003C155E" w:rsidRDefault="003C155E" w:rsidP="003C155E">
      <w:r w:rsidRPr="003C155E">
        <w:t xml:space="preserve">Este </w:t>
      </w:r>
      <w:r>
        <w:t>cazul standard de utilizare</w:t>
      </w:r>
      <w:r w:rsidR="002C5BB6">
        <w:t xml:space="preserve"> pentru RTC, o conexiun</w:t>
      </w:r>
      <w:r w:rsidR="006060C7">
        <w:t>e unica point-to-point cu clienții respectivi implementâ</w:t>
      </w:r>
      <w:r w:rsidR="002C5BB6">
        <w:t>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8A182A" w:rsidRDefault="008A182A" w:rsidP="003C155E">
      <w:pPr>
        <w:rPr>
          <w:b/>
        </w:rPr>
      </w:pPr>
      <w:r>
        <w:rPr>
          <w:b/>
        </w:rPr>
        <w:lastRenderedPageBreak/>
        <w:t>Mixer RTP cu doar un Unicast</w:t>
      </w:r>
    </w:p>
    <w:p w:rsidR="00E80B96" w:rsidRDefault="00E80B96" w:rsidP="003C155E"/>
    <w:p w:rsidR="009B66C2" w:rsidRDefault="008A182A" w:rsidP="009B66C2">
      <w:pPr>
        <w:keepNext/>
        <w:jc w:val="center"/>
      </w:pPr>
      <w:r w:rsidRPr="008A182A">
        <w:rPr>
          <w:noProof/>
        </w:rPr>
        <w:drawing>
          <wp:inline distT="0" distB="0" distL="0" distR="0" wp14:anchorId="65F50DF8" wp14:editId="0525DCEE">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p>
    <w:p w:rsidR="008A182A" w:rsidRDefault="00AF7ED6" w:rsidP="003C155E">
      <w:r w:rsidRPr="00A35228">
        <w:rPr>
          <w:color w:val="auto"/>
        </w:rPr>
        <w:t xml:space="preserve">Mixerul RTP este un punct centralizat care are rolul unui client RTC, dar care are </w:t>
      </w:r>
      <w:r>
        <w:rPr>
          <w:color w:val="auto"/>
        </w:rPr>
        <w:t>şi controlul asupra au</w:t>
      </w:r>
      <w:r w:rsidRPr="00A35228">
        <w:rPr>
          <w:color w:val="auto"/>
        </w:rPr>
        <w:t>d</w:t>
      </w:r>
      <w:r>
        <w:rPr>
          <w:color w:val="auto"/>
        </w:rPr>
        <w:t>i</w:t>
      </w:r>
      <w:r w:rsidRPr="00A35228">
        <w:rPr>
          <w:color w:val="auto"/>
        </w:rPr>
        <w:t xml:space="preserve">o/video-ului folosit </w:t>
      </w:r>
      <w:r>
        <w:rPr>
          <w:color w:val="auto"/>
        </w:rPr>
        <w:t>în</w:t>
      </w:r>
      <w:r w:rsidRPr="00A35228">
        <w:rPr>
          <w:color w:val="auto"/>
        </w:rPr>
        <w:t xml:space="preserve"> </w:t>
      </w:r>
      <w:r>
        <w:rPr>
          <w:color w:val="auto"/>
        </w:rPr>
        <w:t>conferinţe</w:t>
      </w:r>
      <w:r w:rsidRPr="00A35228">
        <w:rPr>
          <w:color w:val="auto"/>
        </w:rPr>
        <w:t xml:space="preserve">. Acest client are responsabilitatea de a optimiza toate streamurile </w:t>
      </w:r>
      <w:r>
        <w:rPr>
          <w:color w:val="auto"/>
        </w:rPr>
        <w:t>şi</w:t>
      </w:r>
      <w:r w:rsidRPr="00A35228">
        <w:rPr>
          <w:color w:val="auto"/>
        </w:rPr>
        <w:t xml:space="preserve"> </w:t>
      </w:r>
      <w:r>
        <w:rPr>
          <w:color w:val="auto"/>
        </w:rPr>
        <w:t>lăţimea</w:t>
      </w:r>
      <w:r w:rsidRPr="00A35228">
        <w:rPr>
          <w:color w:val="auto"/>
        </w:rPr>
        <w:t xml:space="preserve"> de banda, </w:t>
      </w:r>
      <w:r>
        <w:rPr>
          <w:color w:val="auto"/>
        </w:rPr>
        <w:t>creând</w:t>
      </w:r>
      <w:r w:rsidRPr="00A35228">
        <w:rPr>
          <w:color w:val="auto"/>
        </w:rPr>
        <w:t xml:space="preserve"> un singur stream ce va fi transmis </w:t>
      </w:r>
      <w:r>
        <w:rPr>
          <w:color w:val="auto"/>
        </w:rPr>
        <w:t>în</w:t>
      </w:r>
      <w:r w:rsidRPr="00A35228">
        <w:rPr>
          <w:color w:val="auto"/>
        </w:rPr>
        <w:t xml:space="preserve"> continuare</w:t>
      </w:r>
      <w:r w:rsidR="008A182A">
        <w:t>.</w:t>
      </w:r>
    </w:p>
    <w:p w:rsidR="000C0005" w:rsidRPr="008A182A" w:rsidRDefault="000C0005" w:rsidP="003C155E"/>
    <w:p w:rsidR="007F2B33" w:rsidRDefault="007F2B33" w:rsidP="007F2B33">
      <w:pPr>
        <w:pStyle w:val="Heading2"/>
        <w:numPr>
          <w:ilvl w:val="1"/>
          <w:numId w:val="1"/>
        </w:numPr>
      </w:pPr>
      <w:bookmarkStart w:id="47" w:name="_Toc454222637"/>
      <w:r>
        <w:t>WebRTC vs WebSockets</w:t>
      </w:r>
      <w:bookmarkEnd w:id="47"/>
    </w:p>
    <w:p w:rsidR="00501312" w:rsidRPr="00501312" w:rsidRDefault="00501312" w:rsidP="00501312">
      <w:pPr>
        <w:rPr>
          <w:color w:val="auto"/>
        </w:rPr>
      </w:pPr>
      <w:r w:rsidRPr="00501312">
        <w:rPr>
          <w:color w:val="auto"/>
        </w:rPr>
        <w:t>Pentru a implementa o aplicaţie web, există mai multe tehnologii, care sa ofere posibilitatea de a comunica într-o reţea, sau în afara reţelei, în timp real. Aceste tehnologii se pot folosi atât separat, cât şi combinat, şi din cauza aceasta se pot folosi avantajele unor tehnologii fără a se lua in considerere dezavantajele oferite de celelalte tehnologii.</w:t>
      </w:r>
    </w:p>
    <w:p w:rsidR="00501312" w:rsidRPr="00501312" w:rsidRDefault="00501312" w:rsidP="00501312">
      <w:pPr>
        <w:rPr>
          <w:color w:val="auto"/>
        </w:rPr>
      </w:pPr>
      <w:r w:rsidRPr="00501312">
        <w:rPr>
          <w:color w:val="auto"/>
        </w:rPr>
        <w:t>Una dintre aceste tehnologii este WebSockets. WebSockets este o tehnologie web care oferă comunicare bidirectionala prin protocolul TCP. Este folosita pentru comunicare client-server şi server-client, la aplicaţii web. Protocolul WebSocket a fost standardizat prima dată de IETF, după care a fost standardizat API-ul WebSocket de către W3C. [</w:t>
      </w:r>
      <w:r w:rsidR="00061654">
        <w:rPr>
          <w:color w:val="auto"/>
        </w:rPr>
        <w:t>19</w:t>
      </w:r>
      <w:r w:rsidRPr="00501312">
        <w:rPr>
          <w:color w:val="auto"/>
        </w:rPr>
        <w:t>]</w:t>
      </w:r>
    </w:p>
    <w:p w:rsidR="00501312" w:rsidRPr="00501312" w:rsidRDefault="00501312" w:rsidP="00501312">
      <w:pPr>
        <w:rPr>
          <w:color w:val="auto"/>
        </w:rPr>
      </w:pPr>
      <w:r w:rsidRPr="00501312">
        <w:rPr>
          <w:color w:val="auto"/>
        </w:rPr>
        <w:t>Conexiunea este stabilită folosind porturile 80 şi 443 în mod implicit. WebSockets fiind bazat pe protocolul TCP, relaţia între protocolul WebSocket şi HTTP e de tip handshake, iar potrivit standarului RFC6455, protocolul WebSocket este alcatuit din 2 parti: partea de ha</w:t>
      </w:r>
      <w:r w:rsidR="007221B2">
        <w:rPr>
          <w:color w:val="auto"/>
        </w:rPr>
        <w:t>ndshake şi transferul de date.[20</w:t>
      </w:r>
      <w:r w:rsidRPr="00501312">
        <w:rPr>
          <w:color w:val="auto"/>
        </w:rPr>
        <w:t>]</w:t>
      </w:r>
    </w:p>
    <w:p w:rsidR="00501312" w:rsidRPr="00501312" w:rsidRDefault="00501312" w:rsidP="00501312">
      <w:pPr>
        <w:rPr>
          <w:color w:val="auto"/>
        </w:rPr>
      </w:pPr>
      <w:r w:rsidRPr="00501312">
        <w:rPr>
          <w:color w:val="auto"/>
        </w:rPr>
        <w:t>Ca şi functionalitate, prima dată trebuie stabilită conexiunea între client şi server. Acest lucru se face prin trimiterea mesajelor de handshake între client şi server. Dacă handshakeul dintre client şi server s-a stabilit cu succes, atunci atât clientul, cât şi serverul, pot să trimită date sau mesaje, deoarece conexiunea este bidirectionala. După ce s-au trimis datele şi mesajele, conexiunea între client şi server şi poate închide.</w:t>
      </w:r>
    </w:p>
    <w:p w:rsidR="009E23EF" w:rsidRDefault="00501312" w:rsidP="00501312">
      <w:pPr>
        <w:rPr>
          <w:color w:val="auto"/>
        </w:rPr>
      </w:pPr>
      <w:r w:rsidRPr="00501312">
        <w:rPr>
          <w:color w:val="auto"/>
        </w:rPr>
        <w:t xml:space="preserve"> În urma acestor informaţii, s-a realizat o comparaţie între tehnologia WebRTC şi WebSockets, iar rezultatul se poate vedea în următorul</w:t>
      </w:r>
      <w:r>
        <w:rPr>
          <w:color w:val="auto"/>
        </w:rPr>
        <w:t xml:space="preserve"> tabe</w:t>
      </w:r>
      <w:r w:rsidR="004D5FF0" w:rsidRPr="00501312">
        <w:rPr>
          <w:color w:val="auto"/>
        </w:rPr>
        <w:t>l:</w:t>
      </w:r>
    </w:p>
    <w:p w:rsidR="00C3785D" w:rsidRPr="00C3785D" w:rsidRDefault="00C3785D" w:rsidP="00C3785D">
      <w:pPr>
        <w:jc w:val="center"/>
        <w:rPr>
          <w:color w:val="auto"/>
        </w:rPr>
      </w:pPr>
      <w:r>
        <w:rPr>
          <w:color w:val="auto"/>
        </w:rPr>
        <w:lastRenderedPageBreak/>
        <w:t>Tabel 3.</w:t>
      </w:r>
      <w:r w:rsidRPr="00C3785D">
        <w:rPr>
          <w:color w:val="auto"/>
        </w:rPr>
        <w:fldChar w:fldCharType="begin"/>
      </w:r>
      <w:r w:rsidRPr="00C3785D">
        <w:rPr>
          <w:color w:val="auto"/>
        </w:rPr>
        <w:instrText xml:space="preserve"> SEQ Tabel_3. \* ARABIC </w:instrText>
      </w:r>
      <w:r w:rsidRPr="00C3785D">
        <w:rPr>
          <w:color w:val="auto"/>
        </w:rPr>
        <w:fldChar w:fldCharType="separate"/>
      </w:r>
      <w:r w:rsidRPr="00C3785D">
        <w:rPr>
          <w:color w:val="auto"/>
        </w:rPr>
        <w:t>1</w:t>
      </w:r>
      <w:r w:rsidRPr="00C3785D">
        <w:rPr>
          <w:color w:val="auto"/>
        </w:rPr>
        <w:fldChar w:fldCharType="end"/>
      </w:r>
      <w:r w:rsidRPr="00C3785D">
        <w:rPr>
          <w:color w:val="auto"/>
        </w:rPr>
        <w:t xml:space="preserve"> WebRTC vs WebSockets</w:t>
      </w:r>
    </w:p>
    <w:tbl>
      <w:tblPr>
        <w:tblStyle w:val="TableGrid"/>
        <w:tblW w:w="9350" w:type="dxa"/>
        <w:tblLook w:val="04A0" w:firstRow="1" w:lastRow="0" w:firstColumn="1" w:lastColumn="0" w:noHBand="0" w:noVBand="1"/>
      </w:tblPr>
      <w:tblGrid>
        <w:gridCol w:w="4675"/>
        <w:gridCol w:w="4675"/>
      </w:tblGrid>
      <w:tr w:rsidR="00ED21E1" w:rsidRPr="00A35228" w:rsidTr="00190E4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WebRTC</w:t>
            </w:r>
          </w:p>
        </w:t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WebScockets</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Peer-to-Peer</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WebSockets are nevoie de un webserver centralizat pentru a trimite datele, mesajele sau imagini</w:t>
            </w:r>
            <w:r>
              <w:rPr>
                <w:rFonts w:ascii="Times New Roman" w:hAnsi="Times New Roman" w:cs="Times New Roman"/>
                <w:sz w:val="24"/>
                <w:szCs w:val="24"/>
              </w:rPr>
              <w:t>le</w:t>
            </w:r>
            <w:r w:rsidRPr="00A35228">
              <w:rPr>
                <w:rFonts w:ascii="Times New Roman" w:hAnsi="Times New Roman" w:cs="Times New Roman"/>
                <w:sz w:val="24"/>
                <w:szCs w:val="24"/>
              </w:rPr>
              <w:t xml:space="preserve"> video.</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Comunicarea este bidirecta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client-client;</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Are nevoie de un serviciu extern, numit signalling, prin care se transmit </w:t>
            </w:r>
            <w:r>
              <w:rPr>
                <w:rFonts w:ascii="Times New Roman" w:hAnsi="Times New Roman" w:cs="Times New Roman"/>
                <w:sz w:val="24"/>
                <w:szCs w:val="24"/>
              </w:rPr>
              <w:t>informaţii</w:t>
            </w:r>
            <w:r w:rsidRPr="00A35228">
              <w:rPr>
                <w:rFonts w:ascii="Times New Roman" w:hAnsi="Times New Roman" w:cs="Times New Roman"/>
                <w:sz w:val="24"/>
                <w:szCs w:val="24"/>
              </w:rPr>
              <w:t xml:space="preserve"> de </w:t>
            </w:r>
            <w:r>
              <w:rPr>
                <w:rFonts w:ascii="Times New Roman" w:hAnsi="Times New Roman" w:cs="Times New Roman"/>
                <w:sz w:val="24"/>
                <w:szCs w:val="24"/>
              </w:rPr>
              <w:t>reţea</w:t>
            </w:r>
            <w:r w:rsidRPr="00A35228">
              <w:rPr>
                <w:rFonts w:ascii="Times New Roman" w:hAnsi="Times New Roman" w:cs="Times New Roman"/>
                <w:sz w:val="24"/>
                <w:szCs w:val="24"/>
              </w:rPr>
              <w:t xml:space="preserve"> pentru stabilirea conexiunii.</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Pentru implementarea unui serviciu de signalling se poate folosi WebSockets, sau diferite librarii care au la baza lor implementare</w:t>
            </w:r>
            <w:r>
              <w:rPr>
                <w:rFonts w:ascii="Times New Roman" w:hAnsi="Times New Roman" w:cs="Times New Roman"/>
                <w:sz w:val="24"/>
                <w:szCs w:val="24"/>
              </w:rPr>
              <w:t>a</w:t>
            </w:r>
            <w:r w:rsidRPr="00A35228">
              <w:rPr>
                <w:rFonts w:ascii="Times New Roman" w:hAnsi="Times New Roman" w:cs="Times New Roman"/>
                <w:sz w:val="24"/>
                <w:szCs w:val="24"/>
              </w:rPr>
              <w:t xml:space="preserve"> socketuri</w:t>
            </w:r>
            <w:r>
              <w:rPr>
                <w:rFonts w:ascii="Times New Roman" w:hAnsi="Times New Roman" w:cs="Times New Roman"/>
                <w:sz w:val="24"/>
                <w:szCs w:val="24"/>
              </w:rPr>
              <w:t>lor</w:t>
            </w:r>
            <w:r w:rsidRPr="00A35228">
              <w:rPr>
                <w:rFonts w:ascii="Times New Roman" w:hAnsi="Times New Roman" w:cs="Times New Roman"/>
                <w:sz w:val="24"/>
                <w:szCs w:val="24"/>
              </w:rPr>
              <w:t xml:space="preserve"> (ex. Socket.io)</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Comunicarea este bidirectionala</w:t>
            </w:r>
            <w:r w:rsidRPr="00A35228">
              <w:rPr>
                <w:rFonts w:ascii="Times New Roman" w:hAnsi="Times New Roman" w:cs="Times New Roman"/>
                <w:sz w:val="24"/>
                <w:szCs w:val="24"/>
              </w:rPr>
              <w:t xml:space="preserve">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client-server-client</w:t>
            </w:r>
            <w:r>
              <w:rPr>
                <w:rFonts w:ascii="Times New Roman" w:hAnsi="Times New Roman" w:cs="Times New Roman"/>
                <w:sz w:val="24"/>
                <w:szCs w:val="24"/>
              </w:rPr>
              <w:t>, reducând astfel viteza de t</w:t>
            </w:r>
            <w:r w:rsidRPr="00A35228">
              <w:rPr>
                <w:rFonts w:ascii="Times New Roman" w:hAnsi="Times New Roman" w:cs="Times New Roman"/>
                <w:sz w:val="24"/>
                <w:szCs w:val="24"/>
              </w:rPr>
              <w:t>rimite</w:t>
            </w:r>
            <w:r>
              <w:rPr>
                <w:rFonts w:ascii="Times New Roman" w:hAnsi="Times New Roman" w:cs="Times New Roman"/>
                <w:sz w:val="24"/>
                <w:szCs w:val="24"/>
              </w:rPr>
              <w:t>re a</w:t>
            </w:r>
            <w:r w:rsidRPr="00A35228">
              <w:rPr>
                <w:rFonts w:ascii="Times New Roman" w:hAnsi="Times New Roman" w:cs="Times New Roman"/>
                <w:sz w:val="24"/>
                <w:szCs w:val="24"/>
              </w:rPr>
              <w:t xml:space="preserve"> date</w:t>
            </w:r>
            <w:r>
              <w:rPr>
                <w:rFonts w:ascii="Times New Roman" w:hAnsi="Times New Roman" w:cs="Times New Roman"/>
                <w:sz w:val="24"/>
                <w:szCs w:val="24"/>
              </w:rPr>
              <w:t>lor</w:t>
            </w:r>
            <w:r w:rsidRPr="00A35228">
              <w:rPr>
                <w:rFonts w:ascii="Times New Roman" w:hAnsi="Times New Roman" w:cs="Times New Roman"/>
                <w:sz w:val="24"/>
                <w:szCs w:val="24"/>
              </w:rPr>
              <w:t xml:space="preserve"> de la un client la altul</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WebRTC este oferit numai de ultimele versiuni a</w:t>
            </w:r>
            <w:r>
              <w:rPr>
                <w:rFonts w:ascii="Times New Roman" w:hAnsi="Times New Roman" w:cs="Times New Roman"/>
                <w:sz w:val="24"/>
                <w:szCs w:val="24"/>
              </w:rPr>
              <w:t xml:space="preserve">le </w:t>
            </w:r>
            <w:r w:rsidRPr="00A44A2F">
              <w:rPr>
                <w:rFonts w:ascii="Times New Roman" w:hAnsi="Times New Roman" w:cs="Times New Roman"/>
                <w:sz w:val="24"/>
                <w:szCs w:val="24"/>
              </w:rPr>
              <w:t xml:space="preserve">majorităţii </w:t>
            </w:r>
            <w:r w:rsidRPr="00A35228">
              <w:rPr>
                <w:rFonts w:ascii="Times New Roman" w:hAnsi="Times New Roman" w:cs="Times New Roman"/>
                <w:sz w:val="24"/>
                <w:szCs w:val="24"/>
              </w:rPr>
              <w:t>browserelor. Ex: Chrome, Firefox, Opera</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socketuri este oferit de toate browserele, </w:t>
            </w:r>
            <w:r>
              <w:rPr>
                <w:rFonts w:ascii="Times New Roman" w:hAnsi="Times New Roman" w:cs="Times New Roman"/>
                <w:sz w:val="24"/>
                <w:szCs w:val="24"/>
              </w:rPr>
              <w:t>fără</w:t>
            </w:r>
            <w:r w:rsidRPr="00A35228">
              <w:rPr>
                <w:rFonts w:ascii="Times New Roman" w:hAnsi="Times New Roman" w:cs="Times New Roman"/>
                <w:sz w:val="24"/>
                <w:szCs w:val="24"/>
              </w:rPr>
              <w:t xml:space="preserve"> </w:t>
            </w:r>
            <w:r>
              <w:rPr>
                <w:rFonts w:ascii="Times New Roman" w:hAnsi="Times New Roman" w:cs="Times New Roman"/>
                <w:sz w:val="24"/>
                <w:szCs w:val="24"/>
              </w:rPr>
              <w:t>excepţie</w:t>
            </w:r>
            <w:r w:rsidRPr="00A35228">
              <w:rPr>
                <w:rFonts w:ascii="Times New Roman" w:hAnsi="Times New Roman" w:cs="Times New Roman"/>
                <w:sz w:val="24"/>
                <w:szCs w:val="24"/>
              </w:rPr>
              <w: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Este browser-browser, iar “camerele” pentru </w:t>
            </w:r>
          </w:p>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conversaţii</w:t>
            </w:r>
            <w:r w:rsidRPr="00A35228">
              <w:rPr>
                <w:rFonts w:ascii="Times New Roman" w:hAnsi="Times New Roman" w:cs="Times New Roman"/>
                <w:sz w:val="24"/>
                <w:szCs w:val="24"/>
              </w:rPr>
              <w:t xml:space="preserve"> sunt create </w:t>
            </w:r>
            <w:r>
              <w:rPr>
                <w:rFonts w:ascii="Times New Roman" w:hAnsi="Times New Roman" w:cs="Times New Roman"/>
                <w:sz w:val="24"/>
                <w:szCs w:val="24"/>
              </w:rPr>
              <w:t>în</w:t>
            </w:r>
            <w:r w:rsidRPr="00A35228">
              <w:rPr>
                <w:rFonts w:ascii="Times New Roman" w:hAnsi="Times New Roman" w:cs="Times New Roman"/>
                <w:sz w:val="24"/>
                <w:szCs w:val="24"/>
              </w:rPr>
              <w:t xml:space="preserve"> procesul de signaling</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handshakeuri HTTP compatibile </w:t>
            </w:r>
            <w:r>
              <w:rPr>
                <w:rFonts w:ascii="Times New Roman" w:hAnsi="Times New Roman" w:cs="Times New Roman"/>
                <w:sz w:val="24"/>
                <w:szCs w:val="24"/>
              </w:rPr>
              <w:t>şi</w:t>
            </w:r>
            <w:r w:rsidRPr="00A35228">
              <w:rPr>
                <w:rFonts w:ascii="Times New Roman" w:hAnsi="Times New Roman" w:cs="Times New Roman"/>
                <w:sz w:val="24"/>
                <w:szCs w:val="24"/>
              </w:rPr>
              <w:t xml:space="preserve"> porturi default pentru combinarea mai </w:t>
            </w:r>
            <w:r>
              <w:rPr>
                <w:rFonts w:ascii="Times New Roman" w:hAnsi="Times New Roman" w:cs="Times New Roman"/>
                <w:sz w:val="24"/>
                <w:szCs w:val="24"/>
              </w:rPr>
              <w:t>uşoară</w:t>
            </w:r>
            <w:r w:rsidRPr="00A35228">
              <w:rPr>
                <w:rFonts w:ascii="Times New Roman" w:hAnsi="Times New Roman" w:cs="Times New Roman"/>
                <w:sz w:val="24"/>
                <w:szCs w:val="24"/>
              </w:rPr>
              <w:t xml:space="preserve"> a infrastructurii web existente </w:t>
            </w:r>
            <w:r>
              <w:rPr>
                <w:rFonts w:ascii="Times New Roman" w:hAnsi="Times New Roman" w:cs="Times New Roman"/>
                <w:sz w:val="24"/>
                <w:szCs w:val="24"/>
              </w:rPr>
              <w:t>şi</w:t>
            </w:r>
            <w:r w:rsidRPr="00A35228">
              <w:rPr>
                <w:rFonts w:ascii="Times New Roman" w:hAnsi="Times New Roman" w:cs="Times New Roman"/>
                <w:sz w:val="24"/>
                <w:szCs w:val="24"/>
              </w:rPr>
              <w:t xml:space="preserve"> a proxyurilor/firewall-urilor</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Layerul de transport este configurabil</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Un API de browser mai usor folosit </w:t>
            </w:r>
            <w:r>
              <w:rPr>
                <w:rFonts w:ascii="Times New Roman" w:hAnsi="Times New Roman" w:cs="Times New Roman"/>
                <w:sz w:val="24"/>
                <w:szCs w:val="24"/>
              </w:rPr>
              <w:t>şi</w:t>
            </w:r>
            <w:r w:rsidRPr="00A35228">
              <w:rPr>
                <w:rFonts w:ascii="Times New Roman" w:hAnsi="Times New Roman" w:cs="Times New Roman"/>
                <w:sz w:val="24"/>
                <w:szCs w:val="24"/>
              </w:rPr>
              <w:t xml:space="preserve"> implementat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Majoritatea aplicatiilor </w:t>
            </w:r>
            <w:r>
              <w:rPr>
                <w:rFonts w:ascii="Times New Roman" w:hAnsi="Times New Roman" w:cs="Times New Roman"/>
                <w:sz w:val="24"/>
                <w:szCs w:val="24"/>
              </w:rPr>
              <w:t>implementează</w:t>
            </w:r>
            <w:r w:rsidRPr="00A35228">
              <w:rPr>
                <w:rFonts w:ascii="Times New Roman" w:hAnsi="Times New Roman" w:cs="Times New Roman"/>
                <w:sz w:val="24"/>
                <w:szCs w:val="24"/>
              </w:rPr>
              <w:t xml:space="preserve"> </w:t>
            </w:r>
            <w:r>
              <w:rPr>
                <w:rFonts w:ascii="Times New Roman" w:hAnsi="Times New Roman" w:cs="Times New Roman"/>
                <w:sz w:val="24"/>
                <w:szCs w:val="24"/>
              </w:rPr>
              <w:t>funcţionalităţile</w:t>
            </w:r>
            <w:r w:rsidRPr="00A35228">
              <w:rPr>
                <w:rFonts w:ascii="Times New Roman" w:hAnsi="Times New Roman" w:cs="Times New Roman"/>
                <w:sz w:val="24"/>
                <w:szCs w:val="24"/>
              </w:rPr>
              <w:t xml:space="preserve"> WebRTC folos</w:t>
            </w:r>
            <w:r>
              <w:rPr>
                <w:rFonts w:ascii="Times New Roman" w:hAnsi="Times New Roman" w:cs="Times New Roman"/>
                <w:sz w:val="24"/>
                <w:szCs w:val="24"/>
              </w:rPr>
              <w:t>ind</w:t>
            </w:r>
            <w:r w:rsidRPr="00A35228">
              <w:rPr>
                <w:rFonts w:ascii="Times New Roman" w:hAnsi="Times New Roman" w:cs="Times New Roman"/>
                <w:sz w:val="24"/>
                <w:szCs w:val="24"/>
              </w:rPr>
              <w:t xml:space="preserve"> protocolul UDP</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Aplicaţiile</w:t>
            </w:r>
            <w:r w:rsidRPr="00A35228">
              <w:rPr>
                <w:rFonts w:ascii="Times New Roman" w:hAnsi="Times New Roman" w:cs="Times New Roman"/>
                <w:sz w:val="24"/>
                <w:szCs w:val="24"/>
              </w:rPr>
              <w:t xml:space="preserve"> care folosesc socketuri folosesc protocolul TCP</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Folosind </w:t>
            </w:r>
            <w:r>
              <w:rPr>
                <w:rFonts w:ascii="Times New Roman" w:hAnsi="Times New Roman" w:cs="Times New Roman"/>
                <w:sz w:val="24"/>
                <w:szCs w:val="24"/>
              </w:rPr>
              <w:t>funcţionalitatea</w:t>
            </w:r>
            <w:r w:rsidRPr="00A35228">
              <w:rPr>
                <w:rFonts w:ascii="Times New Roman" w:hAnsi="Times New Roman" w:cs="Times New Roman"/>
                <w:sz w:val="24"/>
                <w:szCs w:val="24"/>
              </w:rPr>
              <w:t xml:space="preserve"> de DataChannel, se pot trimite date neprelucrate de la un client la altul, </w:t>
            </w:r>
            <w:r>
              <w:rPr>
                <w:rFonts w:ascii="Times New Roman" w:hAnsi="Times New Roman" w:cs="Times New Roman"/>
                <w:sz w:val="24"/>
                <w:szCs w:val="24"/>
              </w:rPr>
              <w:t>fără</w:t>
            </w:r>
            <w:r w:rsidRPr="00A35228">
              <w:rPr>
                <w:rFonts w:ascii="Times New Roman" w:hAnsi="Times New Roman" w:cs="Times New Roman"/>
                <w:sz w:val="24"/>
                <w:szCs w:val="24"/>
              </w:rPr>
              <w:t xml:space="preserve"> a folosi vreun server de comunicare</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Clienţii</w:t>
            </w:r>
            <w:r w:rsidRPr="00A35228">
              <w:rPr>
                <w:rFonts w:ascii="Times New Roman" w:hAnsi="Times New Roman" w:cs="Times New Roman"/>
                <w:sz w:val="24"/>
                <w:szCs w:val="24"/>
              </w:rPr>
              <w:t xml:space="preserve"> </w:t>
            </w:r>
            <w:r>
              <w:rPr>
                <w:rFonts w:ascii="Times New Roman" w:hAnsi="Times New Roman" w:cs="Times New Roman"/>
                <w:sz w:val="24"/>
                <w:szCs w:val="24"/>
              </w:rPr>
              <w:t>trebuie să</w:t>
            </w:r>
            <w:r w:rsidRPr="00A35228">
              <w:rPr>
                <w:rFonts w:ascii="Times New Roman" w:hAnsi="Times New Roman" w:cs="Times New Roman"/>
                <w:sz w:val="24"/>
                <w:szCs w:val="24"/>
              </w:rPr>
              <w:t xml:space="preserve"> foloseasc</w:t>
            </w:r>
            <w:r>
              <w:rPr>
                <w:rFonts w:ascii="Times New Roman" w:hAnsi="Times New Roman" w:cs="Times New Roman"/>
                <w:sz w:val="24"/>
                <w:szCs w:val="24"/>
              </w:rPr>
              <w:t>ă</w:t>
            </w:r>
            <w:r w:rsidRPr="00A35228">
              <w:rPr>
                <w:rFonts w:ascii="Times New Roman" w:hAnsi="Times New Roman" w:cs="Times New Roman"/>
                <w:sz w:val="24"/>
                <w:szCs w:val="24"/>
              </w:rPr>
              <w:t xml:space="preserve"> neaparat ajutorul unui server pentru a putea comunica </w:t>
            </w:r>
            <w:r>
              <w:rPr>
                <w:rFonts w:ascii="Times New Roman" w:hAnsi="Times New Roman" w:cs="Times New Roman"/>
                <w:sz w:val="24"/>
                <w:szCs w:val="24"/>
              </w:rPr>
              <w:t>între</w:t>
            </w:r>
            <w:r w:rsidRPr="00A35228">
              <w:rPr>
                <w:rFonts w:ascii="Times New Roman" w:hAnsi="Times New Roman" w:cs="Times New Roman"/>
                <w:sz w:val="24"/>
                <w:szCs w:val="24"/>
              </w:rPr>
              <w:t xml:space="preserve"> ei.</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nu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servere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pentru a </w:t>
            </w:r>
            <w:r>
              <w:rPr>
                <w:rFonts w:ascii="Times New Roman" w:hAnsi="Times New Roman" w:cs="Times New Roman"/>
                <w:sz w:val="24"/>
                <w:szCs w:val="24"/>
              </w:rPr>
              <w:t>obţine</w:t>
            </w:r>
            <w:r w:rsidRPr="00A35228">
              <w:rPr>
                <w:rFonts w:ascii="Times New Roman" w:hAnsi="Times New Roman" w:cs="Times New Roman"/>
                <w:sz w:val="24"/>
                <w:szCs w:val="24"/>
              </w:rPr>
              <w:t xml:space="preserve"> conexiuni cu client care au IP-uri private (clasele A,B,C)</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comunicarea </w:t>
            </w:r>
            <w:r>
              <w:rPr>
                <w:rFonts w:ascii="Times New Roman" w:hAnsi="Times New Roman" w:cs="Times New Roman"/>
                <w:sz w:val="24"/>
                <w:szCs w:val="24"/>
              </w:rPr>
              <w:t>între</w:t>
            </w:r>
            <w:r w:rsidRPr="00A35228">
              <w:rPr>
                <w:rFonts w:ascii="Times New Roman" w:hAnsi="Times New Roman" w:cs="Times New Roman"/>
                <w:sz w:val="24"/>
                <w:szCs w:val="24"/>
              </w:rPr>
              <w:t xml:space="preserve"> </w:t>
            </w:r>
            <w:r>
              <w:rPr>
                <w:rFonts w:ascii="Times New Roman" w:hAnsi="Times New Roman" w:cs="Times New Roman"/>
                <w:sz w:val="24"/>
                <w:szCs w:val="24"/>
              </w:rPr>
              <w:t>clienţi</w:t>
            </w:r>
            <w:r w:rsidRPr="00A35228">
              <w:rPr>
                <w:rFonts w:ascii="Times New Roman" w:hAnsi="Times New Roman" w:cs="Times New Roman"/>
                <w:sz w:val="24"/>
                <w:szCs w:val="24"/>
              </w:rPr>
              <w:t xml:space="preserve"> nu </w:t>
            </w:r>
            <w:r>
              <w:rPr>
                <w:rFonts w:ascii="Times New Roman" w:hAnsi="Times New Roman" w:cs="Times New Roman"/>
                <w:sz w:val="24"/>
                <w:szCs w:val="24"/>
              </w:rPr>
              <w:t>sunt</w:t>
            </w:r>
            <w:r w:rsidRPr="00A35228">
              <w:rPr>
                <w:rFonts w:ascii="Times New Roman" w:hAnsi="Times New Roman" w:cs="Times New Roman"/>
                <w:sz w:val="24"/>
                <w:szCs w:val="24"/>
              </w:rPr>
              <w:t xml:space="preserve"> necesar</w:t>
            </w:r>
            <w:r>
              <w:rPr>
                <w:rFonts w:ascii="Times New Roman" w:hAnsi="Times New Roman" w:cs="Times New Roman"/>
                <w:sz w:val="24"/>
                <w:szCs w:val="24"/>
              </w:rPr>
              <w:t xml:space="preserve">e să fie folosite </w:t>
            </w:r>
            <w:r w:rsidRPr="00A35228">
              <w:rPr>
                <w:rFonts w:ascii="Times New Roman" w:hAnsi="Times New Roman" w:cs="Times New Roman"/>
                <w:sz w:val="24"/>
                <w:szCs w:val="24"/>
              </w:rPr>
              <w:t xml:space="preserve">servere de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deoarece serverul web decide unde vor ajunge datele de la un client la altul.</w:t>
            </w:r>
          </w:p>
        </w:tc>
      </w:tr>
      <w:tr w:rsidR="00ED21E1" w:rsidRPr="00A35228" w:rsidTr="00190E4C">
        <w:tc>
          <w:tcPr>
            <w:tcW w:w="9350" w:type="dxa"/>
            <w:gridSpan w:val="2"/>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a se putea face broadcast (comunicare </w:t>
            </w:r>
            <w:r>
              <w:rPr>
                <w:rFonts w:ascii="Times New Roman" w:hAnsi="Times New Roman" w:cs="Times New Roman"/>
                <w:sz w:val="24"/>
                <w:szCs w:val="24"/>
              </w:rPr>
              <w:t>între</w:t>
            </w:r>
            <w:r w:rsidRPr="00A35228">
              <w:rPr>
                <w:rFonts w:ascii="Times New Roman" w:hAnsi="Times New Roman" w:cs="Times New Roman"/>
                <w:sz w:val="24"/>
                <w:szCs w:val="24"/>
              </w:rPr>
              <w:t xml:space="preserve"> mai mult de 2 </w:t>
            </w:r>
            <w:r>
              <w:rPr>
                <w:rFonts w:ascii="Times New Roman" w:hAnsi="Times New Roman" w:cs="Times New Roman"/>
                <w:sz w:val="24"/>
                <w:szCs w:val="24"/>
              </w:rPr>
              <w:t>clienţi</w:t>
            </w:r>
            <w:r w:rsidRPr="00A35228">
              <w:rPr>
                <w:rFonts w:ascii="Times New Roman" w:hAnsi="Times New Roman" w:cs="Times New Roman"/>
                <w:sz w:val="24"/>
                <w:szCs w:val="24"/>
              </w:rPr>
              <w:t xml:space="preserve"> </w:t>
            </w:r>
            <w:r>
              <w:rPr>
                <w:rFonts w:ascii="Times New Roman" w:hAnsi="Times New Roman" w:cs="Times New Roman"/>
                <w:sz w:val="24"/>
                <w:szCs w:val="24"/>
              </w:rPr>
              <w:t>în</w:t>
            </w:r>
            <w:r w:rsidRPr="00A35228">
              <w:rPr>
                <w:rFonts w:ascii="Times New Roman" w:hAnsi="Times New Roman" w:cs="Times New Roman"/>
                <w:sz w:val="24"/>
                <w:szCs w:val="24"/>
              </w:rPr>
              <w:t xml:space="preserve"> aceasi timp), </w:t>
            </w:r>
            <w:r>
              <w:rPr>
                <w:rFonts w:ascii="Times New Roman" w:hAnsi="Times New Roman" w:cs="Times New Roman"/>
                <w:sz w:val="24"/>
                <w:szCs w:val="24"/>
              </w:rPr>
              <w:t>soluţia</w:t>
            </w:r>
            <w:r w:rsidRPr="00A35228">
              <w:rPr>
                <w:rFonts w:ascii="Times New Roman" w:hAnsi="Times New Roman" w:cs="Times New Roman"/>
                <w:sz w:val="24"/>
                <w:szCs w:val="24"/>
              </w:rPr>
              <w:t xml:space="preserve"> este ace</w:t>
            </w:r>
            <w:r>
              <w:rPr>
                <w:rFonts w:ascii="Times New Roman" w:hAnsi="Times New Roman" w:cs="Times New Roman"/>
                <w:sz w:val="24"/>
                <w:szCs w:val="24"/>
              </w:rPr>
              <w:t>e</w:t>
            </w:r>
            <w:r w:rsidRPr="00A35228">
              <w:rPr>
                <w:rFonts w:ascii="Times New Roman" w:hAnsi="Times New Roman" w:cs="Times New Roman"/>
                <w:sz w:val="24"/>
                <w:szCs w:val="24"/>
              </w:rPr>
              <w:t xml:space="preserve">asi la ambele tehnologii: este nevoie de un server centralizat. Dezavantajul </w:t>
            </w:r>
            <w:r>
              <w:rPr>
                <w:rFonts w:ascii="Times New Roman" w:hAnsi="Times New Roman" w:cs="Times New Roman"/>
                <w:sz w:val="24"/>
                <w:szCs w:val="24"/>
              </w:rPr>
              <w:t>este că</w:t>
            </w:r>
            <w:r w:rsidRPr="00A35228">
              <w:rPr>
                <w:rFonts w:ascii="Times New Roman" w:hAnsi="Times New Roman" w:cs="Times New Roman"/>
                <w:sz w:val="24"/>
                <w:szCs w:val="24"/>
              </w:rPr>
              <w:t xml:space="preserve"> datele mari ce trebuie transmise pot ajunge mai tarziu la client.</w:t>
            </w:r>
          </w:p>
        </w:tc>
      </w:tr>
    </w:tbl>
    <w:p w:rsidR="00ED21E1" w:rsidRDefault="00ED21E1" w:rsidP="00501312"/>
    <w:p w:rsidR="009E23EF" w:rsidRDefault="009E23EF" w:rsidP="00796E90"/>
    <w:p w:rsidR="00FB4539" w:rsidRDefault="00FB4539" w:rsidP="00FB4539">
      <w:pPr>
        <w:jc w:val="center"/>
      </w:pPr>
      <w:r>
        <w:t>Tabel 3.</w:t>
      </w:r>
      <w:fldSimple w:instr=" SEQ Tabel_3. \* ARABIC ">
        <w:r w:rsidR="00C3785D">
          <w:rPr>
            <w:noProof/>
          </w:rPr>
          <w:t>2</w:t>
        </w:r>
      </w:fldSimple>
      <w:r w:rsidRPr="00FB4539">
        <w:t xml:space="preserve"> WebRTC vs WebSockets</w:t>
      </w:r>
    </w:p>
    <w:p w:rsidR="009E23EF" w:rsidRDefault="009E23EF" w:rsidP="00917A7C">
      <w:pPr>
        <w:ind w:firstLine="0"/>
      </w:pPr>
    </w:p>
    <w:p w:rsidR="00917A7C" w:rsidRDefault="00A0735C" w:rsidP="007F2B33">
      <w:pPr>
        <w:pStyle w:val="NormalWeb"/>
        <w:shd w:val="clear" w:color="auto" w:fill="FFFFFF"/>
        <w:spacing w:before="0" w:beforeAutospacing="0" w:after="150" w:afterAutospacing="0"/>
        <w:ind w:firstLine="720"/>
        <w:jc w:val="both"/>
        <w:rPr>
          <w:color w:val="333333"/>
        </w:rPr>
      </w:pPr>
      <w:r>
        <w:t>În</w:t>
      </w:r>
      <w:r w:rsidRPr="00A35228">
        <w:t xml:space="preserve"> urma acestei </w:t>
      </w:r>
      <w:r>
        <w:t>comparaţii</w:t>
      </w:r>
      <w:r w:rsidRPr="00A35228">
        <w:t xml:space="preserve"> </w:t>
      </w:r>
      <w:r>
        <w:t>realizate</w:t>
      </w:r>
      <w:r w:rsidRPr="00A35228">
        <w:t xml:space="preserve">, s-a ajuns la decizia folosirii tehnologiei WebRTC, din cauza solutiei </w:t>
      </w:r>
      <w:r>
        <w:t>şi</w:t>
      </w:r>
      <w:r w:rsidRPr="00A35228">
        <w:t xml:space="preserve"> avantajelor oferite de aceasta. Avantajele principale ale aceste tehnologii sunt urmatoarele: comunicare peer-to-peer </w:t>
      </w:r>
      <w:r>
        <w:t>fără</w:t>
      </w:r>
      <w:r w:rsidRPr="00A35228">
        <w:t xml:space="preserve"> folosirea pluginurilor sau altor librarii externe, schimb de date text/audio/video </w:t>
      </w:r>
      <w:r>
        <w:t>fără</w:t>
      </w:r>
      <w:r w:rsidRPr="00A35228">
        <w:t xml:space="preserve"> ajutorul unui server intermediar, combinarea cu alte tehnologii pentru procesul de signalling</w:t>
      </w:r>
      <w:r w:rsidR="00CB0183" w:rsidRPr="007F2B33">
        <w:rPr>
          <w:color w:val="333333"/>
        </w:rPr>
        <w:t>.</w:t>
      </w:r>
    </w:p>
    <w:p w:rsidR="005E0BDD" w:rsidRDefault="005E0BDD" w:rsidP="005E0BDD">
      <w:pPr>
        <w:pStyle w:val="Heading2"/>
        <w:numPr>
          <w:ilvl w:val="1"/>
          <w:numId w:val="1"/>
        </w:numPr>
      </w:pPr>
      <w:bookmarkStart w:id="48" w:name="_Toc454222638"/>
      <w:r>
        <w:t>WebRTC API</w:t>
      </w:r>
      <w:bookmarkEnd w:id="48"/>
    </w:p>
    <w:p w:rsidR="005E0BDD" w:rsidRPr="009074C0" w:rsidRDefault="00050E26" w:rsidP="00050E26">
      <w:pPr>
        <w:ind w:firstLine="708"/>
        <w:rPr>
          <w:iCs/>
        </w:rPr>
      </w:pPr>
      <w:r w:rsidRPr="00A35228">
        <w:rPr>
          <w:iCs/>
          <w:color w:val="auto"/>
        </w:rPr>
        <w:t xml:space="preserve">WebRTC este tehnologia </w:t>
      </w:r>
      <w:r>
        <w:rPr>
          <w:iCs/>
          <w:color w:val="auto"/>
        </w:rPr>
        <w:t>oferită</w:t>
      </w:r>
      <w:r w:rsidRPr="00A35228">
        <w:rPr>
          <w:iCs/>
          <w:color w:val="auto"/>
        </w:rPr>
        <w:t xml:space="preserve"> de browserele web, prin care se pot interconecta 2 </w:t>
      </w:r>
      <w:r>
        <w:rPr>
          <w:iCs/>
          <w:color w:val="auto"/>
        </w:rPr>
        <w:t>şi</w:t>
      </w:r>
      <w:r w:rsidRPr="00A35228">
        <w:rPr>
          <w:iCs/>
          <w:color w:val="auto"/>
        </w:rPr>
        <w:t xml:space="preserve"> pot vorbi peer-to-peer prin mesaje de</w:t>
      </w:r>
      <w:r>
        <w:rPr>
          <w:iCs/>
          <w:color w:val="auto"/>
        </w:rPr>
        <w:t xml:space="preserve"> tip</w:t>
      </w:r>
      <w:r w:rsidRPr="00A35228">
        <w:rPr>
          <w:iCs/>
          <w:color w:val="auto"/>
        </w:rPr>
        <w:t xml:space="preserve"> text sau audio/video, </w:t>
      </w:r>
      <w:r>
        <w:rPr>
          <w:iCs/>
          <w:color w:val="auto"/>
        </w:rPr>
        <w:t>fără</w:t>
      </w:r>
      <w:r w:rsidRPr="00A35228">
        <w:rPr>
          <w:iCs/>
          <w:color w:val="auto"/>
        </w:rPr>
        <w:t xml:space="preserve"> ca aceste </w:t>
      </w:r>
      <w:r>
        <w:rPr>
          <w:iCs/>
          <w:color w:val="auto"/>
        </w:rPr>
        <w:t>informaţii</w:t>
      </w:r>
      <w:r w:rsidRPr="00A35228">
        <w:rPr>
          <w:iCs/>
          <w:color w:val="auto"/>
        </w:rPr>
        <w:t xml:space="preserve"> sa treaca pr</w:t>
      </w:r>
      <w:r>
        <w:rPr>
          <w:iCs/>
          <w:color w:val="auto"/>
        </w:rPr>
        <w:t>într-un</w:t>
      </w:r>
      <w:r w:rsidRPr="00A35228">
        <w:rPr>
          <w:iCs/>
          <w:color w:val="auto"/>
        </w:rPr>
        <w:t xml:space="preserve"> server de </w:t>
      </w:r>
      <w:r>
        <w:rPr>
          <w:iCs/>
          <w:color w:val="auto"/>
        </w:rPr>
        <w:t>aplicaţii</w:t>
      </w:r>
      <w:r w:rsidR="005E0BDD" w:rsidRPr="009074C0">
        <w:rPr>
          <w:iCs/>
        </w:rPr>
        <w:t>.</w:t>
      </w: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t>Principiu de functionare</w:t>
      </w:r>
    </w:p>
    <w:p w:rsidR="00A84A21" w:rsidRPr="00E929CC" w:rsidRDefault="00A84A21" w:rsidP="00A84A21">
      <w:pPr>
        <w:rPr>
          <w:iCs/>
          <w:color w:val="auto"/>
        </w:rPr>
      </w:pPr>
      <w:r w:rsidRPr="00E929CC">
        <w:rPr>
          <w:iCs/>
          <w:color w:val="auto"/>
        </w:rPr>
        <w:t>În princip</w:t>
      </w:r>
      <w:r>
        <w:rPr>
          <w:iCs/>
          <w:color w:val="auto"/>
        </w:rPr>
        <w:t>i</w:t>
      </w:r>
      <w:r w:rsidRPr="00E929CC">
        <w:rPr>
          <w:iCs/>
          <w:color w:val="auto"/>
        </w:rPr>
        <w:t xml:space="preserve">u, pentru conectarea a 2 utilizatori, trebuie facuti urmatorii </w:t>
      </w:r>
      <w:r>
        <w:rPr>
          <w:iCs/>
          <w:color w:val="auto"/>
        </w:rPr>
        <w:t>paşi</w:t>
      </w:r>
      <w:r w:rsidRPr="00E929CC">
        <w:rPr>
          <w:iCs/>
          <w:color w:val="auto"/>
        </w:rPr>
        <w:t>:</w:t>
      </w:r>
    </w:p>
    <w:p w:rsidR="00A84A21" w:rsidRPr="00A35228" w:rsidRDefault="00A84A21" w:rsidP="00A84A21">
      <w:pPr>
        <w:pStyle w:val="ListParagraph"/>
        <w:numPr>
          <w:ilvl w:val="0"/>
          <w:numId w:val="27"/>
        </w:numPr>
        <w:rPr>
          <w:iCs/>
          <w:color w:val="auto"/>
        </w:rPr>
      </w:pPr>
      <w:r w:rsidRPr="00A35228">
        <w:rPr>
          <w:iCs/>
          <w:color w:val="auto"/>
        </w:rPr>
        <w:t>Crearea obiectului de conexiune WebRTC</w:t>
      </w:r>
      <w:r>
        <w:rPr>
          <w:iCs/>
          <w:color w:val="auto"/>
        </w:rPr>
        <w:t>.</w:t>
      </w:r>
    </w:p>
    <w:p w:rsidR="00A84A21" w:rsidRPr="00A35228" w:rsidRDefault="00A84A21" w:rsidP="00A84A21">
      <w:pPr>
        <w:pStyle w:val="ListParagraph"/>
        <w:numPr>
          <w:ilvl w:val="0"/>
          <w:numId w:val="27"/>
        </w:numPr>
        <w:rPr>
          <w:iCs/>
          <w:color w:val="auto"/>
        </w:rPr>
      </w:pPr>
      <w:r w:rsidRPr="00A35228">
        <w:rPr>
          <w:iCs/>
          <w:color w:val="auto"/>
        </w:rPr>
        <w:t xml:space="preserve">Trimiterea ofertei de la un utilizator la altul cu </w:t>
      </w:r>
      <w:r>
        <w:rPr>
          <w:iCs/>
          <w:color w:val="auto"/>
        </w:rPr>
        <w:t>informaţiile</w:t>
      </w:r>
      <w:r w:rsidRPr="00A35228">
        <w:rPr>
          <w:iCs/>
          <w:color w:val="auto"/>
        </w:rPr>
        <w:t xml:space="preserve"> SDP</w:t>
      </w:r>
      <w:ins w:id="49" w:author="Szabolcs Bene" w:date="2016-06-20T22:26:00Z">
        <w:r w:rsidR="001229EE">
          <w:rPr>
            <w:iCs/>
            <w:color w:val="auto"/>
          </w:rPr>
          <w:t>(Session Description Protocol)</w:t>
        </w:r>
      </w:ins>
      <w:r w:rsidRPr="00A35228">
        <w:rPr>
          <w:iCs/>
          <w:color w:val="auto"/>
        </w:rPr>
        <w:t>, prin serviciul de semnalare.</w:t>
      </w:r>
    </w:p>
    <w:p w:rsidR="00A84A21" w:rsidRPr="00A35228" w:rsidRDefault="00A84A21" w:rsidP="00A84A21">
      <w:pPr>
        <w:pStyle w:val="ListParagraph"/>
        <w:numPr>
          <w:ilvl w:val="0"/>
          <w:numId w:val="27"/>
        </w:numPr>
        <w:rPr>
          <w:iCs/>
          <w:color w:val="auto"/>
        </w:rPr>
      </w:pPr>
      <w:r w:rsidRPr="00A35228">
        <w:rPr>
          <w:iCs/>
          <w:color w:val="auto"/>
        </w:rPr>
        <w:t xml:space="preserve">Trimiterea </w:t>
      </w:r>
      <w:r>
        <w:rPr>
          <w:iCs/>
          <w:color w:val="auto"/>
        </w:rPr>
        <w:t>răspunsului</w:t>
      </w:r>
      <w:r w:rsidRPr="00A35228">
        <w:rPr>
          <w:iCs/>
          <w:color w:val="auto"/>
        </w:rPr>
        <w:t xml:space="preserve"> de la al </w:t>
      </w:r>
      <w:r>
        <w:rPr>
          <w:iCs/>
          <w:color w:val="auto"/>
        </w:rPr>
        <w:t>doilea</w:t>
      </w:r>
      <w:r w:rsidRPr="00A35228">
        <w:rPr>
          <w:iCs/>
          <w:color w:val="auto"/>
        </w:rPr>
        <w:t xml:space="preserve"> utilizator cu </w:t>
      </w:r>
      <w:r>
        <w:rPr>
          <w:iCs/>
          <w:color w:val="auto"/>
        </w:rPr>
        <w:t>informaţiile</w:t>
      </w:r>
      <w:r w:rsidRPr="00A35228">
        <w:rPr>
          <w:iCs/>
          <w:color w:val="auto"/>
        </w:rPr>
        <w:t xml:space="preserve"> SDP, tot prin serviciul de semnalare.</w:t>
      </w:r>
    </w:p>
    <w:p w:rsidR="00A84A21" w:rsidRPr="00A35228" w:rsidRDefault="00A84A21" w:rsidP="00A84A21">
      <w:pPr>
        <w:pStyle w:val="ListParagraph"/>
        <w:numPr>
          <w:ilvl w:val="0"/>
          <w:numId w:val="27"/>
        </w:numPr>
        <w:rPr>
          <w:iCs/>
          <w:color w:val="auto"/>
        </w:rPr>
      </w:pPr>
      <w:r>
        <w:rPr>
          <w:iCs/>
          <w:color w:val="auto"/>
        </w:rPr>
        <w:t>Căutarea</w:t>
      </w:r>
      <w:r w:rsidRPr="00A35228">
        <w:rPr>
          <w:iCs/>
          <w:color w:val="auto"/>
        </w:rPr>
        <w:t xml:space="preserve"> </w:t>
      </w:r>
      <w:r>
        <w:rPr>
          <w:iCs/>
          <w:color w:val="auto"/>
        </w:rPr>
        <w:t>şi</w:t>
      </w:r>
      <w:r w:rsidRPr="00A35228">
        <w:rPr>
          <w:iCs/>
          <w:color w:val="auto"/>
        </w:rPr>
        <w:t xml:space="preserve"> </w:t>
      </w:r>
      <w:r>
        <w:rPr>
          <w:iCs/>
          <w:color w:val="auto"/>
        </w:rPr>
        <w:t>adăugarea</w:t>
      </w:r>
      <w:r w:rsidRPr="00A35228">
        <w:rPr>
          <w:iCs/>
          <w:color w:val="auto"/>
        </w:rPr>
        <w:t xml:space="preserve"> candidatiilor ICE </w:t>
      </w:r>
      <w:r>
        <w:rPr>
          <w:iCs/>
          <w:color w:val="auto"/>
        </w:rPr>
        <w:t>şi</w:t>
      </w:r>
      <w:r w:rsidRPr="00A35228">
        <w:rPr>
          <w:iCs/>
          <w:color w:val="auto"/>
        </w:rPr>
        <w:t xml:space="preserve"> trimiterea acestor </w:t>
      </w:r>
      <w:r>
        <w:rPr>
          <w:iCs/>
          <w:color w:val="auto"/>
        </w:rPr>
        <w:t>candidaţi</w:t>
      </w:r>
      <w:r w:rsidRPr="00A35228">
        <w:rPr>
          <w:iCs/>
          <w:color w:val="auto"/>
        </w:rPr>
        <w:t xml:space="preserve"> la celalalt utilizator prin serviciul de semnalare</w:t>
      </w:r>
      <w:r>
        <w:rPr>
          <w:iCs/>
          <w:color w:val="auto"/>
        </w:rPr>
        <w:t>.</w:t>
      </w:r>
    </w:p>
    <w:p w:rsidR="005E0BDD" w:rsidRPr="009074C0" w:rsidRDefault="00A84A21" w:rsidP="00A84A21">
      <w:pPr>
        <w:pStyle w:val="ListParagraph"/>
        <w:numPr>
          <w:ilvl w:val="0"/>
          <w:numId w:val="27"/>
        </w:numPr>
        <w:rPr>
          <w:iCs/>
        </w:rPr>
      </w:pPr>
      <w:r w:rsidRPr="00A35228">
        <w:rPr>
          <w:iCs/>
          <w:color w:val="auto"/>
        </w:rPr>
        <w:t>Tratarea evenimentelor pentru deschiderea/</w:t>
      </w:r>
      <w:r>
        <w:rPr>
          <w:iCs/>
          <w:color w:val="auto"/>
        </w:rPr>
        <w:t>închiderea</w:t>
      </w:r>
      <w:r w:rsidRPr="00A35228">
        <w:rPr>
          <w:iCs/>
          <w:color w:val="auto"/>
        </w:rPr>
        <w:t xml:space="preserve"> conexiunilor</w:t>
      </w:r>
    </w:p>
    <w:p w:rsidR="00BA293C" w:rsidRPr="001E2258" w:rsidRDefault="00BA293C" w:rsidP="001E2258">
      <w:pPr>
        <w:ind w:firstLine="708"/>
      </w:pPr>
      <w:r w:rsidRPr="001E2258">
        <w:t xml:space="preserve">În această aplicaţie, acest principiu este transformat într-o implementare proprie, şi anume în scriptul webrtc.js. </w:t>
      </w:r>
    </w:p>
    <w:p w:rsidR="00BA293C" w:rsidRPr="001E2258" w:rsidRDefault="00BA293C" w:rsidP="001E2258">
      <w:pPr>
        <w:ind w:firstLine="708"/>
      </w:pPr>
      <w:r w:rsidRPr="001E2258">
        <w:t>În urmatoarele subcapitole vor fi prezentate elementele principale WebRTC, iar după vor urma integrarea acestor elemente în aplicaţia web.</w:t>
      </w:r>
    </w:p>
    <w:p w:rsidR="00BA293C" w:rsidRPr="001E2258" w:rsidRDefault="00BA293C" w:rsidP="001E2258">
      <w:pPr>
        <w:ind w:firstLine="708"/>
      </w:pPr>
      <w:r w:rsidRPr="001E2258">
        <w:t>WebRTC: Comunicarea în timp real între browsere, defineste un API de JavaScript, care poate fi folosit</w:t>
      </w:r>
      <w:ins w:id="50" w:author="Szabolcs Bene" w:date="2016-06-20T22:26:00Z">
        <w:r w:rsidR="00A065D7">
          <w:t>ă</w:t>
        </w:r>
      </w:ins>
      <w:r w:rsidRPr="001E2258">
        <w:t xml:space="preserve"> în aplicaţii web pentru a </w:t>
      </w:r>
      <w:del w:id="51" w:author="Szabolcs Bene" w:date="2016-06-20T22:26:00Z">
        <w:r w:rsidRPr="001E2258" w:rsidDel="00A065D7">
          <w:delText xml:space="preserve">folosi </w:delText>
        </w:r>
      </w:del>
      <w:ins w:id="52" w:author="Szabolcs Bene" w:date="2016-06-20T22:26:00Z">
        <w:r w:rsidR="00A065D7">
          <w:t>utiliza</w:t>
        </w:r>
        <w:r w:rsidR="00A065D7" w:rsidRPr="001E2258">
          <w:t xml:space="preserve"> </w:t>
        </w:r>
      </w:ins>
      <w:r w:rsidRPr="001E2258">
        <w:t>funcţionalităţile oferite de WebRTC pentru comunicare peer-to-peer.</w:t>
      </w:r>
    </w:p>
    <w:p w:rsidR="005E0BDD" w:rsidRPr="001E2258" w:rsidRDefault="00BA293C" w:rsidP="001E2258">
      <w:pPr>
        <w:ind w:firstLine="708"/>
      </w:pPr>
      <w:r w:rsidRPr="001E2258">
        <w:t xml:space="preserve">Prin acest API se stabileşte o conexiune între două puncte finale, iar fiecarui punct final îi este asignat cate un rol: offerer şi answerer. Cel care porneste conexiunea şi negocierea de date este offerer, iar cel care răspunde la această negociere este answerer. Aplicaţia tratează aceste roluri, astfel încât </w:t>
      </w:r>
      <w:del w:id="53" w:author="Szabolcs Bene" w:date="2016-06-20T22:26:00Z">
        <w:r w:rsidRPr="001E2258" w:rsidDel="00A065D7">
          <w:delText xml:space="preserve"> ca </w:delText>
        </w:r>
      </w:del>
      <w:r w:rsidRPr="001E2258">
        <w:t>fiecare punct final poate să înceapă conexiunea</w:t>
      </w:r>
      <w:r w:rsidR="005E0BDD" w:rsidRPr="001E2258">
        <w:t xml:space="preserve">. </w:t>
      </w:r>
    </w:p>
    <w:p w:rsidR="005E0BDD" w:rsidRDefault="005E0BDD" w:rsidP="005E0BDD">
      <w:pPr>
        <w:pStyle w:val="Heading3"/>
        <w:numPr>
          <w:ilvl w:val="2"/>
          <w:numId w:val="1"/>
        </w:numPr>
      </w:pPr>
      <w:bookmarkStart w:id="54" w:name="_Toc454222639"/>
      <w:r>
        <w:lastRenderedPageBreak/>
        <w:t xml:space="preserve">Negocierea informatiilor de </w:t>
      </w:r>
      <w:r w:rsidR="002F5C2C">
        <w:rPr>
          <w:color w:val="auto"/>
        </w:rPr>
        <w:t>reţea</w:t>
      </w:r>
      <w:bookmarkEnd w:id="54"/>
    </w:p>
    <w:p w:rsidR="000E4B08" w:rsidRPr="00FA63F8" w:rsidRDefault="000E4B08" w:rsidP="00FA63F8">
      <w:pPr>
        <w:ind w:firstLine="708"/>
      </w:pPr>
      <w:r w:rsidRPr="00FA63F8">
        <w:t xml:space="preserve">Negocierea datelor se face prin serviciul de semnalare. În acest caz serviciul de semnalare </w:t>
      </w:r>
      <w:del w:id="55" w:author="Szabolcs Bene" w:date="2016-06-20T22:27:00Z">
        <w:r w:rsidRPr="00FA63F8" w:rsidDel="009549FF">
          <w:delText xml:space="preserve">este </w:delText>
        </w:r>
      </w:del>
      <w:ins w:id="56" w:author="Szabolcs Bene" w:date="2016-06-20T22:27:00Z">
        <w:r w:rsidR="009549FF">
          <w:t>constă</w:t>
        </w:r>
        <w:r w:rsidR="003729DF">
          <w:t xml:space="preserve"> în</w:t>
        </w:r>
        <w:r w:rsidR="009549FF" w:rsidRPr="00FA63F8">
          <w:t xml:space="preserve"> </w:t>
        </w:r>
      </w:ins>
      <w:r w:rsidRPr="00FA63F8">
        <w:t xml:space="preserve">folosirea bazei de date. Aplicaţia va scrie în baza de date informaţiile de conexiune oricând un utilizator vrea să înceapă o conexiune cu un alt utilizator. Este necesara implementarea proprie a serviciului de semnalare, deoarece API-ul WebRTC nu vine cu mecanismul de semnalare proprie. Informaţiile ce trebuie transmise prin serviciul de semnalare sunt acestea: Session Description Protocol, şi ICE candidaţi. </w:t>
      </w:r>
    </w:p>
    <w:p w:rsidR="000E4B08" w:rsidRPr="00FA63F8" w:rsidRDefault="000E4B08" w:rsidP="00FA63F8">
      <w:pPr>
        <w:ind w:firstLine="708"/>
      </w:pPr>
      <w:r w:rsidRPr="00FA63F8">
        <w:t xml:space="preserve">SDP-ul este un format ce descrie parametrii de iniţializare a streamingului de media. Acest format este destinat pentru descrierea sesiunilor de comunicare multimedia, pentru scopul de invitaţii de sesiune sau negocierea parametrilor. SDP-ul nu livrează instanţele media, ci este folosit pentru negocierea tipului de media, formatul şi proprietatile asociate acestora, </w:t>
      </w:r>
      <w:r w:rsidR="00923F02">
        <w:t>între cele două puncte finale.[21</w:t>
      </w:r>
      <w:r w:rsidRPr="00FA63F8">
        <w:t>]</w:t>
      </w:r>
    </w:p>
    <w:p w:rsidR="005E0BDD" w:rsidRPr="00FA63F8" w:rsidRDefault="000E4B08" w:rsidP="00FA63F8">
      <w:pPr>
        <w:ind w:firstLine="708"/>
      </w:pPr>
      <w:r w:rsidRPr="00FA63F8">
        <w:t>Candidaţii ICE</w:t>
      </w:r>
      <w:ins w:id="57" w:author="Szabolcs Bene" w:date="2016-06-20T22:27:00Z">
        <w:r w:rsidR="00693098">
          <w:t>(</w:t>
        </w:r>
        <w:r w:rsidR="00693098" w:rsidRPr="00FA63F8">
          <w:t>Interactive Connectivity Establishment</w:t>
        </w:r>
        <w:r w:rsidR="00693098">
          <w:t>)</w:t>
        </w:r>
      </w:ins>
      <w:r w:rsidRPr="00FA63F8">
        <w:t xml:space="preserve"> sunt transmişi cu informaţiile de IP prin NAT (Network Address Translator). ICE </w:t>
      </w:r>
      <w:del w:id="58" w:author="Szabolcs Bene" w:date="2016-06-20T22:28:00Z">
        <w:r w:rsidRPr="00FA63F8" w:rsidDel="00693098">
          <w:delText>vine de la</w:delText>
        </w:r>
      </w:del>
      <w:del w:id="59" w:author="Szabolcs Bene" w:date="2016-06-20T22:27:00Z">
        <w:r w:rsidRPr="00FA63F8" w:rsidDel="00693098">
          <w:delText xml:space="preserve"> Interactive Connectivity Establishment</w:delText>
        </w:r>
      </w:del>
      <w:del w:id="60" w:author="Szabolcs Bene" w:date="2016-06-20T22:28:00Z">
        <w:r w:rsidRPr="00FA63F8" w:rsidDel="00693098">
          <w:delText xml:space="preserve">, şi </w:delText>
        </w:r>
      </w:del>
      <w:r w:rsidRPr="00FA63F8">
        <w:t>este folosit pentru crearea de comunicaţie pentru VOIP, peer-to-peer, mesaje instanţe şi alte interactiuni media. Formatul este următorul</w:t>
      </w:r>
      <w:r w:rsidR="005E0BDD" w:rsidRPr="00FA63F8">
        <w:t>:</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4F298B" w:rsidRPr="00A35228" w:rsidRDefault="005E0BDD" w:rsidP="004F298B">
      <w:pPr>
        <w:ind w:firstLine="708"/>
        <w:rPr>
          <w:iCs/>
          <w:color w:val="auto"/>
        </w:rPr>
      </w:pPr>
      <w:r w:rsidRPr="004820F3">
        <w:tab/>
      </w:r>
      <w:r w:rsidR="004F298B" w:rsidRPr="00A35228">
        <w:rPr>
          <w:iCs/>
          <w:color w:val="auto"/>
        </w:rPr>
        <w:t xml:space="preserve">Aici UDP-ul ne </w:t>
      </w:r>
      <w:del w:id="61" w:author="Szabolcs Bene" w:date="2016-06-20T22:28:00Z">
        <w:r w:rsidR="004F298B" w:rsidRPr="00A35228" w:rsidDel="00817E88">
          <w:rPr>
            <w:iCs/>
            <w:color w:val="auto"/>
          </w:rPr>
          <w:delText xml:space="preserve">zice </w:delText>
        </w:r>
      </w:del>
      <w:ins w:id="62" w:author="Szabolcs Bene" w:date="2016-06-20T22:28:00Z">
        <w:r w:rsidR="00817E88">
          <w:rPr>
            <w:iCs/>
            <w:color w:val="auto"/>
          </w:rPr>
          <w:t>arată</w:t>
        </w:r>
        <w:r w:rsidR="00817E88" w:rsidRPr="00A35228">
          <w:rPr>
            <w:iCs/>
            <w:color w:val="auto"/>
          </w:rPr>
          <w:t xml:space="preserve"> </w:t>
        </w:r>
      </w:ins>
      <w:r w:rsidR="004F298B" w:rsidRPr="00A35228">
        <w:rPr>
          <w:iCs/>
          <w:color w:val="auto"/>
        </w:rPr>
        <w:t xml:space="preserve">ce fel de protocol este folosit, typ host </w:t>
      </w:r>
      <w:r w:rsidR="004F298B">
        <w:rPr>
          <w:iCs/>
          <w:color w:val="auto"/>
        </w:rPr>
        <w:t>specifică</w:t>
      </w:r>
      <w:r w:rsidR="004F298B" w:rsidRPr="00A35228">
        <w:rPr>
          <w:iCs/>
          <w:color w:val="auto"/>
        </w:rPr>
        <w:t xml:space="preserve"> ce tip de ICE candidat este, iar </w:t>
      </w:r>
      <w:r w:rsidR="004F298B" w:rsidRPr="00A35228">
        <w:rPr>
          <w:i/>
          <w:iCs/>
          <w:color w:val="auto"/>
        </w:rPr>
        <w:t>host</w:t>
      </w:r>
      <w:r w:rsidR="004F298B" w:rsidRPr="00A35228">
        <w:rPr>
          <w:iCs/>
          <w:color w:val="auto"/>
        </w:rPr>
        <w:t xml:space="preserve"> ne </w:t>
      </w:r>
      <w:r w:rsidR="004F298B">
        <w:rPr>
          <w:iCs/>
          <w:color w:val="auto"/>
        </w:rPr>
        <w:t>zice că</w:t>
      </w:r>
      <w:r w:rsidR="004F298B" w:rsidRPr="00A35228">
        <w:rPr>
          <w:iCs/>
          <w:color w:val="auto"/>
        </w:rPr>
        <w:t xml:space="preserve"> </w:t>
      </w:r>
      <w:r w:rsidR="004F298B">
        <w:rPr>
          <w:iCs/>
          <w:color w:val="auto"/>
        </w:rPr>
        <w:t>candidaţii</w:t>
      </w:r>
      <w:r w:rsidR="004F298B" w:rsidRPr="00A35228">
        <w:rPr>
          <w:iCs/>
          <w:color w:val="auto"/>
        </w:rPr>
        <w:t xml:space="preserve"> sunt generate </w:t>
      </w:r>
      <w:r w:rsidR="004F298B">
        <w:rPr>
          <w:iCs/>
          <w:color w:val="auto"/>
        </w:rPr>
        <w:t>înăuntrul</w:t>
      </w:r>
      <w:r w:rsidR="004F298B" w:rsidRPr="00A35228">
        <w:rPr>
          <w:iCs/>
          <w:color w:val="auto"/>
        </w:rPr>
        <w:t xml:space="preserve"> firewall-ului. Un alt </w:t>
      </w:r>
      <w:r w:rsidR="004F298B">
        <w:rPr>
          <w:iCs/>
          <w:color w:val="auto"/>
        </w:rPr>
        <w:t>tip</w:t>
      </w:r>
      <w:r w:rsidR="004F298B" w:rsidRPr="00A35228">
        <w:rPr>
          <w:iCs/>
          <w:color w:val="auto"/>
        </w:rPr>
        <w:t xml:space="preserve"> de candidat este tipul relay, care </w:t>
      </w:r>
      <w:r w:rsidR="004F298B">
        <w:rPr>
          <w:iCs/>
          <w:color w:val="auto"/>
        </w:rPr>
        <w:t>este folosit</w:t>
      </w:r>
      <w:r w:rsidR="004F298B" w:rsidRPr="00A35228">
        <w:rPr>
          <w:iCs/>
          <w:color w:val="auto"/>
        </w:rPr>
        <w:t xml:space="preserve"> pentru </w:t>
      </w:r>
      <w:r w:rsidR="004F298B">
        <w:rPr>
          <w:iCs/>
          <w:color w:val="auto"/>
        </w:rPr>
        <w:t>comunicările</w:t>
      </w:r>
      <w:r w:rsidR="004F298B" w:rsidRPr="00A35228">
        <w:rPr>
          <w:iCs/>
          <w:color w:val="auto"/>
        </w:rPr>
        <w:t xml:space="preserve"> </w:t>
      </w:r>
      <w:r w:rsidR="004F298B">
        <w:rPr>
          <w:iCs/>
          <w:color w:val="auto"/>
        </w:rPr>
        <w:t>în</w:t>
      </w:r>
      <w:r w:rsidR="004F298B" w:rsidRPr="00A35228">
        <w:rPr>
          <w:iCs/>
          <w:color w:val="auto"/>
        </w:rPr>
        <w:t xml:space="preserve"> exteriorul firewall-ului.</w:t>
      </w:r>
    </w:p>
    <w:p w:rsidR="005E0BDD" w:rsidRPr="00993FAF" w:rsidRDefault="004F298B" w:rsidP="004F298B">
      <w:pPr>
        <w:ind w:firstLine="708"/>
        <w:rPr>
          <w:iCs/>
        </w:rPr>
      </w:pPr>
      <w:r w:rsidRPr="00A35228">
        <w:rPr>
          <w:iCs/>
          <w:color w:val="auto"/>
        </w:rPr>
        <w:tab/>
        <w:t xml:space="preserve">Aceste </w:t>
      </w:r>
      <w:r>
        <w:rPr>
          <w:iCs/>
          <w:color w:val="auto"/>
        </w:rPr>
        <w:t>informaţii</w:t>
      </w:r>
      <w:r w:rsidRPr="00A35228">
        <w:rPr>
          <w:iCs/>
          <w:color w:val="auto"/>
        </w:rPr>
        <w:t xml:space="preserve"> se pot trimite </w:t>
      </w:r>
      <w:r>
        <w:rPr>
          <w:iCs/>
          <w:color w:val="auto"/>
        </w:rPr>
        <w:t>în</w:t>
      </w:r>
      <w:r w:rsidRPr="00A35228">
        <w:rPr>
          <w:iCs/>
          <w:color w:val="auto"/>
        </w:rPr>
        <w:t xml:space="preserve"> orice </w:t>
      </w:r>
      <w:r>
        <w:rPr>
          <w:iCs/>
          <w:color w:val="auto"/>
        </w:rPr>
        <w:t>formă</w:t>
      </w:r>
      <w:r w:rsidRPr="00A35228">
        <w:rPr>
          <w:iCs/>
          <w:color w:val="auto"/>
        </w:rPr>
        <w:t xml:space="preserve"> de la un peer la altul prin orice format </w:t>
      </w:r>
      <w:r>
        <w:rPr>
          <w:iCs/>
          <w:color w:val="auto"/>
        </w:rPr>
        <w:t>şi</w:t>
      </w:r>
      <w:r w:rsidRPr="00A35228">
        <w:rPr>
          <w:iCs/>
          <w:color w:val="auto"/>
        </w:rPr>
        <w:t xml:space="preserve"> protocol, atata timp </w:t>
      </w:r>
      <w:r>
        <w:rPr>
          <w:iCs/>
          <w:color w:val="auto"/>
        </w:rPr>
        <w:t>cât</w:t>
      </w:r>
      <w:r w:rsidRPr="00A35228">
        <w:rPr>
          <w:iCs/>
          <w:color w:val="auto"/>
        </w:rPr>
        <w:t xml:space="preserve"> fiecare peer intelege acel protocol</w:t>
      </w:r>
      <w:r w:rsidR="005E0BDD" w:rsidRPr="00993FAF">
        <w:rPr>
          <w:iCs/>
        </w:rPr>
        <w:t>.</w:t>
      </w:r>
    </w:p>
    <w:p w:rsidR="003A1208" w:rsidRDefault="005E0BDD" w:rsidP="003A1208">
      <w:pPr>
        <w:keepNext/>
      </w:pPr>
      <w:r w:rsidRPr="004820F3">
        <w:rPr>
          <w:noProof/>
        </w:rPr>
        <w:lastRenderedPageBreak/>
        <w:drawing>
          <wp:inline distT="0" distB="0" distL="0" distR="0" wp14:anchorId="41E7D475" wp14:editId="75CE5AA7">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p>
    <w:p w:rsidR="005E0BDD" w:rsidRDefault="005E0BDD" w:rsidP="005E0BDD"/>
    <w:p w:rsidR="005E0BDD" w:rsidRDefault="005E0BDD" w:rsidP="005E0BDD"/>
    <w:p w:rsidR="00533825" w:rsidRPr="00533825" w:rsidRDefault="005E0BDD" w:rsidP="00533825">
      <w:pPr>
        <w:ind w:firstLine="708"/>
      </w:pPr>
      <w:r w:rsidRPr="004820F3">
        <w:tab/>
      </w:r>
      <w:r w:rsidR="00533825" w:rsidRPr="00533825">
        <w:t xml:space="preserve">Diagrama din figura </w:t>
      </w:r>
      <w:r w:rsidR="00BA07CB">
        <w:t>3.6</w:t>
      </w:r>
      <w:r w:rsidR="00533825" w:rsidRPr="00533825">
        <w:t xml:space="preserve"> arată arhitectura, unde semnalarea între punctele finale WebRTC traversează  serverul web, în timp ce conexiunea WebRTC se stabileşte între cele două puncte finale WebRTC.</w:t>
      </w:r>
    </w:p>
    <w:p w:rsidR="005E0BDD" w:rsidRPr="004820F3" w:rsidRDefault="00533825" w:rsidP="00533825">
      <w:pPr>
        <w:ind w:firstLine="708"/>
      </w:pPr>
      <w:r w:rsidRPr="00533825">
        <w:tab/>
        <w:t>Pentru a colecta candidaţii de ICE, punctele de conexiune trebuie configurate astfel încât  sa aiba informaţii despre serverele STUN şi TURN, acesta în cazul în care aplicaţia este rulata în afara reţelei private. Momentan, nu există mecanism pentru descoperirea acestor servere, şi de aceea trebuie configurate în scripturile de JavaScript. Pentru folosirea serverelor, trebuie introduse într-un sir adresele acestora. Mai jos se poate vedea un exemplu cum se configureaza aceste servere de STUN şi TURN</w:t>
      </w:r>
      <w:r w:rsidR="005E0BDD" w:rsidRPr="004820F3">
        <w:t>.</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lastRenderedPageBreak/>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967822" w:rsidRPr="00A35228" w:rsidRDefault="00967822" w:rsidP="00967822">
      <w:pPr>
        <w:rPr>
          <w:color w:val="auto"/>
        </w:rPr>
      </w:pPr>
      <w:r>
        <w:rPr>
          <w:color w:val="auto"/>
        </w:rPr>
        <w:t>Funcţionarea</w:t>
      </w:r>
      <w:r w:rsidRPr="00A35228">
        <w:rPr>
          <w:color w:val="auto"/>
        </w:rPr>
        <w:t xml:space="preserve"> acestor servere </w:t>
      </w:r>
      <w:r>
        <w:rPr>
          <w:color w:val="auto"/>
        </w:rPr>
        <w:t>împreună</w:t>
      </w:r>
      <w:r w:rsidRPr="00A35228">
        <w:rPr>
          <w:color w:val="auto"/>
        </w:rPr>
        <w:t xml:space="preserve"> cu </w:t>
      </w:r>
      <w:r>
        <w:rPr>
          <w:color w:val="auto"/>
        </w:rPr>
        <w:t>candidaţii</w:t>
      </w:r>
      <w:r w:rsidRPr="00A35228">
        <w:rPr>
          <w:color w:val="auto"/>
        </w:rPr>
        <w:t xml:space="preserve"> ICE este complexa, </w:t>
      </w:r>
      <w:r>
        <w:rPr>
          <w:color w:val="auto"/>
        </w:rPr>
        <w:t>şi</w:t>
      </w:r>
      <w:r w:rsidRPr="00A35228">
        <w:rPr>
          <w:color w:val="auto"/>
        </w:rPr>
        <w:t xml:space="preserve"> nu este </w:t>
      </w:r>
      <w:r>
        <w:rPr>
          <w:color w:val="auto"/>
        </w:rPr>
        <w:t>vizibilă</w:t>
      </w:r>
      <w:r w:rsidRPr="00A35228">
        <w:rPr>
          <w:color w:val="auto"/>
        </w:rPr>
        <w:t xml:space="preserve"> utilizatorului. Trebuie mentionat ca un candidat </w:t>
      </w:r>
      <w:r>
        <w:rPr>
          <w:color w:val="auto"/>
        </w:rPr>
        <w:t>d</w:t>
      </w:r>
      <w:r w:rsidRPr="00A35228">
        <w:rPr>
          <w:color w:val="auto"/>
        </w:rPr>
        <w:t xml:space="preserve">e tip host </w:t>
      </w:r>
      <w:r>
        <w:rPr>
          <w:color w:val="auto"/>
        </w:rPr>
        <w:t>conţine adre</w:t>
      </w:r>
      <w:r w:rsidRPr="00A35228">
        <w:rPr>
          <w:color w:val="auto"/>
        </w:rPr>
        <w:t xml:space="preserve">sa de IP local </w:t>
      </w:r>
      <w:r>
        <w:rPr>
          <w:color w:val="auto"/>
        </w:rPr>
        <w:t>şi</w:t>
      </w:r>
      <w:r w:rsidRPr="00A35228">
        <w:rPr>
          <w:color w:val="auto"/>
        </w:rPr>
        <w:t xml:space="preserve"> portul clientului ICE. Acesta </w:t>
      </w:r>
      <w:r>
        <w:rPr>
          <w:color w:val="auto"/>
        </w:rPr>
        <w:t>reprezintă</w:t>
      </w:r>
      <w:r w:rsidRPr="00A35228">
        <w:rPr>
          <w:color w:val="auto"/>
        </w:rPr>
        <w:t xml:space="preserve"> adresa hostului, chiar </w:t>
      </w:r>
      <w:r>
        <w:rPr>
          <w:color w:val="auto"/>
        </w:rPr>
        <w:t>dacă</w:t>
      </w:r>
      <w:r w:rsidRPr="00A35228">
        <w:rPr>
          <w:color w:val="auto"/>
        </w:rPr>
        <w:t xml:space="preserve"> nu se </w:t>
      </w:r>
      <w:r>
        <w:rPr>
          <w:color w:val="auto"/>
        </w:rPr>
        <w:t>foloseşte</w:t>
      </w:r>
      <w:r w:rsidRPr="00A35228">
        <w:rPr>
          <w:color w:val="auto"/>
        </w:rPr>
        <w:t xml:space="preserve"> ICE.</w:t>
      </w:r>
    </w:p>
    <w:p w:rsidR="00967822" w:rsidRPr="00A35228" w:rsidRDefault="00967822" w:rsidP="00967822">
      <w:pPr>
        <w:ind w:firstLine="708"/>
        <w:rPr>
          <w:color w:val="auto"/>
        </w:rPr>
      </w:pPr>
      <w:r w:rsidRPr="00A35228">
        <w:rPr>
          <w:color w:val="auto"/>
        </w:rPr>
        <w:t>Un candidat de server</w:t>
      </w:r>
      <w:del w:id="63" w:author="Szabolcs Bene" w:date="2016-06-20T22:28:00Z">
        <w:r w:rsidRPr="00A35228" w:rsidDel="003B2DA4">
          <w:rPr>
            <w:color w:val="auto"/>
          </w:rPr>
          <w:delText xml:space="preserve"> reflexiv </w:delText>
        </w:r>
      </w:del>
      <w:r>
        <w:rPr>
          <w:color w:val="auto"/>
        </w:rPr>
        <w:t>conţine</w:t>
      </w:r>
      <w:r w:rsidRPr="00A35228">
        <w:rPr>
          <w:color w:val="auto"/>
        </w:rPr>
        <w:t xml:space="preserve"> o </w:t>
      </w:r>
      <w:r>
        <w:rPr>
          <w:color w:val="auto"/>
        </w:rPr>
        <w:t>adresă</w:t>
      </w:r>
      <w:r w:rsidRPr="00A35228">
        <w:rPr>
          <w:color w:val="auto"/>
        </w:rPr>
        <w:t xml:space="preserve"> de IP </w:t>
      </w:r>
      <w:r>
        <w:rPr>
          <w:color w:val="auto"/>
        </w:rPr>
        <w:t>şi</w:t>
      </w:r>
      <w:r w:rsidRPr="00A35228">
        <w:rPr>
          <w:color w:val="auto"/>
        </w:rPr>
        <w:t xml:space="preserve"> portul clientului ICE, vazut de serverul de STUN. </w:t>
      </w:r>
      <w:r>
        <w:rPr>
          <w:color w:val="auto"/>
        </w:rPr>
        <w:t>Dacă</w:t>
      </w:r>
      <w:r w:rsidRPr="00A35228">
        <w:rPr>
          <w:color w:val="auto"/>
        </w:rPr>
        <w:t xml:space="preserve"> clientul ICE este loc</w:t>
      </w:r>
      <w:r>
        <w:rPr>
          <w:color w:val="auto"/>
        </w:rPr>
        <w:t>alizat</w:t>
      </w:r>
      <w:r w:rsidRPr="00A35228">
        <w:rPr>
          <w:color w:val="auto"/>
        </w:rPr>
        <w:t xml:space="preserve"> </w:t>
      </w:r>
      <w:r>
        <w:rPr>
          <w:color w:val="auto"/>
        </w:rPr>
        <w:t>după</w:t>
      </w:r>
      <w:r w:rsidRPr="00A35228">
        <w:rPr>
          <w:color w:val="auto"/>
        </w:rPr>
        <w:t xml:space="preserve"> un NAT, acest candidat va </w:t>
      </w:r>
      <w:r>
        <w:rPr>
          <w:color w:val="auto"/>
        </w:rPr>
        <w:t>conţine</w:t>
      </w:r>
      <w:r w:rsidRPr="00A35228">
        <w:rPr>
          <w:color w:val="auto"/>
        </w:rPr>
        <w:t xml:space="preserve"> adresa </w:t>
      </w:r>
      <w:r>
        <w:rPr>
          <w:color w:val="auto"/>
        </w:rPr>
        <w:t>publică</w:t>
      </w:r>
      <w:r w:rsidRPr="00A35228">
        <w:rPr>
          <w:color w:val="auto"/>
        </w:rPr>
        <w:t xml:space="preserve"> ce a fost asignat de NAT, clientului ICE.  Clientul ICE </w:t>
      </w:r>
      <w:r>
        <w:rPr>
          <w:color w:val="auto"/>
        </w:rPr>
        <w:t>obţine</w:t>
      </w:r>
      <w:r w:rsidRPr="00A35228">
        <w:rPr>
          <w:color w:val="auto"/>
        </w:rPr>
        <w:t xml:space="preserve"> candidatul prin trimiterea unei cereri folosind protocolul STUN pentru NAT. Serverul STUN </w:t>
      </w:r>
      <w:r>
        <w:rPr>
          <w:color w:val="auto"/>
        </w:rPr>
        <w:t>detectează</w:t>
      </w:r>
      <w:r w:rsidRPr="00A35228">
        <w:rPr>
          <w:color w:val="auto"/>
        </w:rPr>
        <w:t xml:space="preserve"> sursa adresei </w:t>
      </w:r>
      <w:r>
        <w:rPr>
          <w:color w:val="auto"/>
        </w:rPr>
        <w:t>şi</w:t>
      </w:r>
      <w:r w:rsidRPr="00A35228">
        <w:rPr>
          <w:color w:val="auto"/>
        </w:rPr>
        <w:t xml:space="preserve"> trimite inapoi la client. </w:t>
      </w:r>
      <w:r>
        <w:rPr>
          <w:color w:val="auto"/>
        </w:rPr>
        <w:t>În</w:t>
      </w:r>
      <w:r w:rsidRPr="00A35228">
        <w:rPr>
          <w:color w:val="auto"/>
        </w:rPr>
        <w:t xml:space="preserve"> </w:t>
      </w:r>
      <w:r>
        <w:rPr>
          <w:color w:val="auto"/>
        </w:rPr>
        <w:t>caz că</w:t>
      </w:r>
      <w:r w:rsidRPr="00A35228">
        <w:rPr>
          <w:color w:val="auto"/>
        </w:rPr>
        <w:t xml:space="preserve"> nu </w:t>
      </w:r>
      <w:r>
        <w:rPr>
          <w:color w:val="auto"/>
        </w:rPr>
        <w:t>există</w:t>
      </w:r>
      <w:r w:rsidRPr="00A35228">
        <w:rPr>
          <w:color w:val="auto"/>
        </w:rPr>
        <w:t xml:space="preserve"> NAT </w:t>
      </w:r>
      <w:r>
        <w:rPr>
          <w:color w:val="auto"/>
        </w:rPr>
        <w:t>între</w:t>
      </w:r>
      <w:r w:rsidRPr="00A35228">
        <w:rPr>
          <w:color w:val="auto"/>
        </w:rPr>
        <w:t xml:space="preserve"> </w:t>
      </w:r>
      <w:r>
        <w:rPr>
          <w:color w:val="auto"/>
        </w:rPr>
        <w:t>clienţii</w:t>
      </w:r>
      <w:r w:rsidRPr="00A35228">
        <w:rPr>
          <w:color w:val="auto"/>
        </w:rPr>
        <w:t xml:space="preserve"> de ICE </w:t>
      </w:r>
      <w:r>
        <w:rPr>
          <w:color w:val="auto"/>
        </w:rPr>
        <w:t xml:space="preserve">şi serverul </w:t>
      </w:r>
      <w:r w:rsidRPr="00A35228">
        <w:rPr>
          <w:color w:val="auto"/>
        </w:rPr>
        <w:t xml:space="preserve">STUN, atunci adresa candidatului de server reflexiv va fi identic cu al candidatului de host. </w:t>
      </w:r>
    </w:p>
    <w:p w:rsidR="00967822" w:rsidRPr="00A35228" w:rsidRDefault="00967822" w:rsidP="00967822">
      <w:pPr>
        <w:ind w:firstLine="708"/>
        <w:rPr>
          <w:color w:val="auto"/>
        </w:rPr>
      </w:pPr>
      <w:r w:rsidRPr="00A35228">
        <w:rPr>
          <w:color w:val="auto"/>
        </w:rPr>
        <w:t xml:space="preserve">Este important sa se </w:t>
      </w:r>
      <w:r>
        <w:rPr>
          <w:color w:val="auto"/>
        </w:rPr>
        <w:t>ştie că</w:t>
      </w:r>
      <w:r w:rsidRPr="00A35228">
        <w:rPr>
          <w:color w:val="auto"/>
        </w:rPr>
        <w:t xml:space="preserve"> conexiunea </w:t>
      </w:r>
      <w:r>
        <w:rPr>
          <w:color w:val="auto"/>
        </w:rPr>
        <w:t>între</w:t>
      </w:r>
      <w:r w:rsidRPr="00A35228">
        <w:rPr>
          <w:color w:val="auto"/>
        </w:rPr>
        <w:t xml:space="preserve"> </w:t>
      </w:r>
      <w:r>
        <w:rPr>
          <w:color w:val="auto"/>
        </w:rPr>
        <w:t>clienţii</w:t>
      </w:r>
      <w:r w:rsidRPr="00A35228">
        <w:rPr>
          <w:color w:val="auto"/>
        </w:rPr>
        <w:t xml:space="preserve"> ICE nu va traversa serverul STUN. Serverul </w:t>
      </w:r>
      <w:r>
        <w:rPr>
          <w:color w:val="auto"/>
        </w:rPr>
        <w:t>există</w:t>
      </w:r>
      <w:r w:rsidRPr="00A35228">
        <w:rPr>
          <w:color w:val="auto"/>
        </w:rPr>
        <w:t xml:space="preserve"> pentru tratarea requesturilor STUN </w:t>
      </w:r>
      <w:r>
        <w:rPr>
          <w:color w:val="auto"/>
        </w:rPr>
        <w:t>şi</w:t>
      </w:r>
      <w:r w:rsidRPr="00A35228">
        <w:rPr>
          <w:color w:val="auto"/>
        </w:rPr>
        <w:t xml:space="preserve"> pentru a oferi </w:t>
      </w:r>
      <w:r>
        <w:rPr>
          <w:color w:val="auto"/>
        </w:rPr>
        <w:t>candidaţi</w:t>
      </w:r>
      <w:del w:id="64" w:author="Szabolcs Bene" w:date="2016-06-20T22:29:00Z">
        <w:r w:rsidDel="00A03CAB">
          <w:rPr>
            <w:color w:val="auto"/>
          </w:rPr>
          <w:delText>i</w:delText>
        </w:r>
      </w:del>
      <w:r w:rsidRPr="00A35228">
        <w:rPr>
          <w:color w:val="auto"/>
        </w:rPr>
        <w:t xml:space="preserve"> de server</w:t>
      </w:r>
      <w:ins w:id="65" w:author="Szabolcs Bene" w:date="2016-06-20T22:29:00Z">
        <w:r w:rsidR="00D033D0">
          <w:rPr>
            <w:color w:val="auto"/>
          </w:rPr>
          <w:t>,</w:t>
        </w:r>
      </w:ins>
      <w:del w:id="66" w:author="Szabolcs Bene" w:date="2016-06-20T22:29:00Z">
        <w:r w:rsidRPr="00A35228" w:rsidDel="00A03CAB">
          <w:rPr>
            <w:color w:val="auto"/>
          </w:rPr>
          <w:delText xml:space="preserve"> reflexive </w:delText>
        </w:r>
      </w:del>
      <w:r>
        <w:rPr>
          <w:color w:val="auto"/>
        </w:rPr>
        <w:t>clienţilor</w:t>
      </w:r>
      <w:r w:rsidRPr="00A35228">
        <w:rPr>
          <w:color w:val="auto"/>
        </w:rPr>
        <w:t xml:space="preserve"> ICE. </w:t>
      </w:r>
    </w:p>
    <w:p w:rsidR="00967822" w:rsidRPr="00A35228" w:rsidRDefault="00967822" w:rsidP="00967822">
      <w:pPr>
        <w:ind w:firstLine="708"/>
        <w:rPr>
          <w:color w:val="auto"/>
        </w:rPr>
      </w:pPr>
      <w:r w:rsidRPr="00A35228">
        <w:rPr>
          <w:color w:val="auto"/>
        </w:rPr>
        <w:t xml:space="preserve">WebRTC-ul nu defineste un mecanism pentru </w:t>
      </w:r>
      <w:r>
        <w:rPr>
          <w:color w:val="auto"/>
        </w:rPr>
        <w:t>găsirea</w:t>
      </w:r>
      <w:r w:rsidRPr="00A35228">
        <w:rPr>
          <w:color w:val="auto"/>
        </w:rPr>
        <w:t xml:space="preserve"> serverelor STUN </w:t>
      </w:r>
      <w:r>
        <w:rPr>
          <w:color w:val="auto"/>
        </w:rPr>
        <w:t>şi</w:t>
      </w:r>
      <w:r w:rsidRPr="00A35228">
        <w:rPr>
          <w:color w:val="auto"/>
        </w:rPr>
        <w:t xml:space="preserve"> TURN de </w:t>
      </w:r>
      <w:r>
        <w:rPr>
          <w:color w:val="auto"/>
        </w:rPr>
        <w:t>către</w:t>
      </w:r>
      <w:r w:rsidRPr="00A35228">
        <w:rPr>
          <w:color w:val="auto"/>
        </w:rPr>
        <w:t xml:space="preserve"> </w:t>
      </w:r>
      <w:r>
        <w:rPr>
          <w:color w:val="auto"/>
        </w:rPr>
        <w:t>clienţii</w:t>
      </w:r>
      <w:r w:rsidRPr="00A35228">
        <w:rPr>
          <w:color w:val="auto"/>
        </w:rPr>
        <w:t xml:space="preserve"> ICE, de aceea trebuie configurate manual aceste servere.</w:t>
      </w:r>
    </w:p>
    <w:p w:rsidR="005E0BDD" w:rsidRPr="00945C2A" w:rsidRDefault="00967822" w:rsidP="00967822">
      <w:pPr>
        <w:ind w:firstLine="0"/>
      </w:pPr>
      <w:r>
        <w:rPr>
          <w:color w:val="auto"/>
        </w:rPr>
        <w:t>În diagrama de secvenţă</w:t>
      </w:r>
      <w:r w:rsidR="0054305E">
        <w:rPr>
          <w:color w:val="auto"/>
        </w:rPr>
        <w:t xml:space="preserve"> din figura 3.7</w:t>
      </w:r>
      <w:r w:rsidRPr="00A35228">
        <w:rPr>
          <w:color w:val="auto"/>
        </w:rPr>
        <w:t>, potrivit surselor[</w:t>
      </w:r>
      <w:r w:rsidR="00B32E02">
        <w:rPr>
          <w:color w:val="auto"/>
        </w:rPr>
        <w:t>22</w:t>
      </w:r>
      <w:r w:rsidRPr="00A35228">
        <w:rPr>
          <w:color w:val="auto"/>
        </w:rPr>
        <w:t xml:space="preserve">], se poate observa interschimbarea informatiilor </w:t>
      </w:r>
      <w:r>
        <w:rPr>
          <w:color w:val="auto"/>
        </w:rPr>
        <w:t>între</w:t>
      </w:r>
      <w:r w:rsidRPr="00A35228">
        <w:rPr>
          <w:color w:val="auto"/>
        </w:rPr>
        <w:t xml:space="preserve"> cei doi utilizatori folosind servere STUN </w:t>
      </w:r>
      <w:r>
        <w:rPr>
          <w:color w:val="auto"/>
        </w:rPr>
        <w:t>şi</w:t>
      </w:r>
      <w:r w:rsidRPr="00A35228">
        <w:rPr>
          <w:color w:val="auto"/>
        </w:rPr>
        <w:t xml:space="preserve"> TURN, iar </w:t>
      </w:r>
      <w:r>
        <w:rPr>
          <w:color w:val="auto"/>
        </w:rPr>
        <w:t>în</w:t>
      </w:r>
      <w:r w:rsidR="0054305E">
        <w:rPr>
          <w:color w:val="auto"/>
        </w:rPr>
        <w:t xml:space="preserve"> figura 3.8</w:t>
      </w:r>
      <w:r w:rsidRPr="00A35228">
        <w:rPr>
          <w:color w:val="auto"/>
        </w:rPr>
        <w:t xml:space="preserve"> de la sursa [</w:t>
      </w:r>
      <w:r w:rsidR="00480B9C">
        <w:rPr>
          <w:color w:val="auto"/>
        </w:rPr>
        <w:t>2</w:t>
      </w:r>
      <w:r w:rsidR="00B32E02">
        <w:rPr>
          <w:color w:val="auto"/>
        </w:rPr>
        <w:t>3</w:t>
      </w:r>
      <w:r w:rsidRPr="00A35228">
        <w:rPr>
          <w:color w:val="auto"/>
        </w:rPr>
        <w:t xml:space="preserve">] se poate observa crearea conexiunii dintre cei doi </w:t>
      </w:r>
      <w:r>
        <w:rPr>
          <w:color w:val="auto"/>
        </w:rPr>
        <w:t>clienţi</w:t>
      </w:r>
      <w:r w:rsidRPr="00A35228">
        <w:rPr>
          <w:color w:val="auto"/>
        </w:rPr>
        <w:t xml:space="preserve">, </w:t>
      </w:r>
      <w:r>
        <w:rPr>
          <w:color w:val="auto"/>
        </w:rPr>
        <w:t>împreună</w:t>
      </w:r>
      <w:r w:rsidRPr="00A35228">
        <w:rPr>
          <w:color w:val="auto"/>
        </w:rPr>
        <w:t xml:space="preserve"> cu starea actuala a obiectului PeerConnection</w:t>
      </w:r>
      <w:r w:rsidR="005E0BDD">
        <w:t>.</w:t>
      </w:r>
    </w:p>
    <w:p w:rsidR="00456572" w:rsidRDefault="005E0BDD" w:rsidP="00456572">
      <w:pPr>
        <w:keepNext/>
      </w:pPr>
      <w:r>
        <w:rPr>
          <w:noProof/>
        </w:rPr>
        <w:lastRenderedPageBreak/>
        <w:drawing>
          <wp:inline distT="0" distB="0" distL="0" distR="0" wp14:anchorId="53D1B1C5" wp14:editId="2E9DAD28">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0054305E">
        <w:rPr>
          <w:i w:val="0"/>
          <w:iCs w:val="0"/>
          <w:color w:val="000000"/>
          <w:sz w:val="24"/>
          <w:szCs w:val="24"/>
        </w:rPr>
        <w:t xml:space="preserve"> </w:t>
      </w:r>
      <w:r w:rsidRPr="00456572">
        <w:rPr>
          <w:i w:val="0"/>
          <w:iCs w:val="0"/>
          <w:color w:val="000000"/>
          <w:sz w:val="24"/>
          <w:szCs w:val="24"/>
        </w:rPr>
        <w:t>Conectare prin servere STUN si TURN</w:t>
      </w:r>
    </w:p>
    <w:p w:rsidR="005E0BDD" w:rsidRDefault="005E0BDD" w:rsidP="00B20558">
      <w:pPr>
        <w:ind w:firstLine="0"/>
      </w:pPr>
    </w:p>
    <w:p w:rsidR="005E0BDD" w:rsidRPr="003477A0" w:rsidRDefault="005E0BDD" w:rsidP="005E0BDD"/>
    <w:p w:rsidR="009B2EC6" w:rsidRDefault="005E0BDD" w:rsidP="009B2EC6">
      <w:pPr>
        <w:keepNext/>
      </w:pPr>
      <w:r>
        <w:rPr>
          <w:noProof/>
        </w:rPr>
        <w:lastRenderedPageBreak/>
        <w:drawing>
          <wp:inline distT="0" distB="0" distL="0" distR="0" wp14:anchorId="3AC3B0A3" wp14:editId="005C3D0D">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p>
    <w:p w:rsidR="005E0BDD" w:rsidRDefault="005E0BDD" w:rsidP="005E0BDD"/>
    <w:p w:rsidR="005E0BDD" w:rsidRDefault="005E0BDD" w:rsidP="005E0BDD">
      <w:pPr>
        <w:pStyle w:val="Heading3"/>
        <w:numPr>
          <w:ilvl w:val="2"/>
          <w:numId w:val="1"/>
        </w:numPr>
      </w:pPr>
      <w:bookmarkStart w:id="67" w:name="_Toc454222640"/>
      <w:r>
        <w:t>Stream API</w:t>
      </w:r>
      <w:bookmarkEnd w:id="67"/>
    </w:p>
    <w:p w:rsidR="003E0CFE" w:rsidRPr="003E0CFE" w:rsidRDefault="003E0CFE" w:rsidP="003E0CFE">
      <w:pPr>
        <w:ind w:firstLine="708"/>
        <w:rPr>
          <w:color w:val="auto"/>
        </w:rPr>
      </w:pPr>
      <w:r w:rsidRPr="003E0CFE">
        <w:rPr>
          <w:color w:val="auto"/>
        </w:rPr>
        <w:t xml:space="preserve">Obiectul de MediaStream tratează streamurile media (audio şi video). Fiecare MediaStream are un obiect MediaStreamTrack care poate fi trimis la utilizatorul remote, prin obiectul PeerConnecion. Fiecare MediaStream poate să conţină cateva canale, cum ar fi de exemplu canalul video şi canalul stereo său sunet </w:t>
      </w:r>
      <w:ins w:id="68" w:author="Szabolcs Bene" w:date="2016-06-20T22:30:00Z">
        <w:r w:rsidR="00EE48AD">
          <w:rPr>
            <w:color w:val="auto"/>
          </w:rPr>
          <w:t>„</w:t>
        </w:r>
      </w:ins>
      <w:r w:rsidRPr="003E0CFE">
        <w:rPr>
          <w:color w:val="auto"/>
        </w:rPr>
        <w:t>5.1</w:t>
      </w:r>
      <w:ins w:id="69" w:author="Szabolcs Bene" w:date="2016-06-20T22:30:00Z">
        <w:r w:rsidR="00EE48AD">
          <w:rPr>
            <w:color w:val="auto"/>
          </w:rPr>
          <w:t>”</w:t>
        </w:r>
      </w:ins>
      <w:r w:rsidRPr="003E0CFE">
        <w:rPr>
          <w:color w:val="auto"/>
        </w:rPr>
        <w:t>. Cu un singur MediaStream se pot controla toate trackurile de media, inclusiv datele ce se pot trimite la utilizatorul remote.</w:t>
      </w:r>
    </w:p>
    <w:p w:rsidR="005E0BDD" w:rsidRPr="003E0CFE" w:rsidRDefault="003E0CFE" w:rsidP="003E0CFE">
      <w:pPr>
        <w:ind w:firstLine="708"/>
        <w:rPr>
          <w:color w:val="auto"/>
        </w:rPr>
      </w:pPr>
      <w:r w:rsidRPr="003E0CFE">
        <w:rPr>
          <w:color w:val="auto"/>
        </w:rPr>
        <w:t>Obiectul MediaStream poate fi creat apelând funcția getUserMedia(). În acest caz, se va lua de la utilizatorul local camera web şi microfonul ca şi date de input. Pentru afişarea acestui stream într-o pagina web, se poate face prin crearea unui URL prin funcția createObjectURL(MediaStream stream) prin care se pune ca şi sursa într-un tag de HTML, şi anume &lt;video&gt;&lt;/video&gt;</w:t>
      </w:r>
      <w:r w:rsidR="005E0BDD" w:rsidRPr="003E0CFE">
        <w:rPr>
          <w:color w:val="auto"/>
        </w:rPr>
        <w:t>.</w:t>
      </w:r>
    </w:p>
    <w:p w:rsidR="005E0BDD" w:rsidRPr="00665C0A" w:rsidRDefault="005E0BDD" w:rsidP="005E0BDD">
      <w:pPr>
        <w:ind w:firstLine="708"/>
      </w:pPr>
    </w:p>
    <w:p w:rsidR="005E0BDD" w:rsidRPr="004820F3" w:rsidRDefault="005E0BDD" w:rsidP="005E0BDD">
      <w:pPr>
        <w:pStyle w:val="Heading3"/>
        <w:numPr>
          <w:ilvl w:val="2"/>
          <w:numId w:val="1"/>
        </w:numPr>
      </w:pPr>
      <w:bookmarkStart w:id="70" w:name="_Toc454222641"/>
      <w:r>
        <w:t>PeerConnection</w:t>
      </w:r>
      <w:r w:rsidRPr="004820F3">
        <w:t xml:space="preserve"> API</w:t>
      </w:r>
      <w:bookmarkEnd w:id="70"/>
    </w:p>
    <w:p w:rsidR="001871F0" w:rsidRPr="001871F0" w:rsidRDefault="00C43D68" w:rsidP="001871F0">
      <w:pPr>
        <w:ind w:firstLine="708"/>
        <w:rPr>
          <w:color w:val="auto"/>
        </w:rPr>
      </w:pPr>
      <w:ins w:id="71" w:author="Szabolcs Bene" w:date="2016-06-20T22:31:00Z">
        <w:r>
          <w:rPr>
            <w:color w:val="auto"/>
          </w:rPr>
          <w:t>O</w:t>
        </w:r>
      </w:ins>
      <w:del w:id="72" w:author="Szabolcs Bene" w:date="2016-06-20T22:31:00Z">
        <w:r w:rsidR="001871F0" w:rsidRPr="001871F0" w:rsidDel="00C43D68">
          <w:rPr>
            <w:color w:val="auto"/>
          </w:rPr>
          <w:delText>În mijlocul implementarii WebRTC se află o</w:delText>
        </w:r>
      </w:del>
      <w:r w:rsidR="001871F0" w:rsidRPr="001871F0">
        <w:rPr>
          <w:color w:val="auto"/>
        </w:rPr>
        <w:t>biectul PeerConnection</w:t>
      </w:r>
      <w:ins w:id="73" w:author="Szabolcs Bene" w:date="2016-06-20T22:31:00Z">
        <w:r>
          <w:rPr>
            <w:color w:val="auto"/>
          </w:rPr>
          <w:t xml:space="preserve"> reprezintă</w:t>
        </w:r>
        <w:r w:rsidR="00B7350A">
          <w:rPr>
            <w:color w:val="auto"/>
          </w:rPr>
          <w:t xml:space="preserve"> principalul obiect î</w:t>
        </w:r>
        <w:r>
          <w:rPr>
            <w:color w:val="auto"/>
          </w:rPr>
          <w:t>n implementarea WebRTC</w:t>
        </w:r>
      </w:ins>
      <w:r w:rsidR="001871F0" w:rsidRPr="001871F0">
        <w:rPr>
          <w:color w:val="auto"/>
        </w:rPr>
        <w:t>[</w:t>
      </w:r>
      <w:r w:rsidR="008F674D">
        <w:rPr>
          <w:color w:val="auto"/>
        </w:rPr>
        <w:t>14</w:t>
      </w:r>
      <w:r w:rsidR="001871F0" w:rsidRPr="001871F0">
        <w:rPr>
          <w:color w:val="auto"/>
        </w:rPr>
        <w:t>]. Obiectul PeerConnection permite comunicarea directa între browsere. Inainte sa se stabileasca o conexiune directa, obiectul PeerConnection are nevoie de un canal pentru tratarea negocierilor şi a semnalarii.</w:t>
      </w:r>
    </w:p>
    <w:p w:rsidR="001871F0" w:rsidRPr="001871F0" w:rsidRDefault="001871F0" w:rsidP="001871F0">
      <w:pPr>
        <w:ind w:firstLine="708"/>
        <w:rPr>
          <w:color w:val="auto"/>
        </w:rPr>
      </w:pPr>
      <w:r w:rsidRPr="001871F0">
        <w:rPr>
          <w:color w:val="auto"/>
        </w:rPr>
        <w:t>Prima parte a negocierii este schimbarea de adrese IP între cei doi utilizatori. Deoarece utilizatorii se află în spatele unui NAT (Network Address Translation) sau un firewall, există un mecanism deja implementat în WebRTC, prin care se poate află adresa reala a utilizatorilor. Când se creeaza obiectul PeerConnection, primul parametru este o adresă către un server STUN sau TURN. Al doilea paramtru este o funcție care este apelată când PeerConnection vrea să trimită ceva semnale de date pentru celalalt utilizator. Semnalele de date sunt procesate de către funcția processSignalinMessage(message) implementată în obiectul PeerConnection.</w:t>
      </w:r>
    </w:p>
    <w:p w:rsidR="005E0BDD" w:rsidRDefault="001871F0" w:rsidP="001871F0">
      <w:pPr>
        <w:ind w:firstLine="708"/>
      </w:pPr>
      <w:r w:rsidRPr="001871F0">
        <w:rPr>
          <w:color w:val="auto"/>
        </w:rPr>
        <w:t>Când conexiunea de PeerConnection este stabilită, există posibilitatea de a adauga streamuri de media. Când un stream media este adăugat, obiectul PeerConnection va negocia codec-uri în loc de canale de semnalare. După ce negocierea este pornita, se trimit evenimente către cealalta parte a conexiunii, indicand ca streamul de media a fost adăugat, şi apoi se poate decide ce se va face cu acel stream media</w:t>
      </w:r>
      <w:r w:rsidR="005E0BDD">
        <w:t>.</w:t>
      </w:r>
    </w:p>
    <w:p w:rsidR="005E0BDD" w:rsidRPr="004820F3" w:rsidRDefault="005E0BDD" w:rsidP="005E0BDD">
      <w:pPr>
        <w:pStyle w:val="Heading3"/>
        <w:numPr>
          <w:ilvl w:val="2"/>
          <w:numId w:val="1"/>
        </w:numPr>
      </w:pPr>
      <w:bookmarkStart w:id="74" w:name="_Toc454222642"/>
      <w:r>
        <w:t>Data Channel</w:t>
      </w:r>
      <w:r w:rsidRPr="004820F3">
        <w:t xml:space="preserve"> API</w:t>
      </w:r>
      <w:bookmarkEnd w:id="74"/>
    </w:p>
    <w:p w:rsidR="005E0BDD" w:rsidRDefault="003D3D37" w:rsidP="005E0BDD">
      <w:pPr>
        <w:ind w:firstLine="708"/>
      </w:pPr>
      <w:r w:rsidRPr="00A35228">
        <w:rPr>
          <w:color w:val="auto"/>
        </w:rPr>
        <w:t xml:space="preserve">Canalul de date WebRTC este realizat folosind </w:t>
      </w:r>
      <w:r>
        <w:rPr>
          <w:color w:val="auto"/>
        </w:rPr>
        <w:t>două</w:t>
      </w:r>
      <w:r w:rsidRPr="00A35228">
        <w:rPr>
          <w:color w:val="auto"/>
        </w:rPr>
        <w:t xml:space="preserve"> streamuri SCTP unidirectionale, fiecare </w:t>
      </w:r>
      <w:r>
        <w:rPr>
          <w:color w:val="auto"/>
        </w:rPr>
        <w:t>având</w:t>
      </w:r>
      <w:r w:rsidRPr="00A35228">
        <w:rPr>
          <w:color w:val="auto"/>
        </w:rPr>
        <w:t xml:space="preserve"> aceasi valoare de ID de stream. Protocolul SCTP care </w:t>
      </w:r>
      <w:r>
        <w:rPr>
          <w:color w:val="auto"/>
        </w:rPr>
        <w:t>oferă</w:t>
      </w:r>
      <w:r w:rsidRPr="00A35228">
        <w:rPr>
          <w:color w:val="auto"/>
        </w:rPr>
        <w:t xml:space="preserve"> streamuri de SCTP, sunt </w:t>
      </w:r>
      <w:r>
        <w:rPr>
          <w:color w:val="auto"/>
        </w:rPr>
        <w:t>încapsulate</w:t>
      </w:r>
      <w:r w:rsidRPr="00A35228">
        <w:rPr>
          <w:color w:val="auto"/>
        </w:rPr>
        <w:t xml:space="preserve"> peste DTLS. Urmatoarea figura X ne </w:t>
      </w:r>
      <w:r>
        <w:rPr>
          <w:color w:val="auto"/>
        </w:rPr>
        <w:t>arată</w:t>
      </w:r>
      <w:r w:rsidRPr="00A35228">
        <w:rPr>
          <w:color w:val="auto"/>
        </w:rPr>
        <w:t xml:space="preserve"> structura de protocoale pentru realizarea canalurilor de date </w:t>
      </w:r>
      <w:r>
        <w:rPr>
          <w:color w:val="auto"/>
        </w:rPr>
        <w:t>în</w:t>
      </w:r>
      <w:r w:rsidRPr="00A35228">
        <w:rPr>
          <w:color w:val="auto"/>
        </w:rPr>
        <w:t xml:space="preserve"> WebRTC</w:t>
      </w:r>
      <w:r w:rsidR="005E0BDD">
        <w:t>.</w:t>
      </w:r>
    </w:p>
    <w:p w:rsidR="006F7E3C" w:rsidRDefault="005E0BDD" w:rsidP="006F7E3C">
      <w:pPr>
        <w:keepNext/>
        <w:ind w:firstLine="708"/>
      </w:pPr>
      <w:r>
        <w:rPr>
          <w:noProof/>
        </w:rPr>
        <w:drawing>
          <wp:inline distT="0" distB="0" distL="0" distR="0" wp14:anchorId="19EFB5F9" wp14:editId="1C24D9D7">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6F7E3C" w:rsidRDefault="006F7E3C" w:rsidP="006F7E3C">
      <w:pPr>
        <w:pStyle w:val="Caption"/>
        <w:jc w:val="center"/>
        <w:rPr>
          <w:i w:val="0"/>
          <w:iCs w:val="0"/>
          <w:color w:val="000000"/>
          <w:sz w:val="24"/>
          <w:szCs w:val="24"/>
        </w:rPr>
      </w:pPr>
      <w:r w:rsidRPr="006F7E3C">
        <w:rPr>
          <w:i w:val="0"/>
          <w:iCs w:val="0"/>
          <w:color w:val="000000"/>
          <w:sz w:val="24"/>
          <w:szCs w:val="24"/>
        </w:rPr>
        <w:t>Figura 3.</w:t>
      </w:r>
      <w:r w:rsidRPr="006F7E3C">
        <w:rPr>
          <w:i w:val="0"/>
          <w:iCs w:val="0"/>
          <w:color w:val="000000"/>
          <w:sz w:val="24"/>
          <w:szCs w:val="24"/>
        </w:rPr>
        <w:fldChar w:fldCharType="begin"/>
      </w:r>
      <w:r w:rsidRPr="006F7E3C">
        <w:rPr>
          <w:i w:val="0"/>
          <w:iCs w:val="0"/>
          <w:color w:val="000000"/>
          <w:sz w:val="24"/>
          <w:szCs w:val="24"/>
        </w:rPr>
        <w:instrText xml:space="preserve"> SEQ Figura_3 \* ARABIC </w:instrText>
      </w:r>
      <w:r w:rsidRPr="006F7E3C">
        <w:rPr>
          <w:i w:val="0"/>
          <w:iCs w:val="0"/>
          <w:color w:val="000000"/>
          <w:sz w:val="24"/>
          <w:szCs w:val="24"/>
        </w:rPr>
        <w:fldChar w:fldCharType="separate"/>
      </w:r>
      <w:r w:rsidRPr="006F7E3C">
        <w:rPr>
          <w:i w:val="0"/>
          <w:iCs w:val="0"/>
          <w:color w:val="000000"/>
          <w:sz w:val="24"/>
          <w:szCs w:val="24"/>
        </w:rPr>
        <w:t>9</w:t>
      </w:r>
      <w:r w:rsidRPr="006F7E3C">
        <w:rPr>
          <w:i w:val="0"/>
          <w:iCs w:val="0"/>
          <w:color w:val="000000"/>
          <w:sz w:val="24"/>
          <w:szCs w:val="24"/>
        </w:rPr>
        <w:fldChar w:fldCharType="end"/>
      </w:r>
      <w:r w:rsidRPr="006F7E3C">
        <w:rPr>
          <w:i w:val="0"/>
          <w:iCs w:val="0"/>
          <w:color w:val="000000"/>
          <w:sz w:val="24"/>
          <w:szCs w:val="24"/>
        </w:rPr>
        <w:t xml:space="preserve"> Structura protocoalelor</w:t>
      </w:r>
    </w:p>
    <w:p w:rsidR="005E0BDD" w:rsidRPr="00326582" w:rsidRDefault="005E0BDD" w:rsidP="005E0BDD">
      <w:pPr>
        <w:ind w:firstLine="708"/>
      </w:pPr>
      <w:r>
        <w:lastRenderedPageBreak/>
        <w:t xml:space="preserve"> </w:t>
      </w:r>
    </w:p>
    <w:p w:rsidR="005E0BDD" w:rsidRPr="00326582" w:rsidRDefault="005E0BDD" w:rsidP="005E0BDD">
      <w:pPr>
        <w:ind w:firstLine="708"/>
      </w:pPr>
    </w:p>
    <w:p w:rsidR="00816043" w:rsidRPr="00A35228" w:rsidRDefault="00816043" w:rsidP="00816043">
      <w:pPr>
        <w:ind w:firstLine="708"/>
        <w:rPr>
          <w:color w:val="auto"/>
        </w:rPr>
      </w:pPr>
      <w:r w:rsidRPr="00A35228">
        <w:rPr>
          <w:color w:val="auto"/>
        </w:rPr>
        <w:t xml:space="preserve">Canalul de date nu defineste un layer peste layerul de SCTP, dar cele </w:t>
      </w:r>
      <w:r>
        <w:rPr>
          <w:color w:val="auto"/>
        </w:rPr>
        <w:t>două</w:t>
      </w:r>
      <w:r w:rsidRPr="00A35228">
        <w:rPr>
          <w:color w:val="auto"/>
        </w:rPr>
        <w:t xml:space="preserve"> streamuri SCTP din canalul de date </w:t>
      </w:r>
      <w:r>
        <w:rPr>
          <w:color w:val="auto"/>
        </w:rPr>
        <w:t>şi</w:t>
      </w:r>
      <w:r w:rsidRPr="00A35228">
        <w:rPr>
          <w:color w:val="auto"/>
        </w:rPr>
        <w:t xml:space="preserve"> datele ce trebuie transportate prin canalul de date </w:t>
      </w:r>
      <w:r>
        <w:rPr>
          <w:color w:val="auto"/>
        </w:rPr>
        <w:t>sunt</w:t>
      </w:r>
      <w:r w:rsidRPr="00A35228">
        <w:rPr>
          <w:color w:val="auto"/>
        </w:rPr>
        <w:t xml:space="preserve"> adaugat</w:t>
      </w:r>
      <w:r>
        <w:rPr>
          <w:color w:val="auto"/>
        </w:rPr>
        <w:t>e</w:t>
      </w:r>
      <w:r w:rsidRPr="00A35228">
        <w:rPr>
          <w:color w:val="auto"/>
        </w:rPr>
        <w:t xml:space="preserve"> la layerul de SCTP ca </w:t>
      </w:r>
      <w:r>
        <w:rPr>
          <w:color w:val="auto"/>
        </w:rPr>
        <w:t>şi</w:t>
      </w:r>
      <w:r w:rsidRPr="00A35228">
        <w:rPr>
          <w:color w:val="auto"/>
        </w:rPr>
        <w:t xml:space="preserve"> dat</w:t>
      </w:r>
      <w:r>
        <w:rPr>
          <w:color w:val="auto"/>
        </w:rPr>
        <w:t>ele</w:t>
      </w:r>
      <w:r w:rsidRPr="00A35228">
        <w:rPr>
          <w:color w:val="auto"/>
        </w:rPr>
        <w:t xml:space="preserve"> de user SCTP.</w:t>
      </w:r>
    </w:p>
    <w:p w:rsidR="00816043" w:rsidRPr="00A35228" w:rsidRDefault="00816043" w:rsidP="00816043">
      <w:pPr>
        <w:ind w:firstLine="708"/>
        <w:rPr>
          <w:color w:val="auto"/>
        </w:rPr>
      </w:pPr>
      <w:r w:rsidRPr="00A35228">
        <w:rPr>
          <w:color w:val="auto"/>
        </w:rPr>
        <w:t xml:space="preserve">Folosind un set de extensii SCTP, se pot oferi diferite proprietati la canalul de date. Datele pot fi transmise </w:t>
      </w:r>
      <w:r>
        <w:rPr>
          <w:color w:val="auto"/>
        </w:rPr>
        <w:t>într-</w:t>
      </w:r>
      <w:r w:rsidRPr="00A35228">
        <w:rPr>
          <w:color w:val="auto"/>
        </w:rPr>
        <w:t>o anumita ordin</w:t>
      </w:r>
      <w:r>
        <w:rPr>
          <w:color w:val="auto"/>
        </w:rPr>
        <w:t>e</w:t>
      </w:r>
      <w:r w:rsidRPr="00A35228">
        <w:rPr>
          <w:color w:val="auto"/>
        </w:rPr>
        <w:t xml:space="preserve"> sau </w:t>
      </w:r>
      <w:r>
        <w:rPr>
          <w:color w:val="auto"/>
        </w:rPr>
        <w:t>in mod aleator</w:t>
      </w:r>
      <w:r w:rsidRPr="00A35228">
        <w:rPr>
          <w:color w:val="auto"/>
        </w:rPr>
        <w:t xml:space="preserve">, depinzand de nevoile utilizatorului. </w:t>
      </w:r>
    </w:p>
    <w:p w:rsidR="005E0BDD" w:rsidRDefault="00816043" w:rsidP="00816043">
      <w:pPr>
        <w:ind w:firstLine="708"/>
      </w:pPr>
      <w:r w:rsidRPr="00A35228">
        <w:rPr>
          <w:color w:val="auto"/>
        </w:rPr>
        <w:t xml:space="preserve">Mecanismul canalului de date nu </w:t>
      </w:r>
      <w:r>
        <w:rPr>
          <w:color w:val="auto"/>
        </w:rPr>
        <w:t>limitează</w:t>
      </w:r>
      <w:r w:rsidRPr="00A35228">
        <w:rPr>
          <w:color w:val="auto"/>
        </w:rPr>
        <w:t xml:space="preserve"> numarul de canal</w:t>
      </w:r>
      <w:r>
        <w:rPr>
          <w:color w:val="auto"/>
        </w:rPr>
        <w:t>e</w:t>
      </w:r>
      <w:r w:rsidRPr="00A35228">
        <w:rPr>
          <w:color w:val="auto"/>
        </w:rPr>
        <w:t xml:space="preserve"> de date ce pot fi deschise simultan, iar numarul maxim de streamuri este definit de layerul de SCTP, care este 65535, iar fiecare </w:t>
      </w:r>
      <w:r>
        <w:rPr>
          <w:color w:val="auto"/>
        </w:rPr>
        <w:t>limită</w:t>
      </w:r>
      <w:r w:rsidRPr="00A35228">
        <w:rPr>
          <w:color w:val="auto"/>
        </w:rPr>
        <w:t xml:space="preserve"> este </w:t>
      </w:r>
      <w:r>
        <w:rPr>
          <w:color w:val="auto"/>
        </w:rPr>
        <w:t>dependentă</w:t>
      </w:r>
      <w:r w:rsidRPr="00A35228">
        <w:rPr>
          <w:color w:val="auto"/>
        </w:rPr>
        <w:t xml:space="preserve"> de date particulare </w:t>
      </w:r>
      <w:r>
        <w:rPr>
          <w:color w:val="auto"/>
        </w:rPr>
        <w:t>şi</w:t>
      </w:r>
      <w:r w:rsidRPr="00A35228">
        <w:rPr>
          <w:color w:val="auto"/>
        </w:rPr>
        <w:t xml:space="preserve"> de implementarile canalului de date ale punct</w:t>
      </w:r>
      <w:r>
        <w:rPr>
          <w:color w:val="auto"/>
        </w:rPr>
        <w:t>elor</w:t>
      </w:r>
      <w:r w:rsidRPr="00A35228">
        <w:rPr>
          <w:color w:val="auto"/>
        </w:rPr>
        <w:t xml:space="preserve"> finale ale </w:t>
      </w:r>
      <w:r>
        <w:rPr>
          <w:color w:val="auto"/>
        </w:rPr>
        <w:t>aplicaţiei</w:t>
      </w:r>
      <w:r w:rsidR="005E0BDD">
        <w:t>.</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75" w:name="_Toc454222643"/>
      <w:r>
        <w:t>Sisteme similare</w:t>
      </w:r>
      <w:bookmarkEnd w:id="75"/>
    </w:p>
    <w:p w:rsidR="00135E48" w:rsidRDefault="00722118" w:rsidP="00135E48">
      <w:r w:rsidRPr="00A35228">
        <w:rPr>
          <w:color w:val="auto"/>
        </w:rPr>
        <w:t xml:space="preserve">Produsele alternative existente pe </w:t>
      </w:r>
      <w:r>
        <w:rPr>
          <w:color w:val="auto"/>
        </w:rPr>
        <w:t>piaţă</w:t>
      </w:r>
      <w:r w:rsidRPr="00A35228">
        <w:rPr>
          <w:color w:val="auto"/>
        </w:rPr>
        <w:t xml:space="preserve">, sunt sisteme care se </w:t>
      </w:r>
      <w:r>
        <w:rPr>
          <w:color w:val="auto"/>
        </w:rPr>
        <w:t>concentrează</w:t>
      </w:r>
      <w:r w:rsidRPr="00A35228">
        <w:rPr>
          <w:color w:val="auto"/>
        </w:rPr>
        <w:t xml:space="preserve"> pe calitatea </w:t>
      </w:r>
      <w:r>
        <w:rPr>
          <w:color w:val="auto"/>
        </w:rPr>
        <w:t>oferită</w:t>
      </w:r>
      <w:r w:rsidRPr="00A35228">
        <w:rPr>
          <w:color w:val="auto"/>
        </w:rPr>
        <w:t xml:space="preserve"> pentru realizarea </w:t>
      </w:r>
      <w:r>
        <w:rPr>
          <w:color w:val="auto"/>
        </w:rPr>
        <w:t>comunicării</w:t>
      </w:r>
      <w:r w:rsidRPr="00A35228">
        <w:rPr>
          <w:color w:val="auto"/>
        </w:rPr>
        <w:t xml:space="preserve"> </w:t>
      </w:r>
      <w:r>
        <w:rPr>
          <w:color w:val="auto"/>
        </w:rPr>
        <w:t>în</w:t>
      </w:r>
      <w:r w:rsidRPr="00A35228">
        <w:rPr>
          <w:color w:val="auto"/>
        </w:rPr>
        <w:t xml:space="preserve"> timp real, dar </w:t>
      </w:r>
      <w:r>
        <w:rPr>
          <w:color w:val="auto"/>
        </w:rPr>
        <w:t>există</w:t>
      </w:r>
      <w:r w:rsidRPr="00A35228">
        <w:rPr>
          <w:color w:val="auto"/>
        </w:rPr>
        <w:t xml:space="preserve"> </w:t>
      </w:r>
      <w:r>
        <w:rPr>
          <w:color w:val="auto"/>
        </w:rPr>
        <w:t>şi</w:t>
      </w:r>
      <w:r w:rsidRPr="00A35228">
        <w:rPr>
          <w:color w:val="auto"/>
        </w:rPr>
        <w:t xml:space="preserve"> alte </w:t>
      </w:r>
      <w:r>
        <w:rPr>
          <w:color w:val="auto"/>
        </w:rPr>
        <w:t>aplicaţii</w:t>
      </w:r>
      <w:r w:rsidRPr="00A35228">
        <w:rPr>
          <w:color w:val="auto"/>
        </w:rPr>
        <w:t xml:space="preserve"> care folosesc tehnologia WebRTC pentru alte scopuri, nu numai </w:t>
      </w:r>
      <w:r>
        <w:rPr>
          <w:color w:val="auto"/>
        </w:rPr>
        <w:t xml:space="preserve">pentru </w:t>
      </w:r>
      <w:r w:rsidRPr="00A35228">
        <w:rPr>
          <w:color w:val="auto"/>
        </w:rPr>
        <w:t xml:space="preserve">comunicare. </w:t>
      </w:r>
      <w:r>
        <w:rPr>
          <w:color w:val="auto"/>
        </w:rPr>
        <w:t>Aplicaţiile</w:t>
      </w:r>
      <w:r w:rsidRPr="00A35228">
        <w:rPr>
          <w:color w:val="auto"/>
        </w:rPr>
        <w:t xml:space="preserve"> se </w:t>
      </w:r>
      <w:r>
        <w:rPr>
          <w:color w:val="auto"/>
        </w:rPr>
        <w:t>concentrează</w:t>
      </w:r>
      <w:r w:rsidRPr="00A35228">
        <w:rPr>
          <w:color w:val="auto"/>
        </w:rPr>
        <w:t xml:space="preserve"> </w:t>
      </w:r>
      <w:r>
        <w:rPr>
          <w:color w:val="auto"/>
        </w:rPr>
        <w:t>atât</w:t>
      </w:r>
      <w:r w:rsidRPr="00A35228">
        <w:rPr>
          <w:color w:val="auto"/>
        </w:rPr>
        <w:t xml:space="preserve"> pe calitate, </w:t>
      </w:r>
      <w:r>
        <w:rPr>
          <w:color w:val="auto"/>
        </w:rPr>
        <w:t>cât</w:t>
      </w:r>
      <w:r w:rsidRPr="00A35228">
        <w:rPr>
          <w:color w:val="auto"/>
        </w:rPr>
        <w:t xml:space="preserve"> </w:t>
      </w:r>
      <w:r>
        <w:rPr>
          <w:color w:val="auto"/>
        </w:rPr>
        <w:t>şi</w:t>
      </w:r>
      <w:r w:rsidRPr="00A35228">
        <w:rPr>
          <w:color w:val="auto"/>
        </w:rPr>
        <w:t xml:space="preserve"> pentru experienta de utilizator. Aceste </w:t>
      </w:r>
      <w:r>
        <w:rPr>
          <w:color w:val="auto"/>
        </w:rPr>
        <w:t>aplicaţii</w:t>
      </w:r>
      <w:r w:rsidRPr="00A35228">
        <w:rPr>
          <w:color w:val="auto"/>
        </w:rPr>
        <w:t xml:space="preserve"> </w:t>
      </w:r>
      <w:r>
        <w:rPr>
          <w:color w:val="auto"/>
        </w:rPr>
        <w:t>trebuie să</w:t>
      </w:r>
      <w:r w:rsidRPr="00A35228">
        <w:rPr>
          <w:color w:val="auto"/>
        </w:rPr>
        <w:t xml:space="preserve"> fie </w:t>
      </w:r>
      <w:r>
        <w:rPr>
          <w:color w:val="auto"/>
        </w:rPr>
        <w:t>atât</w:t>
      </w:r>
      <w:r w:rsidRPr="00A35228">
        <w:rPr>
          <w:color w:val="auto"/>
        </w:rPr>
        <w:t xml:space="preserve"> usor folosibile, </w:t>
      </w:r>
      <w:r>
        <w:rPr>
          <w:color w:val="auto"/>
        </w:rPr>
        <w:t>cât</w:t>
      </w:r>
      <w:r w:rsidRPr="00A35228">
        <w:rPr>
          <w:color w:val="auto"/>
        </w:rPr>
        <w:t xml:space="preserve"> </w:t>
      </w:r>
      <w:r>
        <w:rPr>
          <w:color w:val="auto"/>
        </w:rPr>
        <w:t>şi</w:t>
      </w:r>
      <w:r w:rsidRPr="00A35228">
        <w:rPr>
          <w:color w:val="auto"/>
        </w:rPr>
        <w:t xml:space="preserve"> sa ofere calitate. </w:t>
      </w:r>
      <w:r>
        <w:rPr>
          <w:color w:val="auto"/>
        </w:rPr>
        <w:t>În</w:t>
      </w:r>
      <w:r w:rsidRPr="00A35228">
        <w:rPr>
          <w:color w:val="auto"/>
        </w:rPr>
        <w:t xml:space="preserve"> urmatoarele subcapitole vor fi prezentate unele </w:t>
      </w:r>
      <w:r>
        <w:rPr>
          <w:color w:val="auto"/>
        </w:rPr>
        <w:t>aplicaţii</w:t>
      </w:r>
      <w:r w:rsidRPr="00A35228">
        <w:rPr>
          <w:color w:val="auto"/>
        </w:rPr>
        <w:t xml:space="preserve"> care folosesc pentru comunicare</w:t>
      </w:r>
      <w:r>
        <w:rPr>
          <w:color w:val="auto"/>
        </w:rPr>
        <w:t>a</w:t>
      </w:r>
      <w:r w:rsidRPr="00A35228">
        <w:rPr>
          <w:color w:val="auto"/>
        </w:rPr>
        <w:t xml:space="preserve"> </w:t>
      </w:r>
      <w:r>
        <w:rPr>
          <w:color w:val="auto"/>
        </w:rPr>
        <w:t>dintre</w:t>
      </w:r>
      <w:r w:rsidRPr="00A35228">
        <w:rPr>
          <w:color w:val="auto"/>
        </w:rPr>
        <w:t xml:space="preserve"> utilizatori tehnologia WebRTC</w:t>
      </w:r>
      <w:r w:rsidR="0095287D">
        <w:t>.</w:t>
      </w:r>
    </w:p>
    <w:p w:rsidR="00783EF2" w:rsidRDefault="00783EF2" w:rsidP="00135E48"/>
    <w:p w:rsidR="004114C2" w:rsidRPr="00783EF2" w:rsidRDefault="004114C2" w:rsidP="00783EF2">
      <w:pPr>
        <w:rPr>
          <w:b/>
        </w:rPr>
      </w:pPr>
      <w:r w:rsidRPr="00783EF2">
        <w:rPr>
          <w:b/>
        </w:rPr>
        <w:t>Apizee</w:t>
      </w:r>
    </w:p>
    <w:p w:rsidR="00F57F8D" w:rsidRPr="00A35228" w:rsidRDefault="00F57F8D" w:rsidP="00F57F8D">
      <w:pPr>
        <w:rPr>
          <w:color w:val="auto"/>
        </w:rPr>
      </w:pPr>
      <w:r w:rsidRPr="00A35228">
        <w:rPr>
          <w:color w:val="auto"/>
        </w:rPr>
        <w:t xml:space="preserve">Este o platforma Saas (Software as a Service) pentru comunicare web </w:t>
      </w:r>
      <w:r>
        <w:rPr>
          <w:color w:val="auto"/>
        </w:rPr>
        <w:t>şi</w:t>
      </w:r>
      <w:r w:rsidRPr="00A35228">
        <w:rPr>
          <w:color w:val="auto"/>
        </w:rPr>
        <w:t xml:space="preserve"> mobil, </w:t>
      </w:r>
      <w:r>
        <w:rPr>
          <w:color w:val="auto"/>
        </w:rPr>
        <w:t>în</w:t>
      </w:r>
      <w:r w:rsidRPr="00A35228">
        <w:rPr>
          <w:color w:val="auto"/>
        </w:rPr>
        <w:t xml:space="preserve"> timp real. </w:t>
      </w:r>
      <w:r>
        <w:rPr>
          <w:color w:val="auto"/>
        </w:rPr>
        <w:t>Soluţia</w:t>
      </w:r>
      <w:r w:rsidRPr="00A35228">
        <w:rPr>
          <w:color w:val="auto"/>
        </w:rPr>
        <w:t xml:space="preserve"> </w:t>
      </w:r>
      <w:r>
        <w:rPr>
          <w:color w:val="auto"/>
        </w:rPr>
        <w:t>oferită de aceştia</w:t>
      </w:r>
      <w:r w:rsidRPr="00A85790">
        <w:rPr>
          <w:color w:val="auto"/>
        </w:rPr>
        <w:t xml:space="preserve"> </w:t>
      </w:r>
      <w:r w:rsidRPr="00A35228">
        <w:rPr>
          <w:color w:val="auto"/>
        </w:rPr>
        <w:t xml:space="preserve">ajuta la discutiile de afaceri </w:t>
      </w:r>
      <w:r>
        <w:rPr>
          <w:color w:val="auto"/>
        </w:rPr>
        <w:t>şi</w:t>
      </w:r>
      <w:r w:rsidRPr="00A35228">
        <w:rPr>
          <w:color w:val="auto"/>
        </w:rPr>
        <w:t xml:space="preserve"> </w:t>
      </w:r>
      <w:r>
        <w:rPr>
          <w:color w:val="auto"/>
        </w:rPr>
        <w:t>îmbunătăţeşte</w:t>
      </w:r>
      <w:r w:rsidRPr="00A35228">
        <w:rPr>
          <w:color w:val="auto"/>
        </w:rPr>
        <w:t xml:space="preserve"> colaborarea intre </w:t>
      </w:r>
      <w:r>
        <w:rPr>
          <w:color w:val="auto"/>
        </w:rPr>
        <w:t>clienţii</w:t>
      </w:r>
      <w:r w:rsidRPr="00A35228">
        <w:rPr>
          <w:color w:val="auto"/>
        </w:rPr>
        <w:t xml:space="preserve"> digitali.  </w:t>
      </w:r>
    </w:p>
    <w:p w:rsidR="00F57F8D" w:rsidRPr="00A35228" w:rsidRDefault="00F57F8D" w:rsidP="00F57F8D">
      <w:pPr>
        <w:rPr>
          <w:color w:val="auto"/>
        </w:rPr>
      </w:pPr>
      <w:r>
        <w:rPr>
          <w:color w:val="auto"/>
        </w:rPr>
        <w:t>În</w:t>
      </w:r>
      <w:r w:rsidRPr="00A35228">
        <w:rPr>
          <w:color w:val="auto"/>
        </w:rPr>
        <w:t xml:space="preserve"> spatele acestei </w:t>
      </w:r>
      <w:r>
        <w:rPr>
          <w:color w:val="auto"/>
        </w:rPr>
        <w:t>aplicaţii</w:t>
      </w:r>
      <w:r w:rsidRPr="00A35228">
        <w:rPr>
          <w:color w:val="auto"/>
        </w:rPr>
        <w:t xml:space="preserve"> este apirtc-ul, prin care </w:t>
      </w:r>
      <w:r>
        <w:rPr>
          <w:color w:val="auto"/>
        </w:rPr>
        <w:t>aplicaţia</w:t>
      </w:r>
      <w:r w:rsidRPr="00A35228">
        <w:rPr>
          <w:color w:val="auto"/>
        </w:rPr>
        <w:t xml:space="preserve"> </w:t>
      </w:r>
      <w:r>
        <w:rPr>
          <w:color w:val="auto"/>
        </w:rPr>
        <w:t>realizează</w:t>
      </w:r>
      <w:r w:rsidRPr="00A35228">
        <w:rPr>
          <w:color w:val="auto"/>
        </w:rPr>
        <w:t xml:space="preserve"> conectarea </w:t>
      </w:r>
      <w:r>
        <w:rPr>
          <w:color w:val="auto"/>
        </w:rPr>
        <w:t>şi</w:t>
      </w:r>
      <w:r w:rsidRPr="00A35228">
        <w:rPr>
          <w:color w:val="auto"/>
        </w:rPr>
        <w:t xml:space="preserve"> comunicarea </w:t>
      </w:r>
      <w:r>
        <w:rPr>
          <w:color w:val="auto"/>
        </w:rPr>
        <w:t>între</w:t>
      </w:r>
      <w:r w:rsidRPr="00A35228">
        <w:rPr>
          <w:color w:val="auto"/>
        </w:rPr>
        <w:t xml:space="preserve"> </w:t>
      </w:r>
      <w:r>
        <w:rPr>
          <w:color w:val="auto"/>
        </w:rPr>
        <w:t>clienţi</w:t>
      </w:r>
      <w:r w:rsidRPr="00A35228">
        <w:rPr>
          <w:color w:val="auto"/>
        </w:rPr>
        <w:t xml:space="preserve">. </w:t>
      </w:r>
      <w:r>
        <w:rPr>
          <w:color w:val="auto"/>
        </w:rPr>
        <w:t>Funcţionalităţile</w:t>
      </w:r>
      <w:r w:rsidRPr="00A35228">
        <w:rPr>
          <w:color w:val="auto"/>
        </w:rPr>
        <w:t xml:space="preserve"> principale ale </w:t>
      </w:r>
      <w:r>
        <w:rPr>
          <w:color w:val="auto"/>
        </w:rPr>
        <w:t>aplicaţiei</w:t>
      </w:r>
      <w:r w:rsidRPr="00A35228">
        <w:rPr>
          <w:color w:val="auto"/>
        </w:rPr>
        <w:t xml:space="preserve"> sunt: schimb de mesaje de </w:t>
      </w:r>
      <w:r>
        <w:rPr>
          <w:color w:val="auto"/>
        </w:rPr>
        <w:t xml:space="preserve">tip </w:t>
      </w:r>
      <w:r w:rsidRPr="00A35228">
        <w:rPr>
          <w:color w:val="auto"/>
        </w:rPr>
        <w:t xml:space="preserve">text, audio/video call, colaborare vizuala, multi-dispozitiv, 100% </w:t>
      </w:r>
      <w:r>
        <w:rPr>
          <w:color w:val="auto"/>
        </w:rPr>
        <w:t>fără</w:t>
      </w:r>
      <w:r w:rsidRPr="00A35228">
        <w:rPr>
          <w:color w:val="auto"/>
        </w:rPr>
        <w:t xml:space="preserve"> pluginuri, integrare </w:t>
      </w:r>
      <w:r>
        <w:rPr>
          <w:color w:val="auto"/>
        </w:rPr>
        <w:t>şi</w:t>
      </w:r>
      <w:r w:rsidRPr="00A35228">
        <w:rPr>
          <w:color w:val="auto"/>
        </w:rPr>
        <w:t xml:space="preserve"> conectare cu alte </w:t>
      </w:r>
      <w:r>
        <w:rPr>
          <w:color w:val="auto"/>
        </w:rPr>
        <w:t>aplicaţii</w:t>
      </w:r>
    </w:p>
    <w:p w:rsidR="004114C2" w:rsidRDefault="00F57F8D" w:rsidP="00F57F8D">
      <w:pPr>
        <w:rPr>
          <w:rStyle w:val="Hyperlink"/>
          <w:color w:val="auto"/>
        </w:rPr>
      </w:pPr>
      <w:r>
        <w:rPr>
          <w:color w:val="auto"/>
        </w:rPr>
        <w:t>Aplicaţia</w:t>
      </w:r>
      <w:r w:rsidRPr="00A35228">
        <w:rPr>
          <w:color w:val="auto"/>
        </w:rPr>
        <w:t xml:space="preserve"> a castigat mai multe premii la diverse </w:t>
      </w:r>
      <w:r>
        <w:rPr>
          <w:color w:val="auto"/>
        </w:rPr>
        <w:t>conferinţe</w:t>
      </w:r>
      <w:r w:rsidRPr="00A35228">
        <w:rPr>
          <w:color w:val="auto"/>
        </w:rPr>
        <w:t xml:space="preserve"> cum ar fi “Stratégie Clients”, “Oscars of economy Côtes d’Armor” </w:t>
      </w:r>
      <w:r>
        <w:rPr>
          <w:color w:val="auto"/>
        </w:rPr>
        <w:t>şi</w:t>
      </w:r>
      <w:r w:rsidRPr="00A35228">
        <w:rPr>
          <w:color w:val="auto"/>
        </w:rPr>
        <w:t xml:space="preserve"> altele. Pentru mai multe </w:t>
      </w:r>
      <w:r>
        <w:rPr>
          <w:color w:val="auto"/>
        </w:rPr>
        <w:t>informaţii</w:t>
      </w:r>
      <w:r w:rsidRPr="00A35228">
        <w:rPr>
          <w:color w:val="auto"/>
        </w:rPr>
        <w:t xml:space="preserve"> se poate accesa linkul  </w:t>
      </w:r>
      <w:hyperlink r:id="rId17" w:history="1">
        <w:r w:rsidRPr="00A35228">
          <w:rPr>
            <w:rStyle w:val="Hyperlink"/>
            <w:color w:val="auto"/>
          </w:rPr>
          <w:t>https://apizee.com/</w:t>
        </w:r>
      </w:hyperlink>
    </w:p>
    <w:p w:rsidR="00F57F8D" w:rsidRPr="004114C2" w:rsidRDefault="00F57F8D" w:rsidP="00F57F8D"/>
    <w:p w:rsidR="004114C2" w:rsidRPr="00783EF2" w:rsidRDefault="004114C2" w:rsidP="00783EF2">
      <w:pPr>
        <w:rPr>
          <w:b/>
        </w:rPr>
      </w:pPr>
      <w:r w:rsidRPr="00783EF2">
        <w:rPr>
          <w:b/>
        </w:rPr>
        <w:t>Client Bee</w:t>
      </w:r>
    </w:p>
    <w:p w:rsidR="006C4DAA" w:rsidRPr="00A35228"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are la baza tot technologia webRTC, dar </w:t>
      </w:r>
      <w:r>
        <w:rPr>
          <w:color w:val="auto"/>
        </w:rPr>
        <w:t xml:space="preserve">este folosită </w:t>
      </w:r>
      <w:r w:rsidRPr="00A35228">
        <w:rPr>
          <w:color w:val="auto"/>
        </w:rPr>
        <w:t xml:space="preserve">pentru un total alt scop </w:t>
      </w:r>
      <w:r>
        <w:rPr>
          <w:color w:val="auto"/>
        </w:rPr>
        <w:t>decât</w:t>
      </w:r>
      <w:r w:rsidRPr="00A35228">
        <w:rPr>
          <w:color w:val="auto"/>
        </w:rPr>
        <w:t xml:space="preserve"> schimbul de mesaje sau </w:t>
      </w:r>
      <w:r>
        <w:rPr>
          <w:color w:val="auto"/>
        </w:rPr>
        <w:t>conversaţiile</w:t>
      </w:r>
      <w:r w:rsidRPr="00A35228">
        <w:rPr>
          <w:color w:val="auto"/>
        </w:rPr>
        <w:t xml:space="preserve"> prin web.</w:t>
      </w:r>
    </w:p>
    <w:p w:rsidR="004114C2" w:rsidRDefault="006C4DAA" w:rsidP="006C4DAA">
      <w:pPr>
        <w:rPr>
          <w:color w:val="auto"/>
        </w:rPr>
      </w:pPr>
      <w:r>
        <w:rPr>
          <w:color w:val="auto"/>
        </w:rPr>
        <w:lastRenderedPageBreak/>
        <w:t>Această</w:t>
      </w:r>
      <w:r w:rsidRPr="00A35228">
        <w:rPr>
          <w:color w:val="auto"/>
        </w:rPr>
        <w:t xml:space="preserve"> </w:t>
      </w:r>
      <w:r>
        <w:rPr>
          <w:color w:val="auto"/>
        </w:rPr>
        <w:t>aplicaţie</w:t>
      </w:r>
      <w:r w:rsidRPr="00A35228">
        <w:rPr>
          <w:color w:val="auto"/>
        </w:rPr>
        <w:t xml:space="preserve"> </w:t>
      </w:r>
      <w:r>
        <w:rPr>
          <w:color w:val="auto"/>
        </w:rPr>
        <w:t xml:space="preserve">este folosită </w:t>
      </w:r>
      <w:r w:rsidRPr="00A35228">
        <w:rPr>
          <w:color w:val="auto"/>
        </w:rPr>
        <w:t xml:space="preserve">pentru: </w:t>
      </w:r>
      <w:r>
        <w:rPr>
          <w:color w:val="auto"/>
        </w:rPr>
        <w:t xml:space="preserve">plăţi </w:t>
      </w:r>
      <w:r w:rsidRPr="00A35228">
        <w:rPr>
          <w:color w:val="auto"/>
        </w:rPr>
        <w:t>online, facturare automat</w:t>
      </w:r>
      <w:r>
        <w:rPr>
          <w:color w:val="auto"/>
        </w:rPr>
        <w:t>ă</w:t>
      </w:r>
      <w:r w:rsidRPr="00A35228">
        <w:rPr>
          <w:color w:val="auto"/>
        </w:rPr>
        <w:t xml:space="preserve">, </w:t>
      </w:r>
      <w:r>
        <w:rPr>
          <w:color w:val="auto"/>
        </w:rPr>
        <w:t>înregistrare</w:t>
      </w:r>
      <w:r w:rsidRPr="00A35228">
        <w:rPr>
          <w:color w:val="auto"/>
        </w:rPr>
        <w:t xml:space="preserve"> video, video </w:t>
      </w:r>
      <w:r>
        <w:rPr>
          <w:color w:val="auto"/>
        </w:rPr>
        <w:t>în</w:t>
      </w:r>
      <w:r w:rsidRPr="00A35228">
        <w:rPr>
          <w:color w:val="auto"/>
        </w:rPr>
        <w:t xml:space="preserve">-browser, reminder automat. Pentru mai multe </w:t>
      </w:r>
      <w:r>
        <w:rPr>
          <w:color w:val="auto"/>
        </w:rPr>
        <w:t>informaţii</w:t>
      </w:r>
      <w:r w:rsidRPr="00A35228">
        <w:rPr>
          <w:color w:val="auto"/>
        </w:rPr>
        <w:t xml:space="preserve"> se poate accesa linkul </w:t>
      </w:r>
      <w:hyperlink r:id="rId18" w:history="1">
        <w:r w:rsidRPr="00A35228">
          <w:rPr>
            <w:color w:val="auto"/>
          </w:rPr>
          <w:t>https://clientbee.com/</w:t>
        </w:r>
      </w:hyperlink>
    </w:p>
    <w:p w:rsidR="007605FE" w:rsidRPr="00A8737E" w:rsidRDefault="007605FE" w:rsidP="006C4DAA"/>
    <w:p w:rsidR="00CE025A" w:rsidRPr="00783EF2" w:rsidRDefault="00CE025A" w:rsidP="00783EF2">
      <w:pPr>
        <w:rPr>
          <w:b/>
        </w:rPr>
      </w:pPr>
      <w:r w:rsidRPr="00783EF2">
        <w:rPr>
          <w:b/>
        </w:rPr>
        <w:t>eFace2Face</w:t>
      </w:r>
    </w:p>
    <w:p w:rsidR="00D23D8D" w:rsidRPr="00A35228" w:rsidRDefault="00D23D8D" w:rsidP="00D23D8D">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oferă</w:t>
      </w:r>
      <w:r w:rsidRPr="00A35228">
        <w:rPr>
          <w:color w:val="auto"/>
        </w:rPr>
        <w:t xml:space="preserve"> </w:t>
      </w:r>
      <w:r>
        <w:rPr>
          <w:color w:val="auto"/>
        </w:rPr>
        <w:t>soluţii</w:t>
      </w:r>
      <w:r w:rsidRPr="00A35228">
        <w:rPr>
          <w:color w:val="auto"/>
        </w:rPr>
        <w:t xml:space="preserve"> pentru </w:t>
      </w:r>
      <w:r>
        <w:rPr>
          <w:color w:val="auto"/>
        </w:rPr>
        <w:t>vizualizari</w:t>
      </w:r>
      <w:r w:rsidRPr="00A35228">
        <w:rPr>
          <w:color w:val="auto"/>
        </w:rPr>
        <w:t xml:space="preserve"> video bazate pe web </w:t>
      </w:r>
      <w:r>
        <w:rPr>
          <w:color w:val="auto"/>
        </w:rPr>
        <w:t>şi</w:t>
      </w:r>
      <w:r w:rsidRPr="00A35228">
        <w:rPr>
          <w:color w:val="auto"/>
        </w:rPr>
        <w:t xml:space="preserve"> </w:t>
      </w:r>
      <w:r>
        <w:rPr>
          <w:color w:val="auto"/>
        </w:rPr>
        <w:t>soluţii</w:t>
      </w:r>
      <w:r w:rsidRPr="00A35228">
        <w:rPr>
          <w:color w:val="auto"/>
        </w:rPr>
        <w:t xml:space="preserve"> de e-signing. </w:t>
      </w:r>
    </w:p>
    <w:p w:rsidR="004114C2" w:rsidRDefault="00D23D8D" w:rsidP="00D23D8D">
      <w:r w:rsidRPr="0024054F">
        <w:rPr>
          <w:color w:val="auto"/>
        </w:rPr>
        <w:t xml:space="preserve">Îmbunătăţeşte </w:t>
      </w:r>
      <w:r w:rsidRPr="00A35228">
        <w:rPr>
          <w:color w:val="auto"/>
        </w:rPr>
        <w:t xml:space="preserve">productivitatea </w:t>
      </w:r>
      <w:r>
        <w:rPr>
          <w:color w:val="auto"/>
        </w:rPr>
        <w:t>şi e</w:t>
      </w:r>
      <w:r w:rsidRPr="00A35228">
        <w:rPr>
          <w:color w:val="auto"/>
        </w:rPr>
        <w:t xml:space="preserve">ficient cu converatii video, partajarea informatiilor </w:t>
      </w:r>
      <w:r>
        <w:rPr>
          <w:color w:val="auto"/>
        </w:rPr>
        <w:t>şi</w:t>
      </w:r>
      <w:r w:rsidRPr="00A35228">
        <w:rPr>
          <w:color w:val="auto"/>
        </w:rPr>
        <w:t xml:space="preserve"> semnaturilor electornice. </w:t>
      </w:r>
      <w:r>
        <w:rPr>
          <w:color w:val="auto"/>
        </w:rPr>
        <w:t>Oferă</w:t>
      </w:r>
      <w:r w:rsidRPr="00A35228">
        <w:rPr>
          <w:color w:val="auto"/>
        </w:rPr>
        <w:t xml:space="preserve"> posibilitatea sa te conectezi la mai multi </w:t>
      </w:r>
      <w:r>
        <w:rPr>
          <w:color w:val="auto"/>
        </w:rPr>
        <w:t>clienţi</w:t>
      </w:r>
      <w:r w:rsidRPr="00A35228">
        <w:rPr>
          <w:color w:val="auto"/>
        </w:rPr>
        <w:t xml:space="preserve"> </w:t>
      </w:r>
      <w:r>
        <w:rPr>
          <w:color w:val="auto"/>
        </w:rPr>
        <w:t>în</w:t>
      </w:r>
      <w:r w:rsidRPr="00A35228">
        <w:rPr>
          <w:color w:val="auto"/>
        </w:rPr>
        <w:t xml:space="preserve"> aceasi timp </w:t>
      </w:r>
      <w:r>
        <w:rPr>
          <w:color w:val="auto"/>
        </w:rPr>
        <w:t>şi</w:t>
      </w:r>
      <w:r w:rsidRPr="00A35228">
        <w:rPr>
          <w:color w:val="auto"/>
        </w:rPr>
        <w:t xml:space="preserve"> este usor de integrat </w:t>
      </w:r>
      <w:r>
        <w:rPr>
          <w:color w:val="auto"/>
        </w:rPr>
        <w:t>în</w:t>
      </w:r>
      <w:r w:rsidRPr="00A35228">
        <w:rPr>
          <w:color w:val="auto"/>
        </w:rPr>
        <w:t xml:space="preserve"> infrastructure deja existente online. Pentru mai multe </w:t>
      </w:r>
      <w:r>
        <w:rPr>
          <w:color w:val="auto"/>
        </w:rPr>
        <w:t>informaţii</w:t>
      </w:r>
      <w:r w:rsidRPr="00A35228">
        <w:rPr>
          <w:color w:val="auto"/>
        </w:rPr>
        <w:t xml:space="preserve"> se poate accesa linkul </w:t>
      </w:r>
      <w:hyperlink r:id="rId19" w:history="1">
        <w:r w:rsidRPr="00A35228">
          <w:rPr>
            <w:color w:val="auto"/>
          </w:rPr>
          <w:t>https://eface2face.com/</w:t>
        </w:r>
      </w:hyperlink>
    </w:p>
    <w:p w:rsidR="00783EF2" w:rsidRDefault="00783EF2" w:rsidP="00E57DDE"/>
    <w:p w:rsidR="004114C2" w:rsidRPr="00783EF2" w:rsidRDefault="004114C2" w:rsidP="00783EF2">
      <w:pPr>
        <w:rPr>
          <w:b/>
        </w:rPr>
      </w:pPr>
      <w:r w:rsidRPr="00783EF2">
        <w:rPr>
          <w:b/>
        </w:rPr>
        <w:t>FACEmeeting</w:t>
      </w:r>
    </w:p>
    <w:p w:rsidR="00BF0F46" w:rsidRPr="00A35228" w:rsidRDefault="00BF0F46" w:rsidP="00BF0F46">
      <w:pPr>
        <w:rPr>
          <w:color w:val="auto"/>
        </w:rPr>
      </w:pPr>
      <w:r w:rsidRPr="00A35228">
        <w:rPr>
          <w:color w:val="auto"/>
        </w:rPr>
        <w:t xml:space="preserve">O </w:t>
      </w:r>
      <w:r>
        <w:rPr>
          <w:color w:val="auto"/>
        </w:rPr>
        <w:t>aplicaţie</w:t>
      </w:r>
      <w:r w:rsidRPr="00A35228">
        <w:rPr>
          <w:color w:val="auto"/>
        </w:rPr>
        <w:t xml:space="preserve"> simpl</w:t>
      </w:r>
      <w:r>
        <w:rPr>
          <w:color w:val="auto"/>
        </w:rPr>
        <w:t>a</w:t>
      </w:r>
      <w:r w:rsidRPr="00A35228">
        <w:rPr>
          <w:color w:val="auto"/>
        </w:rPr>
        <w:t xml:space="preserve"> de “1 click” pentru </w:t>
      </w:r>
      <w:r w:rsidRPr="0024054F">
        <w:rPr>
          <w:color w:val="auto"/>
        </w:rPr>
        <w:t xml:space="preserve">întâlniri </w:t>
      </w:r>
      <w:r w:rsidRPr="00A35228">
        <w:rPr>
          <w:color w:val="auto"/>
        </w:rPr>
        <w:t xml:space="preserve">online cu </w:t>
      </w:r>
      <w:r>
        <w:rPr>
          <w:color w:val="auto"/>
        </w:rPr>
        <w:t>conversaţii</w:t>
      </w:r>
      <w:r w:rsidRPr="00A35228">
        <w:rPr>
          <w:color w:val="auto"/>
        </w:rPr>
        <w:t xml:space="preserve"> HD audio/video, schimb de mesaje de </w:t>
      </w:r>
      <w:r>
        <w:rPr>
          <w:color w:val="auto"/>
        </w:rPr>
        <w:t xml:space="preserve">tip </w:t>
      </w:r>
      <w:r w:rsidRPr="00A35228">
        <w:rPr>
          <w:color w:val="auto"/>
        </w:rPr>
        <w:t xml:space="preserve">text, </w:t>
      </w:r>
      <w:r>
        <w:rPr>
          <w:color w:val="auto"/>
        </w:rPr>
        <w:t>şi</w:t>
      </w:r>
      <w:r w:rsidRPr="00A35228">
        <w:rPr>
          <w:color w:val="auto"/>
        </w:rPr>
        <w:t xml:space="preserve"> partajarea </w:t>
      </w:r>
      <w:r>
        <w:rPr>
          <w:color w:val="auto"/>
        </w:rPr>
        <w:t>fişierelor</w:t>
      </w:r>
      <w:r w:rsidRPr="00A35228">
        <w:rPr>
          <w:color w:val="auto"/>
        </w:rPr>
        <w:t xml:space="preserve">. Pentru ca </w:t>
      </w:r>
      <w:r>
        <w:rPr>
          <w:color w:val="auto"/>
        </w:rPr>
        <w:t>foloseşte</w:t>
      </w:r>
      <w:r w:rsidRPr="00A35228">
        <w:rPr>
          <w:color w:val="auto"/>
        </w:rPr>
        <w:t xml:space="preserve"> webRTC, nu trebuie downloadat </w:t>
      </w:r>
      <w:r>
        <w:rPr>
          <w:color w:val="auto"/>
        </w:rPr>
        <w:t>şi</w:t>
      </w:r>
      <w:r w:rsidRPr="00A35228">
        <w:rPr>
          <w:color w:val="auto"/>
        </w:rPr>
        <w:t xml:space="preserve"> instalat niciun plugin, iar </w:t>
      </w:r>
      <w:r>
        <w:rPr>
          <w:color w:val="auto"/>
        </w:rPr>
        <w:t>informaţiile</w:t>
      </w:r>
      <w:r w:rsidRPr="00A35228">
        <w:rPr>
          <w:color w:val="auto"/>
        </w:rPr>
        <w:t xml:space="preserve"> media </w:t>
      </w:r>
      <w:r>
        <w:rPr>
          <w:color w:val="auto"/>
        </w:rPr>
        <w:t>şi</w:t>
      </w:r>
      <w:r w:rsidRPr="00A35228">
        <w:rPr>
          <w:color w:val="auto"/>
        </w:rPr>
        <w:t xml:space="preserve"> de semnalare </w:t>
      </w:r>
      <w:r>
        <w:rPr>
          <w:color w:val="auto"/>
        </w:rPr>
        <w:t>între</w:t>
      </w:r>
      <w:r w:rsidRPr="00A35228">
        <w:rPr>
          <w:color w:val="auto"/>
        </w:rPr>
        <w:t xml:space="preserve"> </w:t>
      </w:r>
      <w:r>
        <w:rPr>
          <w:color w:val="auto"/>
        </w:rPr>
        <w:t>clienţi</w:t>
      </w:r>
      <w:r w:rsidRPr="00A35228">
        <w:rPr>
          <w:color w:val="auto"/>
        </w:rPr>
        <w:t xml:space="preserve"> sunt criptate </w:t>
      </w:r>
      <w:r>
        <w:rPr>
          <w:color w:val="auto"/>
        </w:rPr>
        <w:t>şi</w:t>
      </w:r>
      <w:r w:rsidRPr="00A35228">
        <w:rPr>
          <w:color w:val="auto"/>
        </w:rPr>
        <w:t xml:space="preserve"> encodate.</w:t>
      </w:r>
    </w:p>
    <w:p w:rsidR="004114C2" w:rsidRDefault="00BF0F46" w:rsidP="00BF0F46">
      <w:pPr>
        <w:rPr>
          <w:rStyle w:val="Hyperlink"/>
        </w:rPr>
      </w:pPr>
      <w:r>
        <w:rPr>
          <w:color w:val="auto"/>
        </w:rPr>
        <w:t>Aplicaţia</w:t>
      </w:r>
      <w:r w:rsidRPr="00A35228">
        <w:rPr>
          <w:color w:val="auto"/>
        </w:rPr>
        <w:t xml:space="preserve"> momentan </w:t>
      </w:r>
      <w:r w:rsidRPr="0024054F">
        <w:rPr>
          <w:color w:val="auto"/>
        </w:rPr>
        <w:t xml:space="preserve">funcţionează </w:t>
      </w:r>
      <w:r w:rsidRPr="00A35228">
        <w:rPr>
          <w:color w:val="auto"/>
        </w:rPr>
        <w:t xml:space="preserve">numai pe Google Chrome, dar este gratis, </w:t>
      </w:r>
      <w:r>
        <w:rPr>
          <w:color w:val="auto"/>
        </w:rPr>
        <w:t>în</w:t>
      </w:r>
      <w:r w:rsidRPr="00A35228">
        <w:rPr>
          <w:color w:val="auto"/>
        </w:rPr>
        <w:t xml:space="preserve"> </w:t>
      </w:r>
      <w:r>
        <w:rPr>
          <w:color w:val="auto"/>
        </w:rPr>
        <w:t>comparaţie</w:t>
      </w:r>
      <w:r w:rsidRPr="00A35228">
        <w:rPr>
          <w:color w:val="auto"/>
        </w:rPr>
        <w:t xml:space="preserve"> cu majoritate</w:t>
      </w:r>
      <w:r>
        <w:rPr>
          <w:color w:val="auto"/>
        </w:rPr>
        <w:t>a aplicaţ</w:t>
      </w:r>
      <w:r w:rsidRPr="00A35228">
        <w:rPr>
          <w:color w:val="auto"/>
        </w:rPr>
        <w:t xml:space="preserve">iilor. Pentru mai multe </w:t>
      </w:r>
      <w:r>
        <w:rPr>
          <w:color w:val="auto"/>
        </w:rPr>
        <w:t>informaţii</w:t>
      </w:r>
      <w:r w:rsidRPr="00A35228">
        <w:rPr>
          <w:color w:val="auto"/>
        </w:rPr>
        <w:t xml:space="preserve"> se poate accesa linkul </w:t>
      </w:r>
      <w:hyperlink r:id="rId20" w:history="1">
        <w:r w:rsidRPr="00A35228">
          <w:rPr>
            <w:rStyle w:val="Hyperlink"/>
            <w:color w:val="auto"/>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AF7818" w:rsidRPr="00A35228" w:rsidRDefault="00AF7818" w:rsidP="00AF7818">
      <w:pPr>
        <w:rPr>
          <w:color w:val="auto"/>
        </w:rPr>
      </w:pPr>
      <w:r>
        <w:rPr>
          <w:color w:val="auto"/>
        </w:rPr>
        <w:t>Această</w:t>
      </w:r>
      <w:r w:rsidRPr="00A35228">
        <w:rPr>
          <w:color w:val="auto"/>
        </w:rPr>
        <w:t xml:space="preserve"> companie </w:t>
      </w:r>
      <w:r>
        <w:rPr>
          <w:color w:val="auto"/>
        </w:rPr>
        <w:t>dezvoltă</w:t>
      </w:r>
      <w:r w:rsidRPr="00A35228">
        <w:rPr>
          <w:color w:val="auto"/>
        </w:rPr>
        <w:t xml:space="preserve"> o technologie care lasa oamenii </w:t>
      </w:r>
      <w:r>
        <w:rPr>
          <w:color w:val="auto"/>
        </w:rPr>
        <w:t>şi</w:t>
      </w:r>
      <w:r w:rsidRPr="00A35228">
        <w:rPr>
          <w:color w:val="auto"/>
        </w:rPr>
        <w:t xml:space="preserve"> utiliatorii sa </w:t>
      </w:r>
      <w:r>
        <w:rPr>
          <w:color w:val="auto"/>
        </w:rPr>
        <w:t>împărtăşească</w:t>
      </w:r>
      <w:r w:rsidRPr="00A35228">
        <w:rPr>
          <w:color w:val="auto"/>
        </w:rPr>
        <w:t xml:space="preserve"> experientele noi </w:t>
      </w:r>
      <w:r>
        <w:rPr>
          <w:color w:val="auto"/>
        </w:rPr>
        <w:t>şi</w:t>
      </w:r>
      <w:r w:rsidRPr="00A35228">
        <w:rPr>
          <w:color w:val="auto"/>
        </w:rPr>
        <w:t xml:space="preserve"> unice legat de grafic</w:t>
      </w:r>
      <w:r>
        <w:rPr>
          <w:color w:val="auto"/>
        </w:rPr>
        <w:t>ă</w:t>
      </w:r>
      <w:r w:rsidRPr="00A35228">
        <w:rPr>
          <w:color w:val="auto"/>
        </w:rPr>
        <w:t xml:space="preserve"> </w:t>
      </w:r>
      <w:r>
        <w:rPr>
          <w:color w:val="auto"/>
        </w:rPr>
        <w:t>şi</w:t>
      </w:r>
      <w:r w:rsidRPr="00A35228">
        <w:rPr>
          <w:color w:val="auto"/>
        </w:rPr>
        <w:t xml:space="preserve"> streaming de video. Ei o numesc technologia </w:t>
      </w:r>
      <w:r>
        <w:rPr>
          <w:color w:val="auto"/>
        </w:rPr>
        <w:t>aceasta</w:t>
      </w:r>
      <w:r w:rsidRPr="00A35228">
        <w:rPr>
          <w:color w:val="auto"/>
        </w:rPr>
        <w:t xml:space="preserve"> “Mixology”</w:t>
      </w:r>
      <w:r>
        <w:rPr>
          <w:color w:val="auto"/>
        </w:rPr>
        <w:t>,</w:t>
      </w:r>
      <w:r w:rsidRPr="00A35228">
        <w:rPr>
          <w:color w:val="auto"/>
        </w:rPr>
        <w:t xml:space="preserve"> </w:t>
      </w:r>
      <w:r>
        <w:rPr>
          <w:color w:val="auto"/>
        </w:rPr>
        <w:t>şi</w:t>
      </w:r>
      <w:r w:rsidRPr="00A35228">
        <w:rPr>
          <w:color w:val="auto"/>
        </w:rPr>
        <w:t xml:space="preserve"> poate fi folosit</w:t>
      </w:r>
      <w:r>
        <w:rPr>
          <w:color w:val="auto"/>
        </w:rPr>
        <w:t>ă</w:t>
      </w:r>
      <w:r w:rsidRPr="00A35228">
        <w:rPr>
          <w:color w:val="auto"/>
        </w:rPr>
        <w:t xml:space="preserve"> pe o varietate de </w:t>
      </w:r>
      <w:r>
        <w:rPr>
          <w:color w:val="auto"/>
        </w:rPr>
        <w:t>aplicaţii</w:t>
      </w:r>
      <w:r w:rsidRPr="00A35228">
        <w:rPr>
          <w:color w:val="auto"/>
        </w:rPr>
        <w:t xml:space="preserve"> ce </w:t>
      </w:r>
      <w:r>
        <w:rPr>
          <w:color w:val="auto"/>
        </w:rPr>
        <w:t>oferă</w:t>
      </w:r>
      <w:r w:rsidRPr="00A35228">
        <w:rPr>
          <w:color w:val="auto"/>
        </w:rPr>
        <w:t xml:space="preserve">: distractie, jocuri, evenimente live </w:t>
      </w:r>
      <w:r>
        <w:rPr>
          <w:color w:val="auto"/>
        </w:rPr>
        <w:t>şi</w:t>
      </w:r>
      <w:r w:rsidRPr="00A35228">
        <w:rPr>
          <w:color w:val="auto"/>
        </w:rPr>
        <w:t xml:space="preserve"> multe altele. </w:t>
      </w:r>
    </w:p>
    <w:p w:rsidR="00E57DDE" w:rsidRDefault="00AF7818" w:rsidP="00AF7818">
      <w:r w:rsidRPr="00A35228">
        <w:rPr>
          <w:color w:val="auto"/>
        </w:rPr>
        <w:t xml:space="preserve">Technologiile care </w:t>
      </w:r>
      <w:r>
        <w:rPr>
          <w:color w:val="auto"/>
        </w:rPr>
        <w:t>s</w:t>
      </w:r>
      <w:r w:rsidRPr="00A35228">
        <w:rPr>
          <w:color w:val="auto"/>
        </w:rPr>
        <w:t xml:space="preserve">e folosesc sunt webRTC pentru </w:t>
      </w:r>
      <w:r>
        <w:rPr>
          <w:color w:val="auto"/>
        </w:rPr>
        <w:t>soluţiile</w:t>
      </w:r>
      <w:r w:rsidRPr="00A35228">
        <w:rPr>
          <w:color w:val="auto"/>
        </w:rPr>
        <w:t xml:space="preserve"> de procesare video </w:t>
      </w:r>
      <w:r>
        <w:rPr>
          <w:color w:val="auto"/>
        </w:rPr>
        <w:t>şi</w:t>
      </w:r>
      <w:r w:rsidRPr="00A35228">
        <w:rPr>
          <w:color w:val="auto"/>
        </w:rPr>
        <w:t xml:space="preserve"> OpenCV pentru imaginile </w:t>
      </w:r>
      <w:r>
        <w:rPr>
          <w:color w:val="auto"/>
        </w:rPr>
        <w:t>şi</w:t>
      </w:r>
      <w:r w:rsidRPr="00A35228">
        <w:rPr>
          <w:color w:val="auto"/>
        </w:rPr>
        <w:t xml:space="preserve"> </w:t>
      </w:r>
      <w:r>
        <w:rPr>
          <w:color w:val="auto"/>
        </w:rPr>
        <w:t>informaţiile</w:t>
      </w:r>
      <w:r w:rsidRPr="00A35228">
        <w:rPr>
          <w:color w:val="auto"/>
        </w:rPr>
        <w:t xml:space="preserve"> grafice. Pentru mai multe </w:t>
      </w:r>
      <w:r>
        <w:rPr>
          <w:color w:val="auto"/>
        </w:rPr>
        <w:t>informaţii</w:t>
      </w:r>
      <w:r w:rsidRPr="00A35228">
        <w:rPr>
          <w:color w:val="auto"/>
        </w:rPr>
        <w:t xml:space="preserve"> se poate accesa linkul </w:t>
      </w:r>
      <w:hyperlink r:id="rId21" w:history="1">
        <w:r w:rsidRPr="00A35228">
          <w:rPr>
            <w:color w:val="auto"/>
          </w:rPr>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FD3384" w:rsidP="004114C2">
      <w:r w:rsidRPr="00A35228">
        <w:rPr>
          <w:color w:val="auto"/>
        </w:rPr>
        <w:t>Aceast</w:t>
      </w:r>
      <w:r>
        <w:rPr>
          <w:color w:val="auto"/>
        </w:rPr>
        <w:t>ă companie foloseste</w:t>
      </w:r>
      <w:r w:rsidRPr="00A35228">
        <w:rPr>
          <w:color w:val="auto"/>
        </w:rPr>
        <w:t xml:space="preserve"> webRTC-ul pentru dezvoltarea </w:t>
      </w:r>
      <w:r>
        <w:rPr>
          <w:color w:val="auto"/>
        </w:rPr>
        <w:t>aplicaţiei</w:t>
      </w:r>
      <w:r w:rsidRPr="00A35228">
        <w:rPr>
          <w:color w:val="auto"/>
        </w:rPr>
        <w:t xml:space="preserve"> lor interne numit</w:t>
      </w:r>
      <w:r>
        <w:rPr>
          <w:color w:val="auto"/>
        </w:rPr>
        <w:t>ă</w:t>
      </w:r>
      <w:r w:rsidRPr="00A35228">
        <w:rPr>
          <w:color w:val="auto"/>
        </w:rPr>
        <w:t xml:space="preserve"> “RTC Conference Switch”, pentru a </w:t>
      </w:r>
      <w:r>
        <w:rPr>
          <w:color w:val="auto"/>
        </w:rPr>
        <w:t>lă</w:t>
      </w:r>
      <w:r w:rsidRPr="00A35228">
        <w:rPr>
          <w:color w:val="auto"/>
        </w:rPr>
        <w:t>sa utilizatorul sa-</w:t>
      </w:r>
      <w:r>
        <w:rPr>
          <w:color w:val="auto"/>
        </w:rPr>
        <w:t>şi</w:t>
      </w:r>
      <w:r w:rsidRPr="00A35228">
        <w:rPr>
          <w:color w:val="auto"/>
        </w:rPr>
        <w:t xml:space="preserve"> creeze propria </w:t>
      </w:r>
      <w:r>
        <w:rPr>
          <w:color w:val="auto"/>
        </w:rPr>
        <w:t>organizaţie</w:t>
      </w:r>
      <w:r w:rsidRPr="00A35228">
        <w:rPr>
          <w:color w:val="auto"/>
        </w:rPr>
        <w:t xml:space="preserve">, grup, </w:t>
      </w:r>
      <w:r>
        <w:rPr>
          <w:color w:val="auto"/>
        </w:rPr>
        <w:t>şi</w:t>
      </w:r>
      <w:r w:rsidRPr="00A35228">
        <w:rPr>
          <w:color w:val="auto"/>
        </w:rPr>
        <w:t xml:space="preserve"> subgrup pentru </w:t>
      </w:r>
      <w:r>
        <w:rPr>
          <w:color w:val="auto"/>
        </w:rPr>
        <w:t>conferinţe</w:t>
      </w:r>
      <w:r w:rsidRPr="00A35228">
        <w:rPr>
          <w:color w:val="auto"/>
        </w:rPr>
        <w:t xml:space="preserve"> de video. Pentru mai multe </w:t>
      </w:r>
      <w:r>
        <w:rPr>
          <w:color w:val="auto"/>
        </w:rPr>
        <w:t>informaţii</w:t>
      </w:r>
      <w:r w:rsidRPr="00A35228">
        <w:rPr>
          <w:color w:val="auto"/>
        </w:rPr>
        <w:t xml:space="preserve"> se poate accesa linkul </w:t>
      </w:r>
      <w:hyperlink r:id="rId22" w:history="1">
        <w:r w:rsidRPr="00A35228">
          <w:rPr>
            <w:color w:val="auto"/>
          </w:rPr>
          <w:t>http://www.nmxs.com/</w:t>
        </w:r>
      </w:hyperlink>
    </w:p>
    <w:p w:rsidR="00783EF2" w:rsidRDefault="00783EF2" w:rsidP="004114C2"/>
    <w:p w:rsidR="00561A9F" w:rsidRPr="00783EF2" w:rsidRDefault="00561A9F" w:rsidP="00783EF2">
      <w:pPr>
        <w:rPr>
          <w:b/>
        </w:rPr>
      </w:pPr>
      <w:r w:rsidRPr="00783EF2">
        <w:rPr>
          <w:b/>
        </w:rPr>
        <w:t>Proplogic Software Inc - Tawk</w:t>
      </w:r>
    </w:p>
    <w:p w:rsidR="00A0522F" w:rsidRPr="00A35228" w:rsidRDefault="00A0522F" w:rsidP="00A0522F">
      <w:pPr>
        <w:rPr>
          <w:color w:val="auto"/>
        </w:rPr>
      </w:pPr>
      <w:r>
        <w:rPr>
          <w:color w:val="auto"/>
        </w:rPr>
        <w:t>Această</w:t>
      </w:r>
      <w:r w:rsidRPr="00A35228">
        <w:rPr>
          <w:color w:val="auto"/>
        </w:rPr>
        <w:t xml:space="preserve"> companie a creat </w:t>
      </w:r>
      <w:r>
        <w:rPr>
          <w:color w:val="auto"/>
        </w:rPr>
        <w:t>aplicaţia</w:t>
      </w:r>
      <w:r w:rsidRPr="00A35228">
        <w:rPr>
          <w:color w:val="auto"/>
        </w:rPr>
        <w:t xml:space="preserve"> de chat numit “Tawk”. </w:t>
      </w:r>
    </w:p>
    <w:p w:rsidR="004114C2" w:rsidRDefault="00A0522F" w:rsidP="00A0522F">
      <w:r>
        <w:rPr>
          <w:color w:val="auto"/>
        </w:rPr>
        <w:lastRenderedPageBreak/>
        <w:t>Funcţionalităţile</w:t>
      </w:r>
      <w:r w:rsidRPr="00A35228">
        <w:rPr>
          <w:color w:val="auto"/>
        </w:rPr>
        <w:t xml:space="preserve"> principale ale </w:t>
      </w:r>
      <w:r>
        <w:rPr>
          <w:color w:val="auto"/>
        </w:rPr>
        <w:t>aplicaţiei</w:t>
      </w:r>
      <w:r w:rsidRPr="00A35228">
        <w:rPr>
          <w:color w:val="auto"/>
        </w:rPr>
        <w:t xml:space="preserve"> sunt urmatoarele: integrarea </w:t>
      </w:r>
      <w:r>
        <w:rPr>
          <w:color w:val="auto"/>
        </w:rPr>
        <w:t>aplicaţiei</w:t>
      </w:r>
      <w:r w:rsidRPr="00A35228">
        <w:rPr>
          <w:color w:val="auto"/>
        </w:rPr>
        <w:t xml:space="preserve"> </w:t>
      </w:r>
      <w:r>
        <w:rPr>
          <w:color w:val="auto"/>
        </w:rPr>
        <w:t>în</w:t>
      </w:r>
      <w:r w:rsidRPr="00A35228">
        <w:rPr>
          <w:color w:val="auto"/>
        </w:rPr>
        <w:t xml:space="preserve"> alte </w:t>
      </w:r>
      <w:r>
        <w:rPr>
          <w:color w:val="auto"/>
        </w:rPr>
        <w:t>aplicaţii</w:t>
      </w:r>
      <w:r w:rsidRPr="00A35228">
        <w:rPr>
          <w:color w:val="auto"/>
        </w:rPr>
        <w:t xml:space="preserve"> folosind doar un simplu </w:t>
      </w:r>
      <w:r>
        <w:rPr>
          <w:color w:val="auto"/>
        </w:rPr>
        <w:t>fragment</w:t>
      </w:r>
      <w:r w:rsidRPr="00A35228">
        <w:rPr>
          <w:color w:val="auto"/>
        </w:rPr>
        <w:t xml:space="preserve"> de cod, chat audio/video, </w:t>
      </w:r>
      <w:r>
        <w:rPr>
          <w:color w:val="auto"/>
        </w:rPr>
        <w:t>împărtăşire</w:t>
      </w:r>
      <w:r w:rsidRPr="00A35228">
        <w:rPr>
          <w:color w:val="auto"/>
        </w:rPr>
        <w:t xml:space="preserve"> de monitor, transfer de date securizat </w:t>
      </w:r>
      <w:r>
        <w:rPr>
          <w:color w:val="auto"/>
        </w:rPr>
        <w:t>şi</w:t>
      </w:r>
      <w:r w:rsidRPr="00A35228">
        <w:rPr>
          <w:color w:val="auto"/>
        </w:rPr>
        <w:t xml:space="preserve"> criptat, </w:t>
      </w:r>
      <w:r>
        <w:rPr>
          <w:color w:val="auto"/>
        </w:rPr>
        <w:t>împărtăşirea</w:t>
      </w:r>
      <w:r w:rsidRPr="00A35228">
        <w:rPr>
          <w:color w:val="auto"/>
        </w:rPr>
        <w:t xml:space="preserve"> textelor </w:t>
      </w:r>
      <w:r>
        <w:rPr>
          <w:color w:val="auto"/>
        </w:rPr>
        <w:t>şi</w:t>
      </w:r>
      <w:r w:rsidRPr="00A35228">
        <w:rPr>
          <w:color w:val="auto"/>
        </w:rPr>
        <w:t xml:space="preserve"> a </w:t>
      </w:r>
      <w:r>
        <w:rPr>
          <w:color w:val="auto"/>
        </w:rPr>
        <w:t>fişierelor</w:t>
      </w:r>
      <w:r w:rsidRPr="00A35228">
        <w:rPr>
          <w:color w:val="auto"/>
        </w:rPr>
        <w:t xml:space="preserve">, </w:t>
      </w:r>
      <w:r>
        <w:rPr>
          <w:color w:val="auto"/>
        </w:rPr>
        <w:t>opţiune</w:t>
      </w:r>
      <w:r w:rsidRPr="00A35228">
        <w:rPr>
          <w:color w:val="auto"/>
        </w:rPr>
        <w:t xml:space="preserve"> fullscreen, camera de </w:t>
      </w:r>
      <w:r>
        <w:rPr>
          <w:color w:val="auto"/>
        </w:rPr>
        <w:t>conversaţie</w:t>
      </w:r>
      <w:r w:rsidRPr="00A35228">
        <w:rPr>
          <w:color w:val="auto"/>
        </w:rPr>
        <w:t xml:space="preserve"> pana la 4 utliziatori. Pentru mai multe </w:t>
      </w:r>
      <w:r>
        <w:rPr>
          <w:color w:val="auto"/>
        </w:rPr>
        <w:t>informaţii</w:t>
      </w:r>
      <w:r w:rsidRPr="00A35228">
        <w:rPr>
          <w:color w:val="auto"/>
        </w:rPr>
        <w:t xml:space="preserve"> se poate accesa linkul  </w:t>
      </w:r>
      <w:hyperlink r:id="rId23" w:history="1">
        <w:r w:rsidRPr="00A35228">
          <w:rPr>
            <w:color w:val="auto"/>
          </w:rPr>
          <w:t>https://tawk.com/</w:t>
        </w:r>
      </w:hyperlink>
    </w:p>
    <w:p w:rsidR="004114C2" w:rsidRDefault="004114C2" w:rsidP="004114C2"/>
    <w:p w:rsidR="004114C2" w:rsidRDefault="00073C80" w:rsidP="004114C2">
      <w:r>
        <w:rPr>
          <w:color w:val="auto"/>
        </w:rPr>
        <w:t>După</w:t>
      </w:r>
      <w:r w:rsidRPr="00A35228">
        <w:rPr>
          <w:color w:val="auto"/>
        </w:rPr>
        <w:t xml:space="preserve"> cum se </w:t>
      </w:r>
      <w:r>
        <w:rPr>
          <w:color w:val="auto"/>
        </w:rPr>
        <w:t>observă</w:t>
      </w:r>
      <w:r w:rsidRPr="00A35228">
        <w:rPr>
          <w:color w:val="auto"/>
        </w:rPr>
        <w:t xml:space="preserve"> fiecare </w:t>
      </w:r>
      <w:r>
        <w:rPr>
          <w:color w:val="auto"/>
        </w:rPr>
        <w:t>aplicaţie</w:t>
      </w:r>
      <w:r w:rsidRPr="00A35228">
        <w:rPr>
          <w:color w:val="auto"/>
        </w:rPr>
        <w:t xml:space="preserve"> are la baza technologia WebRTC, </w:t>
      </w:r>
      <w:r>
        <w:rPr>
          <w:color w:val="auto"/>
        </w:rPr>
        <w:t>şi</w:t>
      </w:r>
      <w:r w:rsidRPr="00A35228">
        <w:rPr>
          <w:color w:val="auto"/>
        </w:rPr>
        <w:t xml:space="preserve"> ca </w:t>
      </w:r>
      <w:r>
        <w:rPr>
          <w:color w:val="auto"/>
        </w:rPr>
        <w:t>şi</w:t>
      </w:r>
      <w:r w:rsidRPr="00A35228">
        <w:rPr>
          <w:color w:val="auto"/>
        </w:rPr>
        <w:t xml:space="preserve"> interfata de UI este folosit HTML5. </w:t>
      </w:r>
      <w:r>
        <w:rPr>
          <w:color w:val="auto"/>
        </w:rPr>
        <w:t>Diferenţele</w:t>
      </w:r>
      <w:r w:rsidRPr="00A35228">
        <w:rPr>
          <w:color w:val="auto"/>
        </w:rPr>
        <w:t xml:space="preserve"> </w:t>
      </w:r>
      <w:r>
        <w:rPr>
          <w:color w:val="auto"/>
        </w:rPr>
        <w:t>între</w:t>
      </w:r>
      <w:r w:rsidRPr="00A35228">
        <w:rPr>
          <w:color w:val="auto"/>
        </w:rPr>
        <w:t xml:space="preserve"> aceste </w:t>
      </w:r>
      <w:r>
        <w:rPr>
          <w:color w:val="auto"/>
        </w:rPr>
        <w:t>aplicaţii</w:t>
      </w:r>
      <w:r w:rsidRPr="00A35228">
        <w:rPr>
          <w:color w:val="auto"/>
        </w:rPr>
        <w:t xml:space="preserve"> sunt </w:t>
      </w:r>
      <w:r>
        <w:rPr>
          <w:color w:val="auto"/>
        </w:rPr>
        <w:t>funcţionalităţile</w:t>
      </w:r>
      <w:r w:rsidRPr="00A35228">
        <w:rPr>
          <w:color w:val="auto"/>
        </w:rPr>
        <w:t xml:space="preserve">, </w:t>
      </w:r>
      <w:r>
        <w:rPr>
          <w:color w:val="auto"/>
        </w:rPr>
        <w:t>şi</w:t>
      </w:r>
      <w:r w:rsidRPr="00A35228">
        <w:rPr>
          <w:color w:val="auto"/>
        </w:rPr>
        <w:t xml:space="preserve"> serverele pe care ruleaza aplcatia web. Fiind WebRTC-ul raspandit </w:t>
      </w:r>
      <w:r>
        <w:rPr>
          <w:color w:val="auto"/>
        </w:rPr>
        <w:t>în</w:t>
      </w:r>
      <w:r w:rsidRPr="00A35228">
        <w:rPr>
          <w:color w:val="auto"/>
        </w:rPr>
        <w:t xml:space="preserve"> lume, </w:t>
      </w:r>
      <w:r>
        <w:rPr>
          <w:color w:val="auto"/>
        </w:rPr>
        <w:t>există</w:t>
      </w:r>
      <w:r w:rsidRPr="00A35228">
        <w:rPr>
          <w:color w:val="auto"/>
        </w:rPr>
        <w:t xml:space="preserve"> mult mai multe </w:t>
      </w:r>
      <w:r>
        <w:rPr>
          <w:color w:val="auto"/>
        </w:rPr>
        <w:t>aplicaţii</w:t>
      </w:r>
      <w:r w:rsidRPr="00A35228">
        <w:rPr>
          <w:color w:val="auto"/>
        </w:rPr>
        <w:t xml:space="preserve"> care folosesc </w:t>
      </w:r>
      <w:r>
        <w:rPr>
          <w:color w:val="auto"/>
        </w:rPr>
        <w:t>această</w:t>
      </w:r>
      <w:r w:rsidRPr="00A35228">
        <w:rPr>
          <w:color w:val="auto"/>
        </w:rPr>
        <w:t xml:space="preserve"> technologie, iar mai sus sunt prezentate doar o parte mic</w:t>
      </w:r>
      <w:r>
        <w:rPr>
          <w:color w:val="auto"/>
        </w:rPr>
        <w:t>ă</w:t>
      </w:r>
      <w:r w:rsidRPr="00A35228">
        <w:rPr>
          <w:color w:val="auto"/>
        </w:rPr>
        <w:t xml:space="preserve"> din setul de </w:t>
      </w:r>
      <w:r>
        <w:rPr>
          <w:color w:val="auto"/>
        </w:rPr>
        <w:t>aplicaţii</w:t>
      </w:r>
      <w:r w:rsidRPr="00A35228">
        <w:rPr>
          <w:color w:val="auto"/>
        </w:rPr>
        <w:t xml:space="preserve"> care </w:t>
      </w:r>
      <w:r>
        <w:rPr>
          <w:color w:val="auto"/>
        </w:rPr>
        <w:t>există</w:t>
      </w:r>
      <w:r w:rsidRPr="00A35228">
        <w:rPr>
          <w:color w:val="auto"/>
        </w:rPr>
        <w:t xml:space="preserve"> peste tot</w:t>
      </w:r>
      <w:r w:rsidR="00DE32A8">
        <w: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76" w:name="h.1t3h5sf" w:colFirst="0" w:colLast="0"/>
      <w:bookmarkStart w:id="77" w:name="_Toc454222644"/>
      <w:bookmarkEnd w:id="76"/>
      <w:r>
        <w:lastRenderedPageBreak/>
        <w:t>Analiză</w:t>
      </w:r>
      <w:r w:rsidR="00BC6B3A">
        <w:t xml:space="preserve"> și </w:t>
      </w:r>
      <w:r>
        <w:t>Fundamentare Teoretică</w:t>
      </w:r>
      <w:bookmarkEnd w:id="77"/>
    </w:p>
    <w:p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rsidR="001A5D4C" w:rsidRPr="001A5D4C" w:rsidRDefault="001A5D4C" w:rsidP="003E43D6">
      <w:pPr>
        <w:pStyle w:val="Heading2"/>
        <w:numPr>
          <w:ilvl w:val="1"/>
          <w:numId w:val="1"/>
        </w:numPr>
      </w:pPr>
      <w:bookmarkStart w:id="78" w:name="_Toc454222645"/>
      <w:r>
        <w:t>Tehnologii și unelte utilizate pentru dezvoltarea aplicației web</w:t>
      </w:r>
      <w:bookmarkEnd w:id="78"/>
    </w:p>
    <w:p w:rsidR="004919B0" w:rsidRPr="004919B0" w:rsidRDefault="004919B0" w:rsidP="005C0A3B">
      <w:pPr>
        <w:pStyle w:val="Heading3"/>
        <w:numPr>
          <w:ilvl w:val="2"/>
          <w:numId w:val="1"/>
        </w:numPr>
      </w:pPr>
      <w:bookmarkStart w:id="79" w:name="_Toc454222646"/>
      <w:r>
        <w:t>PHP</w:t>
      </w:r>
      <w:bookmarkEnd w:id="79"/>
    </w:p>
    <w:p w:rsidR="00C5055A" w:rsidRPr="00A35228" w:rsidRDefault="00C5055A" w:rsidP="00C5055A">
      <w:pPr>
        <w:pStyle w:val="ListParagraph"/>
        <w:ind w:left="0"/>
        <w:rPr>
          <w:color w:val="auto"/>
        </w:rPr>
      </w:pPr>
      <w:r w:rsidRPr="00A35228">
        <w:rPr>
          <w:color w:val="auto"/>
        </w:rPr>
        <w:t xml:space="preserve">PHP este un limbaj de programare de tip script, folosit pe partea de server a aplicațiilor web. Numele original provenit de la </w:t>
      </w:r>
      <w:r w:rsidRPr="00A35228">
        <w:rPr>
          <w:i/>
          <w:color w:val="auto"/>
        </w:rPr>
        <w:t>Personal Home Page</w:t>
      </w:r>
      <w:r w:rsidRPr="00A35228">
        <w:rPr>
          <w:color w:val="auto"/>
        </w:rPr>
        <w:t xml:space="preserve"> a fost ulterior schimbat </w:t>
      </w:r>
      <w:r>
        <w:rPr>
          <w:color w:val="auto"/>
        </w:rPr>
        <w:t>în</w:t>
      </w:r>
      <w:r w:rsidRPr="00A35228">
        <w:rPr>
          <w:color w:val="auto"/>
        </w:rPr>
        <w:t xml:space="preserve"> </w:t>
      </w:r>
      <w:r w:rsidRPr="00A35228">
        <w:rPr>
          <w:i/>
          <w:color w:val="auto"/>
        </w:rPr>
        <w:t>PHP: Hypertext Preprocessor</w:t>
      </w:r>
      <w:r w:rsidRPr="00A35228">
        <w:rPr>
          <w:color w:val="auto"/>
        </w:rPr>
        <w:t>.</w:t>
      </w:r>
    </w:p>
    <w:p w:rsidR="00C5055A" w:rsidRPr="00A35228" w:rsidRDefault="00C5055A" w:rsidP="00C5055A">
      <w:pPr>
        <w:pStyle w:val="ListParagraph"/>
        <w:ind w:left="0"/>
        <w:rPr>
          <w:color w:val="auto"/>
        </w:rPr>
      </w:pPr>
      <w:r w:rsidRPr="00A35228">
        <w:rPr>
          <w:color w:val="auto"/>
        </w:rPr>
        <w:t xml:space="preserve">Codul PHP poate fi integrat cu codul HTML </w:t>
      </w:r>
      <w:r>
        <w:rPr>
          <w:color w:val="auto"/>
        </w:rPr>
        <w:t>şi</w:t>
      </w:r>
      <w:r w:rsidRPr="00A35228">
        <w:rPr>
          <w:color w:val="auto"/>
        </w:rPr>
        <w:t xml:space="preserve"> poate fi folosit </w:t>
      </w:r>
      <w:r>
        <w:rPr>
          <w:color w:val="auto"/>
        </w:rPr>
        <w:t>în dif</w:t>
      </w:r>
      <w:r w:rsidRPr="00A35228">
        <w:rPr>
          <w:color w:val="auto"/>
        </w:rPr>
        <w:t xml:space="preserve">erite combinații pentru diferite sisteme web. Codul este procesat de un interpretor ca un modul </w:t>
      </w:r>
      <w:r>
        <w:rPr>
          <w:color w:val="auto"/>
        </w:rPr>
        <w:t>în</w:t>
      </w:r>
      <w:r w:rsidRPr="00A35228">
        <w:rPr>
          <w:color w:val="auto"/>
        </w:rPr>
        <w:t xml:space="preserve"> partea de server sau ca un executabil CGI. Serverul web combină rezultatele codului PHP interpretat </w:t>
      </w:r>
      <w:r>
        <w:rPr>
          <w:color w:val="auto"/>
        </w:rPr>
        <w:t>şi</w:t>
      </w:r>
      <w:r w:rsidRPr="00A35228">
        <w:rPr>
          <w:color w:val="auto"/>
        </w:rPr>
        <w:t xml:space="preserve"> executat, incluzând imagini </w:t>
      </w:r>
      <w:r>
        <w:rPr>
          <w:color w:val="auto"/>
        </w:rPr>
        <w:t>şi</w:t>
      </w:r>
      <w:r w:rsidRPr="00A35228">
        <w:rPr>
          <w:color w:val="auto"/>
        </w:rPr>
        <w:t xml:space="preserve"> pagini web generate. Codul PHP poate fi executat și din CLI, </w:t>
      </w:r>
      <w:r>
        <w:rPr>
          <w:color w:val="auto"/>
        </w:rPr>
        <w:t>şi</w:t>
      </w:r>
      <w:r w:rsidRPr="00A35228">
        <w:rPr>
          <w:color w:val="auto"/>
        </w:rPr>
        <w:t xml:space="preserve"> poate fi folosit și pentru implementarea a</w:t>
      </w:r>
      <w:r w:rsidR="000525B0">
        <w:rPr>
          <w:color w:val="auto"/>
        </w:rPr>
        <w:t>plicațiilor grafice singulare.[15</w:t>
      </w:r>
      <w:r w:rsidRPr="00A35228">
        <w:rPr>
          <w:color w:val="auto"/>
        </w:rPr>
        <w:t>]</w:t>
      </w:r>
    </w:p>
    <w:p w:rsidR="00CF46C3" w:rsidRDefault="00C5055A" w:rsidP="00C5055A">
      <w:pPr>
        <w:pStyle w:val="ListParagraph"/>
        <w:ind w:left="0"/>
      </w:pPr>
      <w:r w:rsidRPr="00A35228">
        <w:rPr>
          <w:color w:val="auto"/>
        </w:rPr>
        <w:t xml:space="preserve">Sintaxa pentru folosirea codului PHP este </w:t>
      </w:r>
      <w:r w:rsidRPr="00A35228">
        <w:rPr>
          <w:i/>
          <w:color w:val="auto"/>
        </w:rPr>
        <w:t>&lt;?php…?&gt;</w:t>
      </w:r>
      <w:r w:rsidRPr="00A35228">
        <w:rPr>
          <w:color w:val="auto"/>
        </w:rPr>
        <w:t xml:space="preserve"> și poate fi combinat cu HTML-ul în </w:t>
      </w:r>
      <w:r>
        <w:rPr>
          <w:color w:val="auto"/>
        </w:rPr>
        <w:t>următorul</w:t>
      </w:r>
      <w:r w:rsidRPr="00A35228">
        <w:rPr>
          <w:color w:val="auto"/>
        </w:rPr>
        <w:t xml:space="preserve"> mod</w:t>
      </w:r>
      <w:r w:rsidR="00CF46C3">
        <w:t>.</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302026" w:rsidRPr="00A35228" w:rsidRDefault="00302026" w:rsidP="00302026">
      <w:pPr>
        <w:pStyle w:val="ListParagraph"/>
        <w:ind w:left="0"/>
        <w:rPr>
          <w:color w:val="auto"/>
        </w:rPr>
      </w:pPr>
      <w:r w:rsidRPr="00A35228">
        <w:rPr>
          <w:color w:val="auto"/>
        </w:rPr>
        <w:t xml:space="preserve">De la versiuna PHP5, sunt introduse variabile </w:t>
      </w:r>
      <w:r w:rsidRPr="00A35228">
        <w:rPr>
          <w:i/>
          <w:color w:val="auto"/>
        </w:rPr>
        <w:t>private</w:t>
      </w:r>
      <w:r w:rsidRPr="00A35228">
        <w:rPr>
          <w:color w:val="auto"/>
        </w:rPr>
        <w:t xml:space="preserve"> </w:t>
      </w:r>
      <w:r>
        <w:rPr>
          <w:color w:val="auto"/>
        </w:rPr>
        <w:t>şi</w:t>
      </w:r>
      <w:r w:rsidRPr="00A35228">
        <w:rPr>
          <w:color w:val="auto"/>
        </w:rPr>
        <w:t xml:space="preserve"> </w:t>
      </w:r>
      <w:r w:rsidRPr="00A35228">
        <w:rPr>
          <w:i/>
          <w:color w:val="auto"/>
        </w:rPr>
        <w:t>protected</w:t>
      </w:r>
      <w:r w:rsidRPr="00A35228">
        <w:rPr>
          <w:color w:val="auto"/>
        </w:rPr>
        <w:t xml:space="preserve">, </w:t>
      </w:r>
      <w:r w:rsidRPr="00A35228">
        <w:rPr>
          <w:i/>
          <w:color w:val="auto"/>
        </w:rPr>
        <w:t>metode</w:t>
      </w:r>
      <w:r w:rsidRPr="00A35228">
        <w:rPr>
          <w:color w:val="auto"/>
        </w:rPr>
        <w:t xml:space="preserve">, împreuna cu clase </w:t>
      </w:r>
      <w:r w:rsidRPr="00A35228">
        <w:rPr>
          <w:i/>
          <w:color w:val="auto"/>
        </w:rPr>
        <w:t xml:space="preserve">abstracte </w:t>
      </w:r>
      <w:r>
        <w:rPr>
          <w:i/>
          <w:color w:val="auto"/>
        </w:rPr>
        <w:t>şi</w:t>
      </w:r>
      <w:r w:rsidRPr="00A35228">
        <w:rPr>
          <w:i/>
          <w:color w:val="auto"/>
        </w:rPr>
        <w:t xml:space="preserve"> finale</w:t>
      </w:r>
      <w:r w:rsidRPr="00A35228">
        <w:rPr>
          <w:color w:val="auto"/>
        </w:rPr>
        <w:t xml:space="preserve">. A fost introdusă și o modalitate standard de a declara </w:t>
      </w:r>
      <w:r w:rsidRPr="00A35228">
        <w:rPr>
          <w:i/>
          <w:color w:val="auto"/>
        </w:rPr>
        <w:t>constructori</w:t>
      </w:r>
      <w:r w:rsidRPr="00A35228">
        <w:rPr>
          <w:color w:val="auto"/>
        </w:rPr>
        <w:t xml:space="preserve"> </w:t>
      </w:r>
      <w:r>
        <w:rPr>
          <w:color w:val="auto"/>
        </w:rPr>
        <w:t>şi</w:t>
      </w:r>
      <w:r w:rsidRPr="00A35228">
        <w:rPr>
          <w:color w:val="auto"/>
        </w:rPr>
        <w:t xml:space="preserve"> </w:t>
      </w:r>
      <w:r w:rsidRPr="00A35228">
        <w:rPr>
          <w:i/>
          <w:color w:val="auto"/>
        </w:rPr>
        <w:t>destructori</w:t>
      </w:r>
      <w:r w:rsidRPr="00A35228">
        <w:rPr>
          <w:color w:val="auto"/>
        </w:rPr>
        <w:t>, similar limbajelor de programare C++.</w:t>
      </w:r>
    </w:p>
    <w:p w:rsidR="006128C5" w:rsidRDefault="00302026" w:rsidP="00302026">
      <w:pPr>
        <w:pStyle w:val="ListParagraph"/>
        <w:ind w:left="0"/>
      </w:pPr>
      <w:r w:rsidRPr="00A35228">
        <w:rPr>
          <w:color w:val="auto"/>
        </w:rPr>
        <w:lastRenderedPageBreak/>
        <w:t xml:space="preserve">Motivul folosirii PHP </w:t>
      </w:r>
      <w:r>
        <w:rPr>
          <w:color w:val="auto"/>
        </w:rPr>
        <w:t>este că</w:t>
      </w:r>
      <w:r w:rsidRPr="00A35228">
        <w:rPr>
          <w:color w:val="auto"/>
        </w:rPr>
        <w:t xml:space="preserve"> este rapid de configurat, </w:t>
      </w:r>
      <w:r>
        <w:rPr>
          <w:color w:val="auto"/>
        </w:rPr>
        <w:t>şi</w:t>
      </w:r>
      <w:r w:rsidRPr="00A35228">
        <w:rPr>
          <w:color w:val="auto"/>
        </w:rPr>
        <w:t xml:space="preserve"> usor de deployat pe server. Fiind un limbaj de programare OOP, se poate implementa patternurile de arhitectura </w:t>
      </w:r>
      <w:r>
        <w:rPr>
          <w:color w:val="auto"/>
        </w:rPr>
        <w:t>şi</w:t>
      </w:r>
      <w:r w:rsidRPr="00A35228">
        <w:rPr>
          <w:color w:val="auto"/>
        </w:rPr>
        <w:t xml:space="preserve"> design din celelalte limbaje de porgramare OOP, cum ar fi de exemplu Java</w:t>
      </w:r>
      <w:r w:rsidR="006128C5">
        <w:t>.</w:t>
      </w:r>
    </w:p>
    <w:p w:rsidR="003E43D6" w:rsidRDefault="003E43D6" w:rsidP="003E43D6">
      <w:pPr>
        <w:pStyle w:val="Heading3"/>
        <w:numPr>
          <w:ilvl w:val="2"/>
          <w:numId w:val="1"/>
        </w:numPr>
      </w:pPr>
      <w:bookmarkStart w:id="80" w:name="_Toc454222647"/>
      <w:r>
        <w:t>JavaScript</w:t>
      </w:r>
      <w:bookmarkEnd w:id="80"/>
    </w:p>
    <w:p w:rsidR="00376159" w:rsidRPr="00376159" w:rsidRDefault="00376159" w:rsidP="00376159">
      <w:pPr>
        <w:pStyle w:val="ListParagraph"/>
        <w:ind w:left="0"/>
        <w:jc w:val="left"/>
      </w:pPr>
      <w:r w:rsidRPr="00376159">
        <w:t>JavaScript este un limbaj de programare interpretabil, netipizat, dinamic și de nivel înalt.[1] A fost standardizat în specificația de limbaje de la ECMAScript.[2]  Este una dintre tehnologiile de bază pentru producția aplicațiilor web. Marea majoritate a websiturilor folosesc această tehnologie și este întretinută de toate browserele moderne.[1] Prefixul Java sugerează incorect că are legatură cu limbajul de programare Java, iar sufixul Script sugerează ca nu este un limbaj de programare “real”.</w:t>
      </w:r>
    </w:p>
    <w:p w:rsidR="00376159" w:rsidRPr="00376159" w:rsidRDefault="00376159" w:rsidP="00376159">
      <w:pPr>
        <w:pStyle w:val="ListParagraph"/>
        <w:ind w:left="0"/>
        <w:jc w:val="left"/>
      </w:pPr>
      <w:r w:rsidRPr="00376159">
        <w:t>JavaScript-ul rulează pe partea de client, de obicei pe browser, și datorită acestui lucru poate să raspundă rapid la interacțiunile utilizatorului, și chiar dacă are defectele lui de design şi arhitectură, este foarte puternic și popular, fiind întretinut de toate browserele.</w:t>
      </w:r>
    </w:p>
    <w:p w:rsidR="00376159" w:rsidRPr="00376159" w:rsidRDefault="00376159" w:rsidP="00376159">
      <w:pPr>
        <w:pStyle w:val="ListParagraph"/>
        <w:ind w:left="0"/>
        <w:jc w:val="left"/>
      </w:pPr>
      <w:r w:rsidRPr="00376159">
        <w:t>Una din motivele pentru care JavaScript-ul este atât de popular, este implementarea execuțiilor de cod asincron, şi chiar dacă nu ajută la citirea codului, asigură că paginile web sunt rapide şi sunt executate în timp minim. Pentru executarea codului în mod asincron trebuie folosite funcții de callback. O funcție callback este o bucată de cod executabilă, care poate fi plasată ca şi argument la o altă funcție, care va fi executat la un moment dat. Executarea funcției poate fi imediată, care se numeste căllback sincron, sau poate fi întarziată, care se numeste căllback asincron.[3]</w:t>
      </w:r>
    </w:p>
    <w:p w:rsidR="00376159" w:rsidRPr="00376159" w:rsidRDefault="00376159" w:rsidP="00376159">
      <w:pPr>
        <w:pStyle w:val="ListParagraph"/>
        <w:ind w:left="0"/>
        <w:jc w:val="left"/>
      </w:pPr>
      <w:r w:rsidRPr="00376159">
        <w:t>JavaScript-ul este folosit și în alte medii, ce nu au legatură cu aplicaţii web, cum ar fi documente PDF, widgeturi, jocuri de calculator şi aplicații mobile. Existp implementpri şi pe parte de server, nu numai client, care ruleazpă în medii cum ar fi Node.js.</w:t>
      </w:r>
    </w:p>
    <w:p w:rsidR="00DC3624" w:rsidRDefault="00376159" w:rsidP="00376159">
      <w:pPr>
        <w:pStyle w:val="ListParagraph"/>
        <w:ind w:left="0"/>
        <w:jc w:val="left"/>
      </w:pPr>
      <w:r w:rsidRPr="00376159">
        <w:t>Motivul folosirii acestui limbaj de script, este că prin acest limbaj putem ajunge la implementarea şi folosirea tehnologiei WebRTC, care este implementat în browserul web. Deoarece comunicarea cu browserul şi cu API-urile oferite de acesta se face prin JavaScript, acesta este cel mai usor mod de a folosi funcţionalităţile oferite de WebRTC API</w:t>
      </w:r>
      <w:r w:rsidR="00DC3624">
        <w:t>.</w:t>
      </w:r>
    </w:p>
    <w:p w:rsidR="00690216" w:rsidRPr="00690216" w:rsidRDefault="00690216" w:rsidP="00690216"/>
    <w:p w:rsidR="00B8666E" w:rsidRDefault="00B8666E" w:rsidP="005A54E4">
      <w:pPr>
        <w:pStyle w:val="Heading3"/>
        <w:numPr>
          <w:ilvl w:val="2"/>
          <w:numId w:val="1"/>
        </w:numPr>
      </w:pPr>
      <w:bookmarkStart w:id="81" w:name="_Toc454222648"/>
      <w:r>
        <w:t>HTML</w:t>
      </w:r>
      <w:bookmarkEnd w:id="81"/>
    </w:p>
    <w:p w:rsidR="004164D7" w:rsidRDefault="004164D7">
      <w:pPr>
        <w:ind w:firstLine="0"/>
      </w:pPr>
    </w:p>
    <w:p w:rsidR="00692256" w:rsidRPr="00A35228" w:rsidRDefault="00692256" w:rsidP="00692256">
      <w:pPr>
        <w:rPr>
          <w:color w:val="auto"/>
        </w:rPr>
      </w:pPr>
      <w:r w:rsidRPr="00A35228">
        <w:rPr>
          <w:color w:val="auto"/>
        </w:rPr>
        <w:t xml:space="preserve">HyperText Markup Language, sau prescurtat HTML, este limbajul de marcare standard pentru crearea paginilor web. </w:t>
      </w:r>
      <w:r w:rsidRPr="00A35228">
        <w:rPr>
          <w:i/>
          <w:color w:val="auto"/>
        </w:rPr>
        <w:t>Pe l</w:t>
      </w:r>
      <w:r w:rsidRPr="00A35228">
        <w:rPr>
          <w:i/>
          <w:color w:val="auto"/>
          <w:sz w:val="23"/>
          <w:szCs w:val="23"/>
        </w:rPr>
        <w:t>â</w:t>
      </w:r>
      <w:r w:rsidRPr="00A35228">
        <w:rPr>
          <w:i/>
          <w:color w:val="auto"/>
        </w:rPr>
        <w:t xml:space="preserve">ngă CSS și JS, HTML-ul este una dintre tehnologiile necesare pentru a creea pagini web, dar și pentru a creea interfețe de utilizare pentru </w:t>
      </w:r>
      <w:r>
        <w:rPr>
          <w:i/>
          <w:color w:val="auto"/>
        </w:rPr>
        <w:t>aplicaţii</w:t>
      </w:r>
      <w:r w:rsidRPr="00A35228">
        <w:rPr>
          <w:i/>
          <w:color w:val="auto"/>
        </w:rPr>
        <w:t xml:space="preserve"> mobile</w:t>
      </w:r>
      <w:r w:rsidRPr="00A35228">
        <w:rPr>
          <w:color w:val="auto"/>
        </w:rPr>
        <w:t>.[</w:t>
      </w:r>
      <w:r w:rsidR="00927062">
        <w:rPr>
          <w:color w:val="auto"/>
        </w:rPr>
        <w:t>6</w:t>
      </w:r>
      <w:r w:rsidRPr="00A35228">
        <w:rPr>
          <w:color w:val="auto"/>
        </w:rPr>
        <w:t>]</w:t>
      </w:r>
    </w:p>
    <w:p w:rsidR="00692256" w:rsidRPr="00A35228" w:rsidRDefault="00692256" w:rsidP="00692256">
      <w:pPr>
        <w:rPr>
          <w:color w:val="auto"/>
        </w:rPr>
      </w:pPr>
      <w:r w:rsidRPr="00A35228">
        <w:rPr>
          <w:color w:val="auto"/>
        </w:rPr>
        <w:t>Elementele de HTML construiesc blocurile de HTML pentru paginile web. HTML permite folosirea at</w:t>
      </w:r>
      <w:r w:rsidRPr="00A35228">
        <w:rPr>
          <w:color w:val="auto"/>
          <w:sz w:val="23"/>
          <w:szCs w:val="23"/>
        </w:rPr>
        <w:t>â</w:t>
      </w:r>
      <w:r w:rsidRPr="00A35228">
        <w:rPr>
          <w:color w:val="auto"/>
        </w:rPr>
        <w:t>t a imaginilor, c</w:t>
      </w:r>
      <w:r w:rsidRPr="00A35228">
        <w:rPr>
          <w:color w:val="auto"/>
          <w:sz w:val="23"/>
          <w:szCs w:val="23"/>
        </w:rPr>
        <w:t>â</w:t>
      </w:r>
      <w:r w:rsidRPr="00A35228">
        <w:rPr>
          <w:color w:val="auto"/>
        </w:rPr>
        <w:t xml:space="preserve">t </w:t>
      </w:r>
      <w:r>
        <w:rPr>
          <w:color w:val="auto"/>
        </w:rPr>
        <w:t>şi</w:t>
      </w:r>
      <w:r w:rsidRPr="00A35228">
        <w:rPr>
          <w:color w:val="auto"/>
        </w:rPr>
        <w:t xml:space="preserve"> a formelor interactive, și asigură că documentele create să fie structurate. Elementele de HTML sunt folosite prin etichete cum are fi </w:t>
      </w:r>
      <w:r w:rsidRPr="00A35228">
        <w:rPr>
          <w:b/>
          <w:i/>
          <w:color w:val="auto"/>
        </w:rPr>
        <w:t>&lt;img /&gt;</w:t>
      </w:r>
      <w:r w:rsidRPr="00A35228">
        <w:rPr>
          <w:color w:val="auto"/>
        </w:rPr>
        <w:t xml:space="preserve"> sau </w:t>
      </w:r>
      <w:r w:rsidRPr="00A35228">
        <w:rPr>
          <w:b/>
          <w:i/>
          <w:color w:val="auto"/>
        </w:rPr>
        <w:t xml:space="preserve">&lt;input </w:t>
      </w:r>
      <w:r w:rsidRPr="00A35228">
        <w:rPr>
          <w:b/>
          <w:i/>
          <w:color w:val="auto"/>
        </w:rPr>
        <w:lastRenderedPageBreak/>
        <w:t xml:space="preserve">/&gt; </w:t>
      </w:r>
      <w:r w:rsidRPr="00A35228">
        <w:rPr>
          <w:color w:val="auto"/>
        </w:rPr>
        <w:t>introduc</w:t>
      </w:r>
      <w:r w:rsidRPr="00A35228">
        <w:rPr>
          <w:color w:val="auto"/>
          <w:sz w:val="23"/>
          <w:szCs w:val="23"/>
        </w:rPr>
        <w:t>â</w:t>
      </w:r>
      <w:r w:rsidRPr="00A35228">
        <w:rPr>
          <w:color w:val="auto"/>
        </w:rPr>
        <w:t xml:space="preserve">nd astfel direct </w:t>
      </w:r>
      <w:r>
        <w:rPr>
          <w:color w:val="auto"/>
        </w:rPr>
        <w:t>conţinut</w:t>
      </w:r>
      <w:r w:rsidRPr="00A35228">
        <w:rPr>
          <w:color w:val="auto"/>
        </w:rPr>
        <w:t xml:space="preserve"> în pagina web. Există </w:t>
      </w:r>
      <w:r>
        <w:rPr>
          <w:color w:val="auto"/>
        </w:rPr>
        <w:t>şi</w:t>
      </w:r>
      <w:r w:rsidRPr="00A35228">
        <w:rPr>
          <w:color w:val="auto"/>
        </w:rPr>
        <w:t xml:space="preserve"> alte etichete cum ar fi </w:t>
      </w:r>
      <w:r w:rsidRPr="00A35228">
        <w:rPr>
          <w:b/>
          <w:i/>
          <w:color w:val="auto"/>
        </w:rPr>
        <w:t>&lt;p&gt;…&lt;/p&gt;</w:t>
      </w:r>
      <w:r w:rsidRPr="00A35228">
        <w:rPr>
          <w:color w:val="auto"/>
        </w:rPr>
        <w:t xml:space="preserve"> ce poate </w:t>
      </w:r>
      <w:r>
        <w:rPr>
          <w:color w:val="auto"/>
        </w:rPr>
        <w:t>conţine</w:t>
      </w:r>
      <w:r w:rsidRPr="00A35228">
        <w:rPr>
          <w:color w:val="auto"/>
        </w:rPr>
        <w:t xml:space="preserve"> </w:t>
      </w:r>
      <w:r>
        <w:rPr>
          <w:color w:val="auto"/>
        </w:rPr>
        <w:t>informaţii</w:t>
      </w:r>
      <w:r w:rsidRPr="00A35228">
        <w:rPr>
          <w:color w:val="auto"/>
        </w:rPr>
        <w:t xml:space="preserve"> de </w:t>
      </w:r>
      <w:r>
        <w:rPr>
          <w:color w:val="auto"/>
        </w:rPr>
        <w:t xml:space="preserve">tip </w:t>
      </w:r>
      <w:r w:rsidRPr="00A35228">
        <w:rPr>
          <w:color w:val="auto"/>
        </w:rPr>
        <w:t xml:space="preserve">text </w:t>
      </w:r>
      <w:r>
        <w:rPr>
          <w:color w:val="auto"/>
        </w:rPr>
        <w:t>şi</w:t>
      </w:r>
      <w:r w:rsidRPr="00A35228">
        <w:rPr>
          <w:color w:val="auto"/>
        </w:rPr>
        <w:t xml:space="preserve"> care poate să </w:t>
      </w:r>
      <w:r>
        <w:rPr>
          <w:color w:val="auto"/>
        </w:rPr>
        <w:t>conţină</w:t>
      </w:r>
      <w:r w:rsidRPr="00A35228">
        <w:rPr>
          <w:color w:val="auto"/>
        </w:rPr>
        <w:t xml:space="preserve"> sub-elemente. Browsere nu afișeaza etichetele de HTML ci le folosesc ca să interpreteze conținutul paginii web.</w:t>
      </w:r>
    </w:p>
    <w:p w:rsidR="00692256" w:rsidRPr="00A35228" w:rsidRDefault="00692256" w:rsidP="00692256">
      <w:pPr>
        <w:rPr>
          <w:color w:val="auto"/>
        </w:rPr>
      </w:pPr>
      <w:r w:rsidRPr="00A35228">
        <w:rPr>
          <w:color w:val="auto"/>
        </w:rPr>
        <w:t xml:space="preserve">HTML-ul poate încorpora scripturi cum ar fi JavaScript, care poate afecta comportamentul paginilor. Se mai poate combina </w:t>
      </w:r>
      <w:r>
        <w:rPr>
          <w:color w:val="auto"/>
        </w:rPr>
        <w:t>şi</w:t>
      </w:r>
      <w:r w:rsidRPr="00A35228">
        <w:rPr>
          <w:color w:val="auto"/>
        </w:rPr>
        <w:t xml:space="preserve"> cu CSS pentru a da formă </w:t>
      </w:r>
      <w:r>
        <w:rPr>
          <w:color w:val="auto"/>
        </w:rPr>
        <w:t>şi</w:t>
      </w:r>
      <w:r w:rsidRPr="00A35228">
        <w:rPr>
          <w:color w:val="auto"/>
        </w:rPr>
        <w:t xml:space="preserve"> culoare elementelor de HTML.</w:t>
      </w:r>
    </w:p>
    <w:p w:rsidR="00692256" w:rsidRPr="00A35228" w:rsidRDefault="00692256" w:rsidP="00692256">
      <w:pPr>
        <w:rPr>
          <w:color w:val="auto"/>
        </w:rPr>
      </w:pPr>
      <w:r w:rsidRPr="00A35228">
        <w:rPr>
          <w:color w:val="auto"/>
        </w:rPr>
        <w:t xml:space="preserve">HTML5 este a 5-a </w:t>
      </w:r>
      <w:r>
        <w:rPr>
          <w:color w:val="auto"/>
        </w:rPr>
        <w:t>şi</w:t>
      </w:r>
      <w:r w:rsidRPr="00A35228">
        <w:rPr>
          <w:color w:val="auto"/>
        </w:rPr>
        <w:t xml:space="preserve">, momentan, ultima versiune a limbajului  de marcaj HTML. A fost publicată de World Wide Web Consortium ca să îmbunătățească </w:t>
      </w:r>
      <w:r>
        <w:rPr>
          <w:color w:val="auto"/>
        </w:rPr>
        <w:t>aplicaţiile</w:t>
      </w:r>
      <w:r w:rsidRPr="00A35228">
        <w:rPr>
          <w:color w:val="auto"/>
        </w:rPr>
        <w:t xml:space="preserve"> multimedia de ultima generație. HTML5 introduce un API pentru aplicații web complexe, îmbunătățind </w:t>
      </w:r>
      <w:r>
        <w:rPr>
          <w:color w:val="auto"/>
        </w:rPr>
        <w:t>şi</w:t>
      </w:r>
      <w:r w:rsidRPr="00A35228">
        <w:rPr>
          <w:color w:val="auto"/>
        </w:rPr>
        <w:t xml:space="preserve"> extinz</w:t>
      </w:r>
      <w:r w:rsidRPr="00A35228">
        <w:rPr>
          <w:color w:val="auto"/>
          <w:sz w:val="23"/>
          <w:szCs w:val="23"/>
        </w:rPr>
        <w:t>â</w:t>
      </w:r>
      <w:r w:rsidRPr="00A35228">
        <w:rPr>
          <w:color w:val="auto"/>
        </w:rPr>
        <w:t xml:space="preserve">nd astfel funcționalitățile deja existente. </w:t>
      </w:r>
    </w:p>
    <w:p w:rsidR="00692256" w:rsidRPr="00A35228" w:rsidRDefault="00692256" w:rsidP="00692256">
      <w:pPr>
        <w:rPr>
          <w:b/>
          <w:color w:val="auto"/>
        </w:rPr>
      </w:pPr>
      <w:r w:rsidRPr="00A35228">
        <w:rPr>
          <w:color w:val="auto"/>
        </w:rPr>
        <w:t xml:space="preserve">HTML5 introduce funcționalități noi precum folosirea conținutului de tip multimedia și elementelor grafice. Exemple de etichete multimedia și etichete grafice sunt urmatoarele: </w:t>
      </w:r>
      <w:r w:rsidRPr="00A35228">
        <w:rPr>
          <w:b/>
          <w:i/>
          <w:color w:val="auto"/>
        </w:rPr>
        <w:t>&lt;video&gt;, &lt;audio&gt;, &lt;canvas&gt;</w:t>
      </w:r>
      <w:r w:rsidRPr="00A35228">
        <w:rPr>
          <w:b/>
          <w:color w:val="auto"/>
        </w:rPr>
        <w:t>.</w:t>
      </w:r>
    </w:p>
    <w:p w:rsidR="00F9397E" w:rsidRPr="00F9397E" w:rsidRDefault="00692256" w:rsidP="00692256">
      <w:r w:rsidRPr="00A35228">
        <w:rPr>
          <w:color w:val="auto"/>
        </w:rPr>
        <w:t xml:space="preserve">Motivul folosirii HTML </w:t>
      </w:r>
      <w:r>
        <w:rPr>
          <w:color w:val="auto"/>
        </w:rPr>
        <w:t>şi</w:t>
      </w:r>
      <w:r w:rsidRPr="00A35228">
        <w:rPr>
          <w:color w:val="auto"/>
        </w:rPr>
        <w:t xml:space="preserve"> HTML5 pentru interfata grafica </w:t>
      </w:r>
      <w:r>
        <w:rPr>
          <w:color w:val="auto"/>
        </w:rPr>
        <w:t>este că</w:t>
      </w:r>
      <w:r w:rsidRPr="00A35228">
        <w:rPr>
          <w:color w:val="auto"/>
        </w:rPr>
        <w:t xml:space="preserve"> HTML-ul este usor de implementat </w:t>
      </w:r>
      <w:r>
        <w:rPr>
          <w:color w:val="auto"/>
        </w:rPr>
        <w:t>şi</w:t>
      </w:r>
      <w:r w:rsidRPr="00A35228">
        <w:rPr>
          <w:color w:val="auto"/>
        </w:rPr>
        <w:t xml:space="preserve"> usor de combinat cu restul limbajelor de scripting, JavaScript </w:t>
      </w:r>
      <w:r>
        <w:rPr>
          <w:color w:val="auto"/>
        </w:rPr>
        <w:t>şi</w:t>
      </w:r>
      <w:r w:rsidRPr="00A35228">
        <w:rPr>
          <w:color w:val="auto"/>
        </w:rPr>
        <w:t xml:space="preserve"> CSS</w:t>
      </w:r>
      <w:r w:rsidR="00F9397E">
        <w:t>.</w:t>
      </w:r>
    </w:p>
    <w:p w:rsidR="00B762BA" w:rsidRDefault="00B762BA"/>
    <w:p w:rsidR="00B762BA" w:rsidRDefault="00B762BA" w:rsidP="005A54E4">
      <w:pPr>
        <w:pStyle w:val="Heading3"/>
        <w:numPr>
          <w:ilvl w:val="2"/>
          <w:numId w:val="1"/>
        </w:numPr>
      </w:pPr>
      <w:bookmarkStart w:id="82" w:name="_Toc454222649"/>
      <w:r>
        <w:t>CSS</w:t>
      </w:r>
      <w:bookmarkEnd w:id="82"/>
    </w:p>
    <w:p w:rsidR="002E576C" w:rsidRPr="002E576C" w:rsidRDefault="002E576C" w:rsidP="002E576C">
      <w:pPr>
        <w:rPr>
          <w:color w:val="auto"/>
        </w:rPr>
      </w:pPr>
      <w:r w:rsidRPr="002E576C">
        <w:rPr>
          <w:color w:val="auto"/>
        </w:rPr>
        <w:t>CSS (Cascading Style Sheets) este un limbaj folosit pentru descrierea şi stilizarea unui document scris într-un limbaj de marcare. Acesta descrie cum sunt pozitionate şi stilizate elementele HTML pe un ecran. De asemenea, este folosit pentru a controla aspectul mai multor pagini web în acelasi timp. Acelasi fişier CSS poate fi folosit pentru mai multe pagini HTML. De exemplu, paginile de Înregistrare şi de Logare în aplicaţie  pot folosi acelasi fişier de stilizare a elementelor HTML. Acest principiu a fost aplicat şi pentru stilizarea paginilor de Înregistrare şi Logare a Sistemului de comunicaţie bazat pe tehnologii WebRTC. Desi cel mai des este folosit pentru setarea stilurilor vizuale ale paginilor web  împreună cu HTML şi XHTML, aceasta poate fi folosit inclusiv cu XML sau SVG. Impreuna cu HTML şi JavaScript, CSS-ul este o tehnologie folosita de cele mai multe site-uri web pentru creearea paginilor , dar poate fi intalnita şi pentru stilizarea aplicatiilor mobile.</w:t>
      </w:r>
    </w:p>
    <w:p w:rsidR="001D0F04" w:rsidRDefault="002E576C" w:rsidP="002E576C">
      <w:r w:rsidRPr="002E576C">
        <w:rPr>
          <w:color w:val="auto"/>
        </w:rPr>
        <w:t>CSS a fost creat în primul rând pentru a permite separarea continutului şi prezentarea acestuia (aspect, colori, pozitionare). Un avantaj al acestuia ar fi accesibilitatea continutului, deoarece oferă mai multa flexibilitate şi control asupra caracteristicilor de prezentare. De asemenea, mai multe pagini HTML pot utiliza acelasi fişier CSS pentru a reduce complexitatea şi repetitia în ceea ce priveste stilurile intalnite în aplicaţie. Dacă paginile HTML necesita elemente diferite de stilizare, acestea pot fi declarate în fişiere .css care contin doar informaţiile relevante acelor pagini. De exemplu, paginile de Home şi de Înregistrare pot conţine declararea stilurilor în fişiere CSS diferite</w:t>
      </w:r>
      <w:r w:rsidR="001D0F04" w:rsidRPr="002E576C">
        <w:rPr>
          <w:color w:val="auto"/>
        </w:rPr>
        <w:t>.</w:t>
      </w:r>
    </w:p>
    <w:p w:rsidR="001D0F04" w:rsidRPr="001D0F04" w:rsidRDefault="001D0F04" w:rsidP="001D0F04"/>
    <w:p w:rsidR="00A56643" w:rsidRDefault="00C3137D" w:rsidP="005A54E4">
      <w:pPr>
        <w:pStyle w:val="Heading3"/>
        <w:numPr>
          <w:ilvl w:val="2"/>
          <w:numId w:val="1"/>
        </w:numPr>
      </w:pPr>
      <w:bookmarkStart w:id="83" w:name="_Toc454222650"/>
      <w:r>
        <w:lastRenderedPageBreak/>
        <w:t>GitH</w:t>
      </w:r>
      <w:r w:rsidR="00A56643">
        <w:t>ub</w:t>
      </w:r>
      <w:bookmarkEnd w:id="83"/>
    </w:p>
    <w:p w:rsidR="0026524B" w:rsidRPr="0026524B" w:rsidRDefault="0026524B" w:rsidP="0026524B">
      <w:pPr>
        <w:rPr>
          <w:color w:val="auto"/>
        </w:rPr>
      </w:pPr>
      <w:r w:rsidRPr="0026524B">
        <w:rPr>
          <w:color w:val="auto"/>
        </w:rPr>
        <w:t>GitHub este o aplicaţie web folosită pentru salvarea și stocarea aplicațiilor prin servicii Git. Precum Git, GitHub oferă funcționalităti cum ar fi controlul versiunilor și gestionarea codului sursă, însă putem întâlni şi</w:t>
      </w:r>
      <w:r>
        <w:rPr>
          <w:color w:val="auto"/>
        </w:rPr>
        <w:t xml:space="preserve"> funcționalități noi. [4</w:t>
      </w:r>
      <w:r w:rsidRPr="0026524B">
        <w:rPr>
          <w:color w:val="auto"/>
        </w:rPr>
        <w:t xml:space="preserve">] Proiectele pot fi accesate și manipulate folosind linii de comandă standard. Spre deosebire de Git care este o aplicaţie folosită strict din linia de comandă, GitHub oferă atât o interfaţă grafică web, cât și o interfaţă grafica desktop. O altă funcționalitate întalnită ar fi integrarea cu aplicaţiile mobile. </w:t>
      </w:r>
    </w:p>
    <w:p w:rsidR="0026524B" w:rsidRPr="00A35228" w:rsidRDefault="0026524B" w:rsidP="0026524B">
      <w:pPr>
        <w:rPr>
          <w:color w:val="auto"/>
        </w:rPr>
      </w:pPr>
      <w:r w:rsidRPr="00A35228">
        <w:rPr>
          <w:color w:val="auto"/>
        </w:rPr>
        <w:t xml:space="preserve">Utilizatorii aplicațiilor GitHub au posibilitatea de a se înregistra pentru a discuta despre proiecte </w:t>
      </w:r>
      <w:r>
        <w:rPr>
          <w:color w:val="auto"/>
        </w:rPr>
        <w:t>şi</w:t>
      </w:r>
      <w:r w:rsidRPr="00A35228">
        <w:rPr>
          <w:color w:val="auto"/>
        </w:rPr>
        <w:t xml:space="preserve"> pentru a creea depozite. Utilizatorii neînregistrați au posibilitatea de a vizualiza </w:t>
      </w:r>
      <w:r>
        <w:rPr>
          <w:color w:val="auto"/>
        </w:rPr>
        <w:t>şi</w:t>
      </w:r>
      <w:r w:rsidRPr="00A35228">
        <w:rPr>
          <w:color w:val="auto"/>
        </w:rPr>
        <w:t xml:space="preserve"> de a salva proiectele, însă nu pot creea </w:t>
      </w:r>
      <w:r>
        <w:rPr>
          <w:color w:val="auto"/>
        </w:rPr>
        <w:t>şi</w:t>
      </w:r>
      <w:r w:rsidRPr="00A35228">
        <w:rPr>
          <w:color w:val="auto"/>
        </w:rPr>
        <w:t xml:space="preserve"> modifica proiectele existente. Alte funcționalități ar fi vizualizarea bug-urilor, ale funcționalităților existente, dar </w:t>
      </w:r>
      <w:r>
        <w:rPr>
          <w:color w:val="auto"/>
        </w:rPr>
        <w:t>şi</w:t>
      </w:r>
      <w:r w:rsidRPr="00A35228">
        <w:rPr>
          <w:color w:val="auto"/>
        </w:rPr>
        <w:t xml:space="preserve"> gestionarea noilor task-uri. </w:t>
      </w:r>
    </w:p>
    <w:p w:rsidR="00E3103D" w:rsidRPr="0026524B" w:rsidRDefault="0026524B" w:rsidP="0026524B">
      <w:pPr>
        <w:rPr>
          <w:color w:val="auto"/>
        </w:rPr>
      </w:pPr>
      <w:r w:rsidRPr="00A35228">
        <w:rPr>
          <w:color w:val="auto"/>
        </w:rPr>
        <w:t xml:space="preserve">Motivul folosirii acestei </w:t>
      </w:r>
      <w:r>
        <w:rPr>
          <w:color w:val="auto"/>
        </w:rPr>
        <w:t>aplicaţie</w:t>
      </w:r>
      <w:r w:rsidRPr="00A35228">
        <w:rPr>
          <w:color w:val="auto"/>
        </w:rPr>
        <w:t xml:space="preserve"> </w:t>
      </w:r>
      <w:r>
        <w:rPr>
          <w:color w:val="auto"/>
        </w:rPr>
        <w:t>împreună</w:t>
      </w:r>
      <w:r w:rsidRPr="00A35228">
        <w:rPr>
          <w:color w:val="auto"/>
        </w:rPr>
        <w:t xml:space="preserve"> cu Git, care se </w:t>
      </w:r>
      <w:r>
        <w:rPr>
          <w:color w:val="auto"/>
        </w:rPr>
        <w:t>foloseşte</w:t>
      </w:r>
      <w:r w:rsidRPr="00A35228">
        <w:rPr>
          <w:color w:val="auto"/>
        </w:rPr>
        <w:t xml:space="preserve"> prin linii de comenzi, este faptul ca este nevoie de controlul sursei de cod </w:t>
      </w:r>
      <w:r>
        <w:rPr>
          <w:color w:val="auto"/>
        </w:rPr>
        <w:t>şi</w:t>
      </w:r>
      <w:r w:rsidRPr="00A35228">
        <w:rPr>
          <w:color w:val="auto"/>
        </w:rPr>
        <w:t xml:space="preserve"> de administrarea defectelor. Folosind </w:t>
      </w:r>
      <w:r>
        <w:rPr>
          <w:color w:val="auto"/>
        </w:rPr>
        <w:t>funcţionalităţile</w:t>
      </w:r>
      <w:r w:rsidRPr="00A35228">
        <w:rPr>
          <w:color w:val="auto"/>
        </w:rPr>
        <w:t xml:space="preserve"> oferite de Github, </w:t>
      </w:r>
      <w:r>
        <w:rPr>
          <w:color w:val="auto"/>
        </w:rPr>
        <w:t>atât</w:t>
      </w:r>
      <w:r w:rsidRPr="00A35228">
        <w:rPr>
          <w:color w:val="auto"/>
        </w:rPr>
        <w:t xml:space="preserve"> controlul </w:t>
      </w:r>
      <w:r>
        <w:rPr>
          <w:color w:val="auto"/>
        </w:rPr>
        <w:t>cât</w:t>
      </w:r>
      <w:r w:rsidRPr="00A35228">
        <w:rPr>
          <w:color w:val="auto"/>
        </w:rPr>
        <w:t xml:space="preserve"> </w:t>
      </w:r>
      <w:r>
        <w:rPr>
          <w:color w:val="auto"/>
        </w:rPr>
        <w:t>şi</w:t>
      </w:r>
      <w:r w:rsidRPr="00A35228">
        <w:rPr>
          <w:color w:val="auto"/>
        </w:rPr>
        <w:t xml:space="preserve"> accesul resurselor este realizat cu </w:t>
      </w:r>
      <w:r>
        <w:rPr>
          <w:color w:val="auto"/>
        </w:rPr>
        <w:t>uşurinţă</w:t>
      </w:r>
      <w:r w:rsidR="00E3103D" w:rsidRPr="0026524B">
        <w:rPr>
          <w:color w:val="auto"/>
        </w:rPr>
        <w:t>.</w:t>
      </w:r>
    </w:p>
    <w:p w:rsidR="00A56643" w:rsidRDefault="00A56643" w:rsidP="005A54E4">
      <w:pPr>
        <w:pStyle w:val="Heading3"/>
        <w:numPr>
          <w:ilvl w:val="2"/>
          <w:numId w:val="1"/>
        </w:numPr>
      </w:pPr>
      <w:bookmarkStart w:id="84" w:name="_Toc454222651"/>
      <w:r w:rsidRPr="00520303">
        <w:t>Apache Server</w:t>
      </w:r>
      <w:bookmarkEnd w:id="84"/>
    </w:p>
    <w:p w:rsidR="00A20C22" w:rsidRPr="00A20C22" w:rsidRDefault="00A20C22" w:rsidP="003E6BAC">
      <w:pPr>
        <w:rPr>
          <w:color w:val="auto"/>
        </w:rPr>
      </w:pPr>
      <w:r w:rsidRPr="00A20C22">
        <w:rPr>
          <w:color w:val="auto"/>
        </w:rPr>
        <w:t>Apache HTTP Server, numit Apache este cel mai folosit software de server web din lume. Initial bazat pe serverul NCSA HTTPd, dezvoltarea pentru Apache a inceput în anul 1995. Software-ul este disponibil pentru o gama larga de sisteme de operare pe langa Unix, inclusiv eComStation, Microsoft Windows, şi altele. Eliberat sub licenta Apache, Apache este un software gratuit şi open-source.</w:t>
      </w:r>
    </w:p>
    <w:p w:rsidR="00A20C22" w:rsidRPr="00A20C22" w:rsidRDefault="00A20C22" w:rsidP="003E6BAC">
      <w:pPr>
        <w:rPr>
          <w:color w:val="auto"/>
        </w:rPr>
      </w:pPr>
      <w:r w:rsidRPr="00A20C22">
        <w:rPr>
          <w:color w:val="auto"/>
        </w:rPr>
        <w:t>Pentru proiectul Apache HTTP Server a fost depus un efort de dezvoltare software care vizeaza creearea unui server HTTP bogat în caracteristici, disponibil în mod liber celor care doresc sa il utilizeze.</w:t>
      </w:r>
    </w:p>
    <w:p w:rsidR="00A20C22" w:rsidRPr="00A20C22" w:rsidRDefault="00A20C22" w:rsidP="003E6BAC">
      <w:pPr>
        <w:rPr>
          <w:color w:val="auto"/>
        </w:rPr>
      </w:pPr>
      <w:r w:rsidRPr="00A20C22">
        <w:rPr>
          <w:color w:val="auto"/>
        </w:rPr>
        <w:t>Apache a fost dezvoltat şi intretinut de către o comunitate deschisa de dezvoltatori. Proiectul este gestionat de un grup de voluntari situati în intreaga lume, folosind Internetul pentru a comunica, impartasi planuri, dar şi sa dezvolte serverul şi documentația acestuia. Acest proiect face parte din Apache Software Foundation. În plus, sute de utilizatori au contribuit cu idei, cod şi documentatie pentru intretinerea şi îmbunătăţirea proiectului.</w:t>
      </w:r>
    </w:p>
    <w:p w:rsidR="00A20C22" w:rsidRPr="00A20C22" w:rsidRDefault="00A20C22" w:rsidP="003E6BAC">
      <w:pPr>
        <w:rPr>
          <w:color w:val="auto"/>
        </w:rPr>
      </w:pPr>
      <w:r w:rsidRPr="00A20C22">
        <w:rPr>
          <w:color w:val="auto"/>
        </w:rPr>
        <w:t>Apache suporta o varietate larga de caracteristici, multe implementari care sa extinda funcţionalitatea de baza a proiectului initial. Dintre acestea ar putea fi suportul pentru autentificare oferit de partea de server. Dintre interfetele de limbaj comune care sunt sprijinite în acest sens fac parte Perl, Python, Tcl şi PHP.</w:t>
      </w:r>
    </w:p>
    <w:p w:rsidR="001D0F04" w:rsidRPr="003E6BAC" w:rsidRDefault="00A20C22" w:rsidP="003E6BAC">
      <w:pPr>
        <w:rPr>
          <w:color w:val="auto"/>
        </w:rPr>
      </w:pPr>
      <w:r w:rsidRPr="00A20C22">
        <w:rPr>
          <w:color w:val="auto"/>
        </w:rPr>
        <w:t xml:space="preserve">Virtual hosting permite instalarea Apache pentru deservirea mai multor aplicaţii web diferite. O masina cu un singur server Apache poate deservi simultan "www.videocall.com", 'www.videocall.org'. O alta caracteristica ar fi suportul pentru autentificarea cu parola. Deoarece </w:t>
      </w:r>
      <w:r w:rsidRPr="00A20C22">
        <w:rPr>
          <w:color w:val="auto"/>
        </w:rPr>
        <w:lastRenderedPageBreak/>
        <w:t>codul sursa este disponibil în mod gratuit, orice programator poate adapta server pentru nevoile proiectului</w:t>
      </w:r>
      <w:r w:rsidR="001D0F04" w:rsidRPr="003E6BAC">
        <w:rPr>
          <w:color w:val="auto"/>
        </w:rPr>
        <w:t>.</w:t>
      </w:r>
    </w:p>
    <w:p w:rsidR="001D0F04" w:rsidRPr="001D0F04" w:rsidRDefault="001D0F04" w:rsidP="001D0F04"/>
    <w:p w:rsidR="001D0F04" w:rsidRPr="00520303" w:rsidRDefault="001D0F04" w:rsidP="001D0F04">
      <w:pPr>
        <w:pStyle w:val="Heading3"/>
        <w:numPr>
          <w:ilvl w:val="2"/>
          <w:numId w:val="1"/>
        </w:numPr>
      </w:pPr>
      <w:bookmarkStart w:id="85" w:name="_Toc454222652"/>
      <w:r>
        <w:t>XAMPP</w:t>
      </w:r>
      <w:bookmarkEnd w:id="85"/>
    </w:p>
    <w:p w:rsidR="0010390B" w:rsidRPr="0010390B" w:rsidRDefault="0010390B" w:rsidP="0010390B">
      <w:pPr>
        <w:rPr>
          <w:color w:val="auto"/>
        </w:rPr>
      </w:pPr>
      <w:r w:rsidRPr="0010390B">
        <w:rPr>
          <w:color w:val="auto"/>
        </w:rPr>
        <w:t xml:space="preserve">XAMPP este un pachet de server integrat în Apache, MySQL, PHP şi Perl. Totul este pre-configurat şi pregatit pentru rulare doar prin dezarhivarea sau instalarea acestuia. Este o distributie Apache care face ca dezvoltatorii sa aiba o munca simplificata în ceea ce priveste creearea unui web server local folosit pentru testare şi implementare.Tot ceea ce este necesar pentru configurarea unui server web  este inclus într-un fişier extractabil: aplicaţia server (Apache), baza de date (MariaDB), şi limbajul de scripting PHP [7]. </w:t>
      </w:r>
    </w:p>
    <w:p w:rsidR="0010390B" w:rsidRPr="0010390B" w:rsidRDefault="0010390B" w:rsidP="0010390B">
      <w:pPr>
        <w:rPr>
          <w:color w:val="auto"/>
        </w:rPr>
      </w:pPr>
      <w:r w:rsidRPr="0010390B">
        <w:rPr>
          <w:color w:val="auto"/>
        </w:rPr>
        <w:t>XAMPP are nevoie doar de un singur fişier zip, tar, 7z sau exe pentru a putea fi descarcat şi rulat. Configurari ale diferitelor componente care alcatuiesc web serverul pot fi necesare, dar nu intotdeauna.</w:t>
      </w:r>
    </w:p>
    <w:p w:rsidR="0010390B" w:rsidRPr="0010390B" w:rsidRDefault="0010390B" w:rsidP="0010390B">
      <w:pPr>
        <w:rPr>
          <w:color w:val="auto"/>
        </w:rPr>
      </w:pPr>
      <w:r w:rsidRPr="0010390B">
        <w:rPr>
          <w:color w:val="auto"/>
        </w:rPr>
        <w:t>Acesta vine împreună cu o serie de module, incluzand OpenSSL, phpMyAdmin, MediaWiki şi altele. Mai multe instanţe ale XAMPP pot exista pe o singura masina, iar orice instanţa poate fi copiata de pe un calculator pe altul. XAMPP poate fi folosit atât în versiunea standard (cea mică) cât şi în versiunea completa.</w:t>
      </w:r>
    </w:p>
    <w:p w:rsidR="0010390B" w:rsidRPr="0010390B" w:rsidRDefault="0010390B" w:rsidP="0010390B">
      <w:pPr>
        <w:rPr>
          <w:color w:val="auto"/>
        </w:rPr>
      </w:pPr>
      <w:r w:rsidRPr="0010390B">
        <w:rPr>
          <w:color w:val="auto"/>
        </w:rPr>
        <w:t xml:space="preserve">Initial, designerii XAMPP-ului au avut intentia de a-l folosi numai ca un instrument de dezvoltare care permite dezoltatorilor şi programatorilor site-urilor sa isi testeze programele fără a fi nevoiti sa aiba acces la internet. Pentru a facilita munca acestora, multe dintre caracteristicile XAMPP-ului sunt dezactivate în mod implicit. De asemenea, XAMPP are capacitatea de a deservi </w:t>
      </w:r>
      <w:r w:rsidR="001273AB">
        <w:rPr>
          <w:color w:val="auto"/>
        </w:rPr>
        <w:t>pagini web pe World Wide Web [8</w:t>
      </w:r>
      <w:r w:rsidRPr="0010390B">
        <w:rPr>
          <w:color w:val="auto"/>
        </w:rPr>
        <w:t>]. O caracteristica speciala ar fi protejarea anumitor parti ale pachetului cu o parola. Odată ce XAMPP este instalat, este posibil sa tratam localhost-ul ca o gazda, prin conectarea folosind un client FTP.</w:t>
      </w:r>
    </w:p>
    <w:p w:rsidR="00A163DD" w:rsidRPr="0010390B" w:rsidRDefault="0010390B" w:rsidP="0010390B">
      <w:pPr>
        <w:rPr>
          <w:color w:val="auto"/>
        </w:rPr>
      </w:pPr>
      <w:r w:rsidRPr="0010390B">
        <w:rPr>
          <w:color w:val="auto"/>
        </w:rPr>
        <w:t>Motivele pentru folosirii acestui program este deoarece vine împreună cu serverul de MySQL, şi de Apache. Deoarece aplicaţie de server este scrisa de PHP, este nevoie de serverul de aplicaţii Apache pentru a rula aplicaţia web. Programul XAMPP mai vine şi cu un tool de administrare a bazei de date numit phpmyadmin, prin care se poate gestiona cu uşurinţă datele din baza de date.</w:t>
      </w:r>
    </w:p>
    <w:p w:rsidR="00A56643" w:rsidRPr="0010390B" w:rsidRDefault="00A56643" w:rsidP="00A56643">
      <w:pPr>
        <w:rPr>
          <w:color w:val="auto"/>
        </w:rPr>
      </w:pPr>
    </w:p>
    <w:p w:rsidR="0098259E" w:rsidRPr="001A5D4C" w:rsidRDefault="0098259E" w:rsidP="00946FB4">
      <w:pPr>
        <w:pStyle w:val="Heading2"/>
        <w:numPr>
          <w:ilvl w:val="1"/>
          <w:numId w:val="1"/>
        </w:numPr>
      </w:pPr>
      <w:bookmarkStart w:id="86" w:name="_Toc454222653"/>
      <w:r>
        <w:t>Cerințele sistemului</w:t>
      </w:r>
      <w:bookmarkEnd w:id="86"/>
    </w:p>
    <w:p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rsidR="00946FB4" w:rsidRDefault="00946FB4" w:rsidP="00946FB4">
      <w:pPr>
        <w:pStyle w:val="Heading3"/>
        <w:numPr>
          <w:ilvl w:val="2"/>
          <w:numId w:val="1"/>
        </w:numPr>
      </w:pPr>
      <w:bookmarkStart w:id="87" w:name="_Toc454222654"/>
      <w:r>
        <w:lastRenderedPageBreak/>
        <w:t>Cerinte functionale</w:t>
      </w:r>
      <w:bookmarkEnd w:id="87"/>
    </w:p>
    <w:p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88" w:name="_Toc454222655"/>
      <w:r>
        <w:lastRenderedPageBreak/>
        <w:t>Cerinte functionale</w:t>
      </w:r>
      <w:bookmarkEnd w:id="88"/>
    </w:p>
    <w:p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del w:id="89" w:author="Szabolcs Bene" w:date="2016-06-20T22:33:00Z">
        <w:r w:rsidDel="00B54B10">
          <w:rPr>
            <w:b/>
          </w:rPr>
          <w:delText>Deploiare</w:delText>
        </w:r>
      </w:del>
      <w:ins w:id="90" w:author="Szabolcs Bene" w:date="2016-06-20T22:33:00Z">
        <w:r w:rsidR="00B54B10">
          <w:rPr>
            <w:b/>
          </w:rPr>
          <w:t>Implementare</w:t>
        </w:r>
      </w:ins>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 xml:space="preserve">serverul de aplicații trebuie să </w:t>
      </w:r>
      <w:r w:rsidR="00F549A7">
        <w:lastRenderedPageBreak/>
        <w:t>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91" w:name="_Toc454222656"/>
      <w:r>
        <w:t>Cazuri de utilizare</w:t>
      </w:r>
      <w:bookmarkEnd w:id="91"/>
    </w:p>
    <w:p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674112"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190E4C" w:rsidRPr="00C004E8" w:rsidRDefault="00190E4C"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190E4C" w:rsidRPr="00C004E8" w:rsidRDefault="00190E4C"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v:textbox>
                <w10:wrap type="square"/>
              </v:shape>
            </w:pict>
          </mc:Fallback>
        </mc:AlternateContent>
      </w:r>
      <w:r w:rsidR="00B22D9D">
        <w:rPr>
          <w:noProof/>
        </w:rPr>
        <w:drawing>
          <wp:anchor distT="0" distB="0" distL="114300" distR="114300" simplePos="0" relativeHeight="251628032"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92" w:name="h.4d34og8" w:colFirst="0" w:colLast="0"/>
      <w:bookmarkStart w:id="93" w:name="_Toc454222657"/>
      <w:bookmarkEnd w:id="92"/>
      <w:r>
        <w:lastRenderedPageBreak/>
        <w:t>Proiectare de Detaliu</w:t>
      </w:r>
      <w:r w:rsidR="00BC6B3A">
        <w:t xml:space="preserve"> și </w:t>
      </w:r>
      <w:r>
        <w:t>Implementare</w:t>
      </w:r>
      <w:bookmarkEnd w:id="93"/>
    </w:p>
    <w:p w:rsidR="004164D7" w:rsidRDefault="00E725C1">
      <w:r>
        <w:rPr>
          <w:color w:val="auto"/>
        </w:rPr>
        <w:t>În</w:t>
      </w:r>
      <w:r w:rsidRPr="00A35228">
        <w:rPr>
          <w:color w:val="auto"/>
        </w:rPr>
        <w:t xml:space="preserve"> acest capitol se va descrie proiectarea sistemului pentru componentele web, </w:t>
      </w:r>
      <w:r>
        <w:rPr>
          <w:color w:val="auto"/>
        </w:rPr>
        <w:t>şi</w:t>
      </w:r>
      <w:r w:rsidRPr="00A35228">
        <w:rPr>
          <w:color w:val="auto"/>
        </w:rPr>
        <w:t xml:space="preserve"> se va prezenta diagramele de arhitectura folosite, diagrame de secvente </w:t>
      </w:r>
      <w:r>
        <w:rPr>
          <w:color w:val="auto"/>
        </w:rPr>
        <w:t>şi</w:t>
      </w:r>
      <w:r w:rsidRPr="00A35228">
        <w:rPr>
          <w:color w:val="auto"/>
        </w:rPr>
        <w:t xml:space="preserve"> struc</w:t>
      </w:r>
      <w:r>
        <w:rPr>
          <w:color w:val="auto"/>
        </w:rPr>
        <w:t>tura tabelelor din baza de date</w:t>
      </w:r>
      <w:r w:rsidR="00616E31">
        <w:t>.</w:t>
      </w:r>
    </w:p>
    <w:p w:rsidR="00F45C5E" w:rsidRDefault="00F45C5E" w:rsidP="00F45C5E">
      <w:pPr>
        <w:pStyle w:val="Heading2"/>
        <w:numPr>
          <w:ilvl w:val="1"/>
          <w:numId w:val="1"/>
        </w:numPr>
      </w:pPr>
      <w:bookmarkStart w:id="94" w:name="_Toc454222658"/>
      <w:r>
        <w:t xml:space="preserve">Arhitectura </w:t>
      </w:r>
      <w:r w:rsidR="006C145B">
        <w:t xml:space="preserve">de layer a </w:t>
      </w:r>
      <w:r>
        <w:t>sistemului</w:t>
      </w:r>
      <w:bookmarkEnd w:id="94"/>
    </w:p>
    <w:p w:rsidR="00F45C5E" w:rsidRPr="004820F3" w:rsidRDefault="00E80113" w:rsidP="00F45C5E">
      <w:r w:rsidRPr="00A35228">
        <w:rPr>
          <w:color w:val="auto"/>
        </w:rPr>
        <w:t xml:space="preserve">Arhitectura componentei web a sistemului respectă modelul arhitecturii pe nivele. Clientul interactioneaza cu nivelol de prezentare, care la </w:t>
      </w:r>
      <w:r>
        <w:rPr>
          <w:color w:val="auto"/>
        </w:rPr>
        <w:t>rândul</w:t>
      </w:r>
      <w:r w:rsidRPr="00A35228">
        <w:rPr>
          <w:color w:val="auto"/>
        </w:rPr>
        <w:t xml:space="preserve"> lui interactionea cu nivelul de </w:t>
      </w:r>
      <w:r>
        <w:rPr>
          <w:color w:val="auto"/>
        </w:rPr>
        <w:t>aplicaţie</w:t>
      </w:r>
      <w:r w:rsidRPr="00A35228">
        <w:rPr>
          <w:color w:val="auto"/>
        </w:rPr>
        <w:t xml:space="preserve"> </w:t>
      </w:r>
      <w:r>
        <w:rPr>
          <w:color w:val="auto"/>
        </w:rPr>
        <w:t>şi</w:t>
      </w:r>
      <w:r w:rsidRPr="00A35228">
        <w:rPr>
          <w:color w:val="auto"/>
        </w:rPr>
        <w:t xml:space="preserve"> asa mai departe. </w:t>
      </w:r>
      <w:r>
        <w:rPr>
          <w:color w:val="auto"/>
        </w:rPr>
        <w:t>Această</w:t>
      </w:r>
      <w:r w:rsidRPr="00A35228">
        <w:rPr>
          <w:color w:val="auto"/>
        </w:rPr>
        <w:t xml:space="preserve"> arhitectura este o arhitectura standard </w:t>
      </w:r>
      <w:r>
        <w:rPr>
          <w:color w:val="auto"/>
        </w:rPr>
        <w:t>folosita</w:t>
      </w:r>
      <w:r w:rsidRPr="00A35228">
        <w:rPr>
          <w:color w:val="auto"/>
        </w:rPr>
        <w:t xml:space="preserve"> pentru creearea aplicatiilor web datorita implementarii a acesteia. Arhitectura fiind pe nivele, se poate adauga </w:t>
      </w:r>
      <w:r>
        <w:rPr>
          <w:color w:val="auto"/>
        </w:rPr>
        <w:t>şi</w:t>
      </w:r>
      <w:r w:rsidRPr="00A35228">
        <w:rPr>
          <w:color w:val="auto"/>
        </w:rPr>
        <w:t xml:space="preserve"> scoate </w:t>
      </w:r>
      <w:r>
        <w:rPr>
          <w:color w:val="auto"/>
        </w:rPr>
        <w:t>funcţionalităţi</w:t>
      </w:r>
      <w:r w:rsidRPr="00A35228">
        <w:rPr>
          <w:color w:val="auto"/>
        </w:rPr>
        <w:t xml:space="preserve"> </w:t>
      </w:r>
      <w:r>
        <w:rPr>
          <w:color w:val="auto"/>
        </w:rPr>
        <w:t>fără</w:t>
      </w:r>
      <w:r w:rsidRPr="00A35228">
        <w:rPr>
          <w:color w:val="auto"/>
        </w:rPr>
        <w:t xml:space="preserve"> modificari majore. De exemplu se poate schimba nivelul de acces de date </w:t>
      </w:r>
      <w:r>
        <w:rPr>
          <w:color w:val="auto"/>
        </w:rPr>
        <w:t>fără</w:t>
      </w:r>
      <w:r w:rsidRPr="00A35228">
        <w:rPr>
          <w:color w:val="auto"/>
        </w:rPr>
        <w:t xml:space="preserve"> a schimba ceva </w:t>
      </w:r>
      <w:r>
        <w:rPr>
          <w:color w:val="auto"/>
        </w:rPr>
        <w:t>în</w:t>
      </w:r>
      <w:r w:rsidRPr="00A35228">
        <w:rPr>
          <w:color w:val="auto"/>
        </w:rPr>
        <w:t xml:space="preserve"> interfata utilizator</w:t>
      </w:r>
      <w:r w:rsidR="00F45C5E" w:rsidRPr="004820F3">
        <w:t>.</w:t>
      </w:r>
    </w:p>
    <w:p w:rsidR="00F45C5E" w:rsidRDefault="00327081" w:rsidP="00F45C5E">
      <w:r>
        <w:rPr>
          <w:color w:val="auto"/>
        </w:rPr>
        <w:t>În</w:t>
      </w:r>
      <w:r w:rsidRPr="00A35228">
        <w:rPr>
          <w:color w:val="auto"/>
        </w:rPr>
        <w:t xml:space="preserve"> </w:t>
      </w:r>
      <w:r w:rsidR="00F45C5E">
        <w:t xml:space="preserve">figura </w:t>
      </w:r>
      <w:r w:rsidR="003A6125">
        <w:t>5.1</w:t>
      </w:r>
      <w:r w:rsidR="00F45C5E" w:rsidRPr="004820F3">
        <w:t xml:space="preserve"> </w:t>
      </w:r>
      <w:r w:rsidR="00350E8D" w:rsidRPr="00A35228">
        <w:rPr>
          <w:color w:val="auto"/>
        </w:rPr>
        <w:t xml:space="preserve">se poate observa nivelele de arhitectura </w:t>
      </w:r>
      <w:r w:rsidR="00350E8D">
        <w:rPr>
          <w:color w:val="auto"/>
        </w:rPr>
        <w:t>folosita</w:t>
      </w:r>
      <w:r w:rsidR="00350E8D" w:rsidRPr="00A35228">
        <w:rPr>
          <w:color w:val="auto"/>
        </w:rPr>
        <w:t xml:space="preserve"> </w:t>
      </w:r>
      <w:r w:rsidR="00350E8D">
        <w:rPr>
          <w:color w:val="auto"/>
        </w:rPr>
        <w:t>în</w:t>
      </w:r>
      <w:r w:rsidR="00350E8D" w:rsidRPr="00A35228">
        <w:rPr>
          <w:color w:val="auto"/>
        </w:rPr>
        <w:t xml:space="preserve"> </w:t>
      </w:r>
      <w:r w:rsidR="00350E8D">
        <w:rPr>
          <w:color w:val="auto"/>
        </w:rPr>
        <w:t>aplicaţia</w:t>
      </w:r>
      <w:r w:rsidR="00350E8D" w:rsidRPr="00A35228">
        <w:rPr>
          <w:color w:val="auto"/>
        </w:rPr>
        <w:t xml:space="preserve"> web</w:t>
      </w:r>
      <w:r w:rsidR="00F45C5E" w:rsidRPr="004820F3">
        <w:t>.</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 xml:space="preserve">Arhitectura de </w:t>
      </w:r>
      <w:del w:id="95" w:author="Szabolcs Bene" w:date="2016-06-20T22:34:00Z">
        <w:r w:rsidRPr="00A75967" w:rsidDel="00E131C0">
          <w:rPr>
            <w:i w:val="0"/>
            <w:iCs w:val="0"/>
            <w:color w:val="000000"/>
            <w:sz w:val="24"/>
            <w:szCs w:val="24"/>
          </w:rPr>
          <w:delText xml:space="preserve">layer </w:delText>
        </w:r>
      </w:del>
      <w:ins w:id="96" w:author="Szabolcs Bene" w:date="2016-06-20T22:34:00Z">
        <w:r w:rsidR="00E131C0">
          <w:rPr>
            <w:i w:val="0"/>
            <w:iCs w:val="0"/>
            <w:color w:val="000000"/>
            <w:sz w:val="24"/>
            <w:szCs w:val="24"/>
          </w:rPr>
          <w:t>niveluri</w:t>
        </w:r>
        <w:r w:rsidR="00E131C0" w:rsidRPr="00A75967">
          <w:rPr>
            <w:i w:val="0"/>
            <w:iCs w:val="0"/>
            <w:color w:val="000000"/>
            <w:sz w:val="24"/>
            <w:szCs w:val="24"/>
          </w:rPr>
          <w:t xml:space="preserve"> </w:t>
        </w:r>
      </w:ins>
      <w:r w:rsidRPr="00A75967">
        <w:rPr>
          <w:i w:val="0"/>
          <w:iCs w:val="0"/>
          <w:color w:val="000000"/>
          <w:sz w:val="24"/>
          <w:szCs w:val="24"/>
        </w:rPr>
        <w:t>a aplica</w:t>
      </w:r>
      <w:ins w:id="97" w:author="Szabolcs Bene" w:date="2016-06-20T22:33:00Z">
        <w:r w:rsidR="00E131C0">
          <w:rPr>
            <w:i w:val="0"/>
            <w:iCs w:val="0"/>
            <w:color w:val="000000"/>
            <w:sz w:val="24"/>
            <w:szCs w:val="24"/>
          </w:rPr>
          <w:t>ț</w:t>
        </w:r>
      </w:ins>
      <w:del w:id="98" w:author="Szabolcs Bene" w:date="2016-06-20T22:33:00Z">
        <w:r w:rsidRPr="00A75967" w:rsidDel="00E131C0">
          <w:rPr>
            <w:i w:val="0"/>
            <w:iCs w:val="0"/>
            <w:color w:val="000000"/>
            <w:sz w:val="24"/>
            <w:szCs w:val="24"/>
          </w:rPr>
          <w:delText>t</w:delText>
        </w:r>
      </w:del>
      <w:r w:rsidRPr="00A75967">
        <w:rPr>
          <w:i w:val="0"/>
          <w:iCs w:val="0"/>
          <w:color w:val="000000"/>
          <w:sz w:val="24"/>
          <w:szCs w:val="24"/>
        </w:rPr>
        <w:t>iei</w:t>
      </w:r>
    </w:p>
    <w:p w:rsidR="004164D7" w:rsidRDefault="004164D7"/>
    <w:p w:rsidR="00F45C5E" w:rsidRPr="004820F3" w:rsidRDefault="00FB5718" w:rsidP="00F45C5E">
      <w:r w:rsidRPr="00A35228">
        <w:rPr>
          <w:color w:val="auto"/>
        </w:rPr>
        <w:lastRenderedPageBreak/>
        <w:t xml:space="preserve">Cum era descris </w:t>
      </w:r>
      <w:r>
        <w:rPr>
          <w:color w:val="auto"/>
        </w:rPr>
        <w:t>şi</w:t>
      </w:r>
      <w:r w:rsidRPr="00A35228">
        <w:rPr>
          <w:color w:val="auto"/>
        </w:rPr>
        <w:t xml:space="preserve"> mai devreme, comunicarea este posibila numai </w:t>
      </w:r>
      <w:r>
        <w:rPr>
          <w:color w:val="auto"/>
        </w:rPr>
        <w:t>între</w:t>
      </w:r>
      <w:r w:rsidRPr="00A35228">
        <w:rPr>
          <w:color w:val="auto"/>
        </w:rPr>
        <w:t xml:space="preserve"> nivelele consecutive, </w:t>
      </w:r>
      <w:r>
        <w:rPr>
          <w:color w:val="auto"/>
        </w:rPr>
        <w:t>creând</w:t>
      </w:r>
      <w:r w:rsidRPr="00A35228">
        <w:rPr>
          <w:color w:val="auto"/>
        </w:rPr>
        <w:t xml:space="preserve"> un cuplaj slab </w:t>
      </w:r>
      <w:r>
        <w:rPr>
          <w:color w:val="auto"/>
        </w:rPr>
        <w:t>între</w:t>
      </w:r>
      <w:r w:rsidRPr="00A35228">
        <w:rPr>
          <w:color w:val="auto"/>
        </w:rPr>
        <w:t xml:space="preserve"> componente, astfel aducand avantajul de a aduce schimbari cu </w:t>
      </w:r>
      <w:r>
        <w:rPr>
          <w:color w:val="auto"/>
        </w:rPr>
        <w:t>uşurinţă</w:t>
      </w:r>
      <w:r w:rsidRPr="00A35228">
        <w:rPr>
          <w:color w:val="auto"/>
        </w:rPr>
        <w:t xml:space="preserve"> </w:t>
      </w:r>
      <w:r>
        <w:rPr>
          <w:color w:val="auto"/>
        </w:rPr>
        <w:t>în</w:t>
      </w:r>
      <w:r w:rsidRPr="00A35228">
        <w:rPr>
          <w:color w:val="auto"/>
        </w:rPr>
        <w:t xml:space="preserve"> componentele </w:t>
      </w:r>
      <w:r>
        <w:rPr>
          <w:color w:val="auto"/>
        </w:rPr>
        <w:t>aplicaţiei</w:t>
      </w:r>
      <w:r w:rsidR="00F45C5E" w:rsidRPr="004820F3">
        <w:t>.</w:t>
      </w:r>
    </w:p>
    <w:p w:rsidR="00F45C5E" w:rsidRDefault="00FB5718" w:rsidP="00F45C5E">
      <w:pPr>
        <w:rPr>
          <w:i/>
        </w:rPr>
      </w:pPr>
      <w:r w:rsidRPr="00A35228">
        <w:rPr>
          <w:color w:val="auto"/>
        </w:rPr>
        <w:t xml:space="preserve">Nivelele de arhitectura a </w:t>
      </w:r>
      <w:r>
        <w:rPr>
          <w:color w:val="auto"/>
        </w:rPr>
        <w:t>aplicaţie</w:t>
      </w:r>
      <w:r w:rsidRPr="00A35228">
        <w:rPr>
          <w:color w:val="auto"/>
        </w:rPr>
        <w:t xml:space="preserve"> sunt urmatoarele: </w:t>
      </w:r>
      <w:r w:rsidRPr="00A35228">
        <w:rPr>
          <w:i/>
          <w:color w:val="auto"/>
        </w:rPr>
        <w:t>User Interface, Application, Business, Data Access, Database</w:t>
      </w:r>
      <w:r w:rsidR="00F45C5E" w:rsidRPr="00F45C5E">
        <w:rPr>
          <w:i/>
        </w:rPr>
        <w:t>.</w:t>
      </w:r>
    </w:p>
    <w:p w:rsidR="005B0BB8" w:rsidRDefault="005B0BB8" w:rsidP="005B0BB8">
      <w:pPr>
        <w:pStyle w:val="Heading3"/>
        <w:numPr>
          <w:ilvl w:val="2"/>
          <w:numId w:val="1"/>
        </w:numPr>
      </w:pPr>
      <w:bookmarkStart w:id="99" w:name="_Toc454222659"/>
      <w:r>
        <w:t>Nivelul interfata utilizator</w:t>
      </w:r>
      <w:bookmarkEnd w:id="99"/>
    </w:p>
    <w:p w:rsidR="005B0BB8" w:rsidRPr="004820F3" w:rsidRDefault="00B968AA" w:rsidP="005B0BB8">
      <w:r w:rsidRPr="00A35228">
        <w:rPr>
          <w:color w:val="auto"/>
        </w:rPr>
        <w:t xml:space="preserve">Acest nivel </w:t>
      </w:r>
      <w:r>
        <w:rPr>
          <w:color w:val="auto"/>
        </w:rPr>
        <w:t>conţine</w:t>
      </w:r>
      <w:r w:rsidRPr="00A35228">
        <w:rPr>
          <w:color w:val="auto"/>
        </w:rPr>
        <w:t xml:space="preserve"> </w:t>
      </w:r>
      <w:r>
        <w:rPr>
          <w:color w:val="auto"/>
        </w:rPr>
        <w:t>fişierele</w:t>
      </w:r>
      <w:r w:rsidRPr="00A35228">
        <w:rPr>
          <w:color w:val="auto"/>
        </w:rPr>
        <w:t xml:space="preserve"> de .php folosite pentru </w:t>
      </w:r>
      <w:r>
        <w:rPr>
          <w:color w:val="auto"/>
        </w:rPr>
        <w:t>afişarea</w:t>
      </w:r>
      <w:r w:rsidRPr="00A35228">
        <w:rPr>
          <w:color w:val="auto"/>
        </w:rPr>
        <w:t xml:space="preserve"> paginilor web, fiecare continand diferite elemente de HTML. Fiecare pagina este definit prin fisierul de interfata utliziator </w:t>
      </w:r>
      <w:r>
        <w:rPr>
          <w:color w:val="auto"/>
        </w:rPr>
        <w:t>şi</w:t>
      </w:r>
      <w:r w:rsidRPr="00A35228">
        <w:rPr>
          <w:color w:val="auto"/>
        </w:rPr>
        <w:t xml:space="preserve"> controllerul lui </w:t>
      </w:r>
      <w:r>
        <w:rPr>
          <w:color w:val="auto"/>
        </w:rPr>
        <w:t>corespunzător</w:t>
      </w:r>
      <w:r w:rsidRPr="00A35228">
        <w:rPr>
          <w:color w:val="auto"/>
        </w:rPr>
        <w:t xml:space="preserve">. </w:t>
      </w:r>
      <w:r>
        <w:rPr>
          <w:color w:val="auto"/>
        </w:rPr>
        <w:t>Dacă</w:t>
      </w:r>
      <w:r w:rsidRPr="00A35228">
        <w:rPr>
          <w:color w:val="auto"/>
        </w:rPr>
        <w:t xml:space="preserve"> se doreste introducerea unei noi pagini, atunci trebuie creat un </w:t>
      </w:r>
      <w:r>
        <w:rPr>
          <w:color w:val="auto"/>
        </w:rPr>
        <w:t>fişier</w:t>
      </w:r>
      <w:r w:rsidRPr="00A35228">
        <w:rPr>
          <w:color w:val="auto"/>
        </w:rPr>
        <w:t xml:space="preserve"> separate pentru acea pagina, </w:t>
      </w:r>
      <w:r>
        <w:rPr>
          <w:color w:val="auto"/>
        </w:rPr>
        <w:t>şi</w:t>
      </w:r>
      <w:r w:rsidRPr="00A35228">
        <w:rPr>
          <w:color w:val="auto"/>
        </w:rPr>
        <w:t xml:space="preserve"> un controller ce va </w:t>
      </w:r>
      <w:r>
        <w:rPr>
          <w:color w:val="auto"/>
        </w:rPr>
        <w:t>conţine</w:t>
      </w:r>
      <w:r w:rsidRPr="00A35228">
        <w:rPr>
          <w:color w:val="auto"/>
        </w:rPr>
        <w:t xml:space="preserve"> logica </w:t>
      </w:r>
      <w:r>
        <w:rPr>
          <w:color w:val="auto"/>
        </w:rPr>
        <w:t>în</w:t>
      </w:r>
      <w:r w:rsidRPr="00A35228">
        <w:rPr>
          <w:color w:val="auto"/>
        </w:rPr>
        <w:t xml:space="preserve"> spatele paginii respective</w:t>
      </w:r>
      <w:r w:rsidR="005B0BB8" w:rsidRPr="004820F3">
        <w:t>.</w:t>
      </w:r>
    </w:p>
    <w:p w:rsidR="005B0BB8" w:rsidRPr="005B0BB8" w:rsidRDefault="00B968AA" w:rsidP="005B0BB8">
      <w:r w:rsidRPr="00A35228">
        <w:rPr>
          <w:color w:val="auto"/>
        </w:rPr>
        <w:t xml:space="preserve">Prin acest nivel se comunica cu tehnologia WebRTC, desigur, </w:t>
      </w:r>
      <w:r>
        <w:rPr>
          <w:color w:val="auto"/>
        </w:rPr>
        <w:t>fără</w:t>
      </w:r>
      <w:r w:rsidRPr="00A35228">
        <w:rPr>
          <w:color w:val="auto"/>
        </w:rPr>
        <w:t xml:space="preserve"> ca utilizatorul sa </w:t>
      </w:r>
      <w:r>
        <w:rPr>
          <w:color w:val="auto"/>
        </w:rPr>
        <w:t>ştie</w:t>
      </w:r>
      <w:r w:rsidRPr="00A35228">
        <w:rPr>
          <w:color w:val="auto"/>
        </w:rPr>
        <w:t xml:space="preserve"> sa sa vada acest lucru</w:t>
      </w:r>
      <w:r w:rsidR="005B0BB8" w:rsidRPr="004820F3">
        <w:t>.</w:t>
      </w:r>
    </w:p>
    <w:p w:rsidR="005B0BB8" w:rsidRDefault="005B0BB8" w:rsidP="005B0BB8">
      <w:pPr>
        <w:pStyle w:val="Heading3"/>
        <w:numPr>
          <w:ilvl w:val="2"/>
          <w:numId w:val="1"/>
        </w:numPr>
      </w:pPr>
      <w:bookmarkStart w:id="100" w:name="_Toc454222660"/>
      <w:r>
        <w:t>Nivelul de aplicatie</w:t>
      </w:r>
      <w:bookmarkEnd w:id="100"/>
    </w:p>
    <w:p w:rsidR="005B0BB8" w:rsidRPr="004820F3" w:rsidRDefault="00B968AA" w:rsidP="005B0BB8">
      <w:r w:rsidRPr="00A35228">
        <w:rPr>
          <w:color w:val="auto"/>
        </w:rPr>
        <w:t xml:space="preserve">Nivelul de </w:t>
      </w:r>
      <w:r>
        <w:rPr>
          <w:color w:val="auto"/>
        </w:rPr>
        <w:t>aplicaţie</w:t>
      </w:r>
      <w:r w:rsidRPr="00A35228">
        <w:rPr>
          <w:color w:val="auto"/>
        </w:rPr>
        <w:t xml:space="preserve"> </w:t>
      </w:r>
      <w:r>
        <w:rPr>
          <w:color w:val="auto"/>
        </w:rPr>
        <w:t>conţine</w:t>
      </w:r>
      <w:r w:rsidRPr="00A35228">
        <w:rPr>
          <w:color w:val="auto"/>
        </w:rPr>
        <w:t xml:space="preserve"> logica din spatele paginilor web. Acest nivel </w:t>
      </w:r>
      <w:r>
        <w:rPr>
          <w:color w:val="auto"/>
        </w:rPr>
        <w:t>conţine</w:t>
      </w:r>
      <w:r w:rsidRPr="00A35228">
        <w:rPr>
          <w:color w:val="auto"/>
        </w:rPr>
        <w:t xml:space="preserve"> </w:t>
      </w:r>
      <w:r>
        <w:rPr>
          <w:color w:val="auto"/>
        </w:rPr>
        <w:t>funcțiile</w:t>
      </w:r>
      <w:r w:rsidRPr="00A35228">
        <w:rPr>
          <w:color w:val="auto"/>
        </w:rPr>
        <w:t xml:space="preserve"> de controller pentru fiecare pagina. Configurarea cailor se face tot pe acest nivel. Prin cale se intelege URL-ul la care este asociat fisierul de interfata utilizator </w:t>
      </w:r>
      <w:r>
        <w:rPr>
          <w:color w:val="auto"/>
        </w:rPr>
        <w:t>şi</w:t>
      </w:r>
      <w:r w:rsidRPr="00A35228">
        <w:rPr>
          <w:color w:val="auto"/>
        </w:rPr>
        <w:t xml:space="preserve"> controllerul </w:t>
      </w:r>
      <w:r>
        <w:rPr>
          <w:color w:val="auto"/>
        </w:rPr>
        <w:t>corespunzător</w:t>
      </w:r>
      <w:r w:rsidRPr="00A35228">
        <w:rPr>
          <w:color w:val="auto"/>
        </w:rPr>
        <w:t xml:space="preserve">. </w:t>
      </w:r>
      <w:r>
        <w:rPr>
          <w:color w:val="auto"/>
        </w:rPr>
        <w:t>Dacă</w:t>
      </w:r>
      <w:r w:rsidRPr="00A35228">
        <w:rPr>
          <w:color w:val="auto"/>
        </w:rPr>
        <w:t xml:space="preserve"> se doreste schimbarea unei parti de logica, atunci acesta se face cu </w:t>
      </w:r>
      <w:r>
        <w:rPr>
          <w:color w:val="auto"/>
        </w:rPr>
        <w:t>uşurinţă</w:t>
      </w:r>
      <w:r w:rsidRPr="00A35228">
        <w:rPr>
          <w:color w:val="auto"/>
        </w:rPr>
        <w:t xml:space="preserve"> prin schimbarea controllerului de la </w:t>
      </w:r>
      <w:r>
        <w:rPr>
          <w:color w:val="auto"/>
        </w:rPr>
        <w:t>căi</w:t>
      </w:r>
      <w:r w:rsidRPr="00A35228">
        <w:rPr>
          <w:color w:val="auto"/>
        </w:rPr>
        <w:t xml:space="preserve">, </w:t>
      </w:r>
      <w:r>
        <w:rPr>
          <w:color w:val="auto"/>
        </w:rPr>
        <w:t>şi</w:t>
      </w:r>
      <w:r w:rsidRPr="00A35228">
        <w:rPr>
          <w:color w:val="auto"/>
        </w:rPr>
        <w:t xml:space="preserve"> </w:t>
      </w:r>
      <w:r>
        <w:rPr>
          <w:color w:val="auto"/>
        </w:rPr>
        <w:t>adăugarea</w:t>
      </w:r>
      <w:r w:rsidRPr="00A35228">
        <w:rPr>
          <w:color w:val="auto"/>
        </w:rPr>
        <w:t xml:space="preserve"> unui nou controller pentru noua logica</w:t>
      </w:r>
      <w:r w:rsidR="005B0BB8" w:rsidRPr="004820F3">
        <w:t>.</w:t>
      </w:r>
    </w:p>
    <w:p w:rsidR="005B0BB8" w:rsidRPr="005B0BB8" w:rsidRDefault="00B968AA" w:rsidP="005B0BB8">
      <w:r w:rsidRPr="00A35228">
        <w:rPr>
          <w:color w:val="auto"/>
        </w:rPr>
        <w:t xml:space="preserve">Schimbarile mentionate de mai sus trebuie facute </w:t>
      </w:r>
      <w:r>
        <w:rPr>
          <w:color w:val="auto"/>
        </w:rPr>
        <w:t>în</w:t>
      </w:r>
      <w:r w:rsidRPr="00A35228">
        <w:rPr>
          <w:color w:val="auto"/>
        </w:rPr>
        <w:t xml:space="preserve"> urmatoarele </w:t>
      </w:r>
      <w:r>
        <w:rPr>
          <w:color w:val="auto"/>
        </w:rPr>
        <w:t>fişiere</w:t>
      </w:r>
      <w:r w:rsidRPr="00A35228">
        <w:rPr>
          <w:color w:val="auto"/>
        </w:rPr>
        <w:t xml:space="preserve">: Routes.php pentru schimbarea sau </w:t>
      </w:r>
      <w:r>
        <w:rPr>
          <w:color w:val="auto"/>
        </w:rPr>
        <w:t>adăugarea</w:t>
      </w:r>
      <w:r w:rsidRPr="00A35228">
        <w:rPr>
          <w:color w:val="auto"/>
        </w:rPr>
        <w:t xml:space="preserve"> cailor folosite de </w:t>
      </w:r>
      <w:r>
        <w:rPr>
          <w:color w:val="auto"/>
        </w:rPr>
        <w:t>aplicaţie</w:t>
      </w:r>
      <w:r w:rsidRPr="00A35228">
        <w:rPr>
          <w:color w:val="auto"/>
        </w:rPr>
        <w:t xml:space="preserve">, </w:t>
      </w:r>
      <w:r>
        <w:rPr>
          <w:color w:val="auto"/>
        </w:rPr>
        <w:t>şi</w:t>
      </w:r>
      <w:r w:rsidRPr="00A35228">
        <w:rPr>
          <w:color w:val="auto"/>
        </w:rPr>
        <w:t xml:space="preserve"> Controller.php pentru schimbari de logica sau aduagarea functionalitatilor noi</w:t>
      </w:r>
      <w:r w:rsidR="005B0BB8" w:rsidRPr="004820F3">
        <w:t>.</w:t>
      </w:r>
    </w:p>
    <w:p w:rsidR="005B0BB8" w:rsidRDefault="005B0BB8" w:rsidP="005B0BB8">
      <w:pPr>
        <w:pStyle w:val="Heading3"/>
        <w:numPr>
          <w:ilvl w:val="2"/>
          <w:numId w:val="1"/>
        </w:numPr>
      </w:pPr>
      <w:bookmarkStart w:id="101" w:name="_Toc454222661"/>
      <w:r>
        <w:t>Nivelul de business logic</w:t>
      </w:r>
      <w:bookmarkEnd w:id="101"/>
    </w:p>
    <w:p w:rsidR="005B0BB8" w:rsidRPr="005B0BB8" w:rsidRDefault="00B968AA" w:rsidP="005B0BB8">
      <w:r w:rsidRPr="00A35228">
        <w:rPr>
          <w:color w:val="auto"/>
        </w:rPr>
        <w:t xml:space="preserve">Acest nivel are rol de mediator, de a prelua comunicarea dintre controller </w:t>
      </w:r>
      <w:r>
        <w:rPr>
          <w:color w:val="auto"/>
        </w:rPr>
        <w:t>şi</w:t>
      </w:r>
      <w:r w:rsidRPr="00A35228">
        <w:rPr>
          <w:color w:val="auto"/>
        </w:rPr>
        <w:t xml:space="preserve"> accesul la date. Acest nivel preia responsabilitatea de la controller, deoarece controllerul ar fi supraincarcat </w:t>
      </w:r>
      <w:r>
        <w:rPr>
          <w:color w:val="auto"/>
        </w:rPr>
        <w:t>şi</w:t>
      </w:r>
      <w:r w:rsidRPr="00A35228">
        <w:rPr>
          <w:color w:val="auto"/>
        </w:rPr>
        <w:t xml:space="preserve"> astfel fiecare apelare de la controller la nivelul de acces de date se face prin acest nivel intermediar</w:t>
      </w:r>
      <w:r w:rsidR="005B0BB8" w:rsidRPr="004820F3">
        <w:t>.</w:t>
      </w:r>
    </w:p>
    <w:p w:rsidR="005B0BB8" w:rsidRDefault="005B0BB8" w:rsidP="005B0BB8">
      <w:pPr>
        <w:pStyle w:val="Heading3"/>
        <w:numPr>
          <w:ilvl w:val="2"/>
          <w:numId w:val="1"/>
        </w:numPr>
      </w:pPr>
      <w:bookmarkStart w:id="102" w:name="_Toc454222662"/>
      <w:r>
        <w:t>Nivelul de acces de date</w:t>
      </w:r>
      <w:bookmarkEnd w:id="102"/>
    </w:p>
    <w:p w:rsidR="005B0BB8" w:rsidRPr="005B0BB8" w:rsidRDefault="00B968AA" w:rsidP="005B0BB8">
      <w:r w:rsidRPr="00A35228">
        <w:rPr>
          <w:color w:val="auto"/>
        </w:rPr>
        <w:t xml:space="preserve">Acest nivel </w:t>
      </w:r>
      <w:r>
        <w:rPr>
          <w:color w:val="auto"/>
        </w:rPr>
        <w:t>conţine</w:t>
      </w:r>
      <w:r w:rsidRPr="00A35228">
        <w:rPr>
          <w:color w:val="auto"/>
        </w:rPr>
        <w:t xml:space="preserve"> toate interogarile ce se face </w:t>
      </w:r>
      <w:r>
        <w:rPr>
          <w:color w:val="auto"/>
        </w:rPr>
        <w:t>către</w:t>
      </w:r>
      <w:r w:rsidRPr="00A35228">
        <w:rPr>
          <w:color w:val="auto"/>
        </w:rPr>
        <w:t xml:space="preserve"> baza de date. Aceste interogari vin direct de la controller </w:t>
      </w:r>
      <w:r>
        <w:rPr>
          <w:color w:val="auto"/>
        </w:rPr>
        <w:t>şi</w:t>
      </w:r>
      <w:r w:rsidRPr="00A35228">
        <w:rPr>
          <w:color w:val="auto"/>
        </w:rPr>
        <w:t xml:space="preserve"> de la nivelul de business</w:t>
      </w:r>
      <w:r w:rsidR="005B0BB8" w:rsidRPr="004820F3">
        <w:t>.</w:t>
      </w:r>
    </w:p>
    <w:p w:rsidR="005B0BB8" w:rsidRPr="005B0BB8" w:rsidRDefault="005B0BB8" w:rsidP="005B0BB8">
      <w:pPr>
        <w:pStyle w:val="Heading3"/>
        <w:numPr>
          <w:ilvl w:val="2"/>
          <w:numId w:val="1"/>
        </w:numPr>
      </w:pPr>
      <w:bookmarkStart w:id="103" w:name="_Toc454222663"/>
      <w:r>
        <w:lastRenderedPageBreak/>
        <w:t>Nivelul de baza de date</w:t>
      </w:r>
      <w:bookmarkEnd w:id="103"/>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104" w:name="_Toc454222664"/>
      <w:r>
        <w:t>Arhitectura MVC</w:t>
      </w:r>
      <w:bookmarkEnd w:id="104"/>
    </w:p>
    <w:p w:rsidR="007B03CB" w:rsidRPr="007B03CB" w:rsidDel="00B83D97" w:rsidRDefault="007B03CB" w:rsidP="00B83D97">
      <w:pPr>
        <w:ind w:firstLine="0"/>
        <w:rPr>
          <w:del w:id="105" w:author="Szabolcs Bene" w:date="2016-06-20T22:35:00Z"/>
          <w:color w:val="auto"/>
        </w:rPr>
        <w:pPrChange w:id="106" w:author="Szabolcs Bene" w:date="2016-06-20T22:35:00Z">
          <w:pPr/>
        </w:pPrChange>
      </w:pPr>
      <w:del w:id="107" w:author="Szabolcs Bene" w:date="2016-06-20T22:35:00Z">
        <w:r w:rsidRPr="007B03CB" w:rsidDel="00B83D97">
          <w:rPr>
            <w:color w:val="auto"/>
          </w:rPr>
          <w:delText>Arhitectura de layer a aplicaţiei este combinat cu o alt</w:delText>
        </w:r>
      </w:del>
      <w:del w:id="108" w:author="Szabolcs Bene" w:date="2016-06-20T22:34:00Z">
        <w:r w:rsidRPr="007B03CB" w:rsidDel="009F7598">
          <w:rPr>
            <w:color w:val="auto"/>
          </w:rPr>
          <w:delText>a</w:delText>
        </w:r>
      </w:del>
      <w:del w:id="109" w:author="Szabolcs Bene" w:date="2016-06-20T22:35:00Z">
        <w:r w:rsidRPr="007B03CB" w:rsidDel="00B83D97">
          <w:rPr>
            <w:color w:val="auto"/>
          </w:rPr>
          <w:delText xml:space="preserve"> arhitectura de design, şi anume Model-View-Controller (MVC).</w:delText>
        </w:r>
      </w:del>
    </w:p>
    <w:p w:rsidR="007B03CB" w:rsidRPr="007B03CB" w:rsidRDefault="007B03CB" w:rsidP="007B03CB">
      <w:pPr>
        <w:rPr>
          <w:color w:val="auto"/>
        </w:rPr>
      </w:pPr>
      <w:r w:rsidRPr="007B03CB">
        <w:rPr>
          <w:color w:val="auto"/>
        </w:rPr>
        <w:t>MVC este o arhitectura de software folosit</w:t>
      </w:r>
      <w:ins w:id="110" w:author="Szabolcs Bene" w:date="2016-06-20T22:35:00Z">
        <w:r w:rsidR="009F7598">
          <w:rPr>
            <w:color w:val="auto"/>
          </w:rPr>
          <w:t>ă</w:t>
        </w:r>
      </w:ins>
      <w:r w:rsidRPr="007B03CB">
        <w:rPr>
          <w:color w:val="auto"/>
        </w:rPr>
        <w:t xml:space="preserve"> pentru implementari de interfata utilizator. Separa software-ul în trei componente interconectate, ca sa separe reprezentarea interna a informatiilor de afişarea </w:t>
      </w:r>
      <w:r w:rsidR="00F0546C">
        <w:rPr>
          <w:color w:val="auto"/>
        </w:rPr>
        <w:t>informatiilor către utilizator[16</w:t>
      </w:r>
      <w:r w:rsidRPr="007B03CB">
        <w:rPr>
          <w:color w:val="auto"/>
        </w:rPr>
        <w:t>][</w:t>
      </w:r>
      <w:r w:rsidR="00A762CF">
        <w:rPr>
          <w:color w:val="auto"/>
        </w:rPr>
        <w:t>17</w:t>
      </w:r>
      <w:r w:rsidRPr="007B03CB">
        <w:rPr>
          <w:color w:val="auto"/>
        </w:rPr>
        <w:t>]. Mai demult era folosit pentru interfete grafice de utilizator, dar acest pattern s-a raspandit şi pe partea de design de software a aplicatiilor web.</w:t>
      </w:r>
    </w:p>
    <w:p w:rsidR="005E3B7B" w:rsidRPr="007B03CB" w:rsidRDefault="007B03CB" w:rsidP="007B03CB">
      <w:pPr>
        <w:rPr>
          <w:color w:val="auto"/>
        </w:rPr>
      </w:pPr>
      <w:r w:rsidRPr="007B03CB">
        <w:rPr>
          <w:color w:val="auto"/>
        </w:rPr>
        <w:t xml:space="preserve">MVC, după cum spune şi numele de Model-View-Controller, are trei componente principale, iar în figura </w:t>
      </w:r>
      <w:del w:id="111" w:author="Szabolcs Bene" w:date="2016-06-20T22:36:00Z">
        <w:r w:rsidRPr="007B03CB" w:rsidDel="00141483">
          <w:rPr>
            <w:color w:val="auto"/>
          </w:rPr>
          <w:delText xml:space="preserve">X </w:delText>
        </w:r>
      </w:del>
      <w:ins w:id="112" w:author="Szabolcs Bene" w:date="2016-06-20T22:36:00Z">
        <w:r w:rsidR="00141483">
          <w:rPr>
            <w:color w:val="auto"/>
          </w:rPr>
          <w:t>5.2</w:t>
        </w:r>
        <w:r w:rsidR="00141483" w:rsidRPr="007B03CB">
          <w:rPr>
            <w:color w:val="auto"/>
          </w:rPr>
          <w:t xml:space="preserve"> </w:t>
        </w:r>
      </w:ins>
      <w:r w:rsidRPr="007B03CB">
        <w:rPr>
          <w:color w:val="auto"/>
        </w:rPr>
        <w:t xml:space="preserve">se </w:t>
      </w:r>
      <w:del w:id="113" w:author="Szabolcs Bene" w:date="2016-06-20T22:36:00Z">
        <w:r w:rsidRPr="007B03CB" w:rsidDel="009C0D9B">
          <w:rPr>
            <w:color w:val="auto"/>
          </w:rPr>
          <w:delText xml:space="preserve">poate </w:delText>
        </w:r>
      </w:del>
      <w:ins w:id="114" w:author="Szabolcs Bene" w:date="2016-06-20T22:36:00Z">
        <w:r w:rsidR="009C0D9B">
          <w:rPr>
            <w:color w:val="auto"/>
          </w:rPr>
          <w:t>pot</w:t>
        </w:r>
        <w:r w:rsidR="009C0D9B" w:rsidRPr="007B03CB">
          <w:rPr>
            <w:color w:val="auto"/>
          </w:rPr>
          <w:t xml:space="preserve"> </w:t>
        </w:r>
      </w:ins>
      <w:r w:rsidRPr="007B03CB">
        <w:rPr>
          <w:color w:val="auto"/>
        </w:rPr>
        <w:t>observa aceste trei componente de Model, View şi Controller şi relaţiile lor între ele</w:t>
      </w:r>
      <w:r w:rsidR="005E3B7B" w:rsidRPr="007B03CB">
        <w:rPr>
          <w:color w:val="auto"/>
        </w:rPr>
        <w:t>.</w:t>
      </w:r>
    </w:p>
    <w:p w:rsidR="00AB0FC2" w:rsidRDefault="00D063AC" w:rsidP="00AB0FC2">
      <w:pPr>
        <w:keepNext/>
        <w:jc w:val="center"/>
      </w:pPr>
      <w:r>
        <w:rPr>
          <w:noProof/>
        </w:rPr>
        <w:drawing>
          <wp:inline distT="0" distB="0" distL="0" distR="0" wp14:anchorId="4CDF6CDE" wp14:editId="326066ED">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p>
    <w:p w:rsidR="00036AC3" w:rsidRDefault="00036AC3" w:rsidP="005E3B7B"/>
    <w:p w:rsidR="00A417C6" w:rsidRPr="00A35228" w:rsidRDefault="00A417C6" w:rsidP="00A417C6">
      <w:pPr>
        <w:rPr>
          <w:color w:val="auto"/>
        </w:rPr>
      </w:pPr>
      <w:r w:rsidRPr="00A35228">
        <w:rPr>
          <w:color w:val="auto"/>
        </w:rPr>
        <w:lastRenderedPageBreak/>
        <w:t xml:space="preserve">Modelul gestioneaza direct datele, logica </w:t>
      </w:r>
      <w:r>
        <w:rPr>
          <w:color w:val="auto"/>
        </w:rPr>
        <w:t>şi</w:t>
      </w:r>
      <w:r w:rsidRPr="00A35228">
        <w:rPr>
          <w:color w:val="auto"/>
        </w:rPr>
        <w:t xml:space="preserve"> regurile </w:t>
      </w:r>
      <w:r>
        <w:rPr>
          <w:color w:val="auto"/>
        </w:rPr>
        <w:t>aplicaţiei</w:t>
      </w:r>
      <w:r w:rsidRPr="00A35228">
        <w:rPr>
          <w:color w:val="auto"/>
        </w:rPr>
        <w:t>.</w:t>
      </w:r>
    </w:p>
    <w:p w:rsidR="00A417C6" w:rsidRPr="00A35228" w:rsidRDefault="00A417C6" w:rsidP="00A417C6">
      <w:pPr>
        <w:rPr>
          <w:color w:val="auto"/>
        </w:rPr>
      </w:pPr>
      <w:r w:rsidRPr="00A35228">
        <w:rPr>
          <w:color w:val="auto"/>
        </w:rPr>
        <w:t xml:space="preserve">Viewul poate insemna orice reprezentare grafica a informatiei, cum ar fi diagrame, grafice sau tabele. Mai multe view-uri </w:t>
      </w:r>
      <w:r>
        <w:rPr>
          <w:color w:val="auto"/>
        </w:rPr>
        <w:t>poate să</w:t>
      </w:r>
      <w:r w:rsidRPr="00A35228">
        <w:rPr>
          <w:color w:val="auto"/>
        </w:rPr>
        <w:t xml:space="preserve"> </w:t>
      </w:r>
      <w:r>
        <w:rPr>
          <w:color w:val="auto"/>
        </w:rPr>
        <w:t>conţină</w:t>
      </w:r>
      <w:r w:rsidRPr="00A35228">
        <w:rPr>
          <w:color w:val="auto"/>
        </w:rPr>
        <w:t xml:space="preserve"> aceasi informatie, depinzand de nevoile utilizatorului.</w:t>
      </w:r>
    </w:p>
    <w:p w:rsidR="00A417C6" w:rsidRPr="00A35228" w:rsidRDefault="00A417C6" w:rsidP="00A417C6">
      <w:pPr>
        <w:rPr>
          <w:color w:val="auto"/>
        </w:rPr>
      </w:pPr>
      <w:r w:rsidRPr="00A35228">
        <w:rPr>
          <w:color w:val="auto"/>
        </w:rPr>
        <w:t xml:space="preserve">Controllerul receptioneaza intrarile </w:t>
      </w:r>
      <w:r>
        <w:rPr>
          <w:color w:val="auto"/>
        </w:rPr>
        <w:t>şi</w:t>
      </w:r>
      <w:r w:rsidRPr="00A35228">
        <w:rPr>
          <w:color w:val="auto"/>
        </w:rPr>
        <w:t xml:space="preserve"> actiunile utilizatorului </w:t>
      </w:r>
      <w:r>
        <w:rPr>
          <w:color w:val="auto"/>
        </w:rPr>
        <w:t>şi</w:t>
      </w:r>
      <w:r w:rsidRPr="00A35228">
        <w:rPr>
          <w:color w:val="auto"/>
        </w:rPr>
        <w:t xml:space="preserve"> transmite mai departe </w:t>
      </w:r>
      <w:r>
        <w:rPr>
          <w:color w:val="auto"/>
        </w:rPr>
        <w:t>către</w:t>
      </w:r>
      <w:r w:rsidRPr="00A35228">
        <w:rPr>
          <w:color w:val="auto"/>
        </w:rPr>
        <w:t xml:space="preserve"> modelul </w:t>
      </w:r>
      <w:r>
        <w:rPr>
          <w:color w:val="auto"/>
        </w:rPr>
        <w:t>aplicaţiei</w:t>
      </w:r>
      <w:r w:rsidRPr="00A35228">
        <w:rPr>
          <w:color w:val="auto"/>
        </w:rPr>
        <w:t xml:space="preserve">. Rezultatul venit de la model nu </w:t>
      </w:r>
      <w:r>
        <w:rPr>
          <w:color w:val="auto"/>
        </w:rPr>
        <w:t>trebuie să</w:t>
      </w:r>
      <w:r w:rsidRPr="00A35228">
        <w:rPr>
          <w:color w:val="auto"/>
        </w:rPr>
        <w:t xml:space="preserve"> treaca neaparat prin controller, ci </w:t>
      </w:r>
      <w:r>
        <w:rPr>
          <w:color w:val="auto"/>
        </w:rPr>
        <w:t>poate să</w:t>
      </w:r>
      <w:r w:rsidRPr="00A35228">
        <w:rPr>
          <w:color w:val="auto"/>
        </w:rPr>
        <w:t xml:space="preserve"> actualizeze direct componenta de view a </w:t>
      </w:r>
      <w:r>
        <w:rPr>
          <w:color w:val="auto"/>
        </w:rPr>
        <w:t>aplicaţiei</w:t>
      </w:r>
      <w:r w:rsidRPr="00A35228">
        <w:rPr>
          <w:color w:val="auto"/>
        </w:rPr>
        <w:t>.</w:t>
      </w:r>
    </w:p>
    <w:p w:rsidR="00A417C6" w:rsidRPr="00A35228" w:rsidRDefault="00A417C6" w:rsidP="00A417C6">
      <w:pPr>
        <w:rPr>
          <w:color w:val="auto"/>
        </w:rPr>
      </w:pPr>
      <w:r>
        <w:rPr>
          <w:color w:val="auto"/>
        </w:rPr>
        <w:t>În</w:t>
      </w:r>
      <w:r w:rsidRPr="00A35228">
        <w:rPr>
          <w:color w:val="auto"/>
        </w:rPr>
        <w:t xml:space="preserve"> </w:t>
      </w:r>
      <w:r>
        <w:rPr>
          <w:color w:val="auto"/>
        </w:rPr>
        <w:t>această</w:t>
      </w:r>
      <w:r w:rsidRPr="00A35228">
        <w:rPr>
          <w:color w:val="auto"/>
        </w:rPr>
        <w:t xml:space="preserve"> </w:t>
      </w:r>
      <w:r>
        <w:rPr>
          <w:color w:val="auto"/>
        </w:rPr>
        <w:t>aplicaţie</w:t>
      </w:r>
      <w:r w:rsidRPr="00A35228">
        <w:rPr>
          <w:color w:val="auto"/>
        </w:rPr>
        <w:t xml:space="preserve"> View-ul este reprezentat de paginile PHP. Fiecare pagina PHP are asignat cate o </w:t>
      </w:r>
      <w:r>
        <w:rPr>
          <w:color w:val="auto"/>
        </w:rPr>
        <w:t>funcție</w:t>
      </w:r>
      <w:r w:rsidRPr="00A35228">
        <w:rPr>
          <w:color w:val="auto"/>
        </w:rPr>
        <w:t xml:space="preserve"> din clasa de controller, care are exact aceasi nume ca </w:t>
      </w:r>
      <w:r>
        <w:rPr>
          <w:color w:val="auto"/>
        </w:rPr>
        <w:t>şi</w:t>
      </w:r>
      <w:r w:rsidRPr="00A35228">
        <w:rPr>
          <w:color w:val="auto"/>
        </w:rPr>
        <w:t xml:space="preserve"> numele paginii, </w:t>
      </w:r>
      <w:r>
        <w:rPr>
          <w:color w:val="auto"/>
        </w:rPr>
        <w:t>şi</w:t>
      </w:r>
      <w:r w:rsidRPr="00A35228">
        <w:rPr>
          <w:color w:val="auto"/>
        </w:rPr>
        <w:t xml:space="preserve"> care este configurat </w:t>
      </w:r>
      <w:r>
        <w:rPr>
          <w:color w:val="auto"/>
        </w:rPr>
        <w:t>în</w:t>
      </w:r>
      <w:r w:rsidRPr="00A35228">
        <w:rPr>
          <w:color w:val="auto"/>
        </w:rPr>
        <w:t xml:space="preserve"> clasa de Routes a </w:t>
      </w:r>
      <w:r>
        <w:rPr>
          <w:color w:val="auto"/>
        </w:rPr>
        <w:t>aplicaţiei</w:t>
      </w:r>
      <w:r w:rsidRPr="00A35228">
        <w:rPr>
          <w:color w:val="auto"/>
        </w:rPr>
        <w:t xml:space="preserve">. Controllerul are legatura directa cu modelul de date a </w:t>
      </w:r>
      <w:r>
        <w:rPr>
          <w:color w:val="auto"/>
        </w:rPr>
        <w:t>aplicaţiei</w:t>
      </w:r>
      <w:r w:rsidRPr="00A35228">
        <w:rPr>
          <w:color w:val="auto"/>
        </w:rPr>
        <w:t xml:space="preserve">, iar </w:t>
      </w:r>
      <w:r>
        <w:rPr>
          <w:color w:val="auto"/>
        </w:rPr>
        <w:t>răspunsul</w:t>
      </w:r>
      <w:r w:rsidRPr="00A35228">
        <w:rPr>
          <w:color w:val="auto"/>
        </w:rPr>
        <w:t xml:space="preserve"> de la model trece tot prin controller, ajungand la pagina, </w:t>
      </w:r>
      <w:r>
        <w:rPr>
          <w:color w:val="auto"/>
        </w:rPr>
        <w:t>şi</w:t>
      </w:r>
      <w:r w:rsidRPr="00A35228">
        <w:rPr>
          <w:color w:val="auto"/>
        </w:rPr>
        <w:t xml:space="preserve"> astfel actualizand pagina </w:t>
      </w:r>
      <w:r>
        <w:rPr>
          <w:color w:val="auto"/>
        </w:rPr>
        <w:t>respectivă</w:t>
      </w:r>
      <w:r w:rsidRPr="00A35228">
        <w:rPr>
          <w:color w:val="auto"/>
        </w:rPr>
        <w:t>.</w:t>
      </w:r>
    </w:p>
    <w:p w:rsidR="00036AC3" w:rsidRDefault="00A417C6" w:rsidP="00A417C6">
      <w:r w:rsidRPr="00A35228">
        <w:rPr>
          <w:color w:val="auto"/>
        </w:rPr>
        <w:t xml:space="preserve">Un exemplu de </w:t>
      </w:r>
      <w:r>
        <w:rPr>
          <w:color w:val="auto"/>
        </w:rPr>
        <w:t>funcţionare</w:t>
      </w:r>
      <w:r w:rsidRPr="00A35228">
        <w:rPr>
          <w:color w:val="auto"/>
        </w:rPr>
        <w:t xml:space="preserve"> a acestei arhitecturi se poate observa </w:t>
      </w:r>
      <w:r>
        <w:rPr>
          <w:color w:val="auto"/>
        </w:rPr>
        <w:t>în</w:t>
      </w:r>
      <w:r w:rsidRPr="00A35228">
        <w:rPr>
          <w:color w:val="auto"/>
        </w:rPr>
        <w:t xml:space="preserve"> diagrama de </w:t>
      </w:r>
      <w:r>
        <w:rPr>
          <w:color w:val="auto"/>
        </w:rPr>
        <w:t>secvenţă</w:t>
      </w:r>
      <w:r w:rsidRPr="00A35228">
        <w:rPr>
          <w:color w:val="auto"/>
        </w:rPr>
        <w:t xml:space="preserve"> din figura</w:t>
      </w:r>
      <w:r>
        <w:rPr>
          <w:color w:val="auto"/>
        </w:rPr>
        <w:t xml:space="preserve"> </w:t>
      </w:r>
      <w:r w:rsidR="004D2BB3">
        <w:t>5.3</w:t>
      </w:r>
      <w:r w:rsidR="00036AC3">
        <w:t>.</w:t>
      </w:r>
    </w:p>
    <w:p w:rsidR="009C7605" w:rsidRDefault="00036AC3" w:rsidP="009C7605">
      <w:pPr>
        <w:keepNext/>
      </w:pPr>
      <w:r>
        <w:rPr>
          <w:noProof/>
        </w:rPr>
        <w:lastRenderedPageBreak/>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r>
        <w:t>Figura 5.</w:t>
      </w:r>
      <w:fldSimple w:instr=" SEQ Figura_5. \* ARABIC ">
        <w:r w:rsidR="001F3F86">
          <w:rPr>
            <w:noProof/>
          </w:rPr>
          <w:t>3</w:t>
        </w:r>
      </w:fldSimple>
      <w:r w:rsidR="009C7605">
        <w:t xml:space="preserve"> Diagrama de secventa a unui exemplu de MVC</w:t>
      </w:r>
    </w:p>
    <w:p w:rsidR="00036AC3" w:rsidRPr="005E3B7B" w:rsidRDefault="00036AC3" w:rsidP="005E3B7B"/>
    <w:p w:rsidR="00F45C5E" w:rsidRDefault="00F45C5E"/>
    <w:p w:rsidR="003477A0" w:rsidRDefault="003477A0" w:rsidP="003477A0">
      <w:pPr>
        <w:pStyle w:val="Heading2"/>
        <w:numPr>
          <w:ilvl w:val="1"/>
          <w:numId w:val="1"/>
        </w:numPr>
      </w:pPr>
      <w:bookmarkStart w:id="115" w:name="_Toc454222665"/>
      <w:r>
        <w:t>Patternul Front Controller</w:t>
      </w:r>
      <w:bookmarkEnd w:id="115"/>
    </w:p>
    <w:p w:rsidR="00E0750F" w:rsidRPr="00E0750F" w:rsidRDefault="00E0750F" w:rsidP="00E0750F">
      <w:pPr>
        <w:rPr>
          <w:color w:val="auto"/>
        </w:rPr>
      </w:pPr>
      <w:r w:rsidRPr="00E0750F">
        <w:rPr>
          <w:color w:val="auto"/>
        </w:rPr>
        <w:t xml:space="preserve">Aplicaţia foloseşte un design pattern important şi necesar aplicatiilor web, şi anume patternul Front Controller. </w:t>
      </w:r>
    </w:p>
    <w:p w:rsidR="003477A0" w:rsidRPr="00E0750F" w:rsidRDefault="00E0750F" w:rsidP="00E0750F">
      <w:pPr>
        <w:rPr>
          <w:color w:val="auto"/>
        </w:rPr>
      </w:pPr>
      <w:r w:rsidRPr="00E0750F">
        <w:rPr>
          <w:color w:val="auto"/>
        </w:rPr>
        <w:t xml:space="preserve">Front Controller este un software design pattern </w:t>
      </w:r>
      <w:del w:id="116" w:author="Szabolcs Bene" w:date="2016-06-20T22:37:00Z">
        <w:r w:rsidRPr="00E0750F" w:rsidDel="00B1177A">
          <w:rPr>
            <w:color w:val="auto"/>
          </w:rPr>
          <w:delText>desscris în mai multe cataloage relationand</w:delText>
        </w:r>
      </w:del>
      <w:ins w:id="117" w:author="Szabolcs Bene" w:date="2016-06-20T22:37:00Z">
        <w:r w:rsidR="00B1177A">
          <w:rPr>
            <w:color w:val="auto"/>
          </w:rPr>
          <w:t>utilizat</w:t>
        </w:r>
      </w:ins>
      <w:r w:rsidRPr="00E0750F">
        <w:rPr>
          <w:color w:val="auto"/>
        </w:rPr>
        <w:t xml:space="preserve"> </w:t>
      </w:r>
      <w:ins w:id="118" w:author="Szabolcs Bene" w:date="2016-06-20T22:37:00Z">
        <w:r w:rsidR="00187D11">
          <w:rPr>
            <w:color w:val="auto"/>
          </w:rPr>
          <w:t>pentru</w:t>
        </w:r>
      </w:ins>
      <w:del w:id="119" w:author="Szabolcs Bene" w:date="2016-06-20T22:37:00Z">
        <w:r w:rsidRPr="00E0750F" w:rsidDel="00187D11">
          <w:rPr>
            <w:color w:val="auto"/>
          </w:rPr>
          <w:delText>la</w:delText>
        </w:r>
      </w:del>
      <w:r w:rsidRPr="00E0750F">
        <w:rPr>
          <w:color w:val="auto"/>
        </w:rPr>
        <w:t xml:space="preserve"> creearea aplicatiilor web. Patternul oferă un punct de intrare centralizat pentru tratarea request-urilor</w:t>
      </w:r>
      <w:r w:rsidR="002F2B78">
        <w:rPr>
          <w:color w:val="auto"/>
        </w:rPr>
        <w:t>.[18</w:t>
      </w:r>
      <w:r w:rsidR="003477A0" w:rsidRPr="00E0750F">
        <w:rPr>
          <w:color w:val="auto"/>
        </w:rPr>
        <w:t xml:space="preserve">] </w:t>
      </w:r>
    </w:p>
    <w:p w:rsidR="003477A0" w:rsidRDefault="00D83ACC" w:rsidP="003477A0">
      <w:r w:rsidRPr="00A35228">
        <w:rPr>
          <w:color w:val="auto"/>
        </w:rPr>
        <w:t xml:space="preserve">Front Controllerul este adesea folosit </w:t>
      </w:r>
      <w:r>
        <w:rPr>
          <w:color w:val="auto"/>
        </w:rPr>
        <w:t>în</w:t>
      </w:r>
      <w:r w:rsidRPr="00A35228">
        <w:rPr>
          <w:color w:val="auto"/>
        </w:rPr>
        <w:t xml:space="preserve"> </w:t>
      </w:r>
      <w:r>
        <w:rPr>
          <w:color w:val="auto"/>
        </w:rPr>
        <w:t>aplicaţii</w:t>
      </w:r>
      <w:r w:rsidRPr="00A35228">
        <w:rPr>
          <w:color w:val="auto"/>
        </w:rPr>
        <w:t xml:space="preserve"> web pentru implementarea fluxului de lucru. Desi nu este necesar folosirea acestui pattern, este mult mai usor controlarea navigatiei unui set de pagini pr</w:t>
      </w:r>
      <w:r>
        <w:rPr>
          <w:color w:val="auto"/>
        </w:rPr>
        <w:t>într-un</w:t>
      </w:r>
      <w:r w:rsidRPr="00A35228">
        <w:rPr>
          <w:color w:val="auto"/>
        </w:rPr>
        <w:t xml:space="preserve"> controller unic, </w:t>
      </w:r>
      <w:r>
        <w:rPr>
          <w:color w:val="auto"/>
        </w:rPr>
        <w:t>decât</w:t>
      </w:r>
      <w:r w:rsidRPr="00A35228">
        <w:rPr>
          <w:color w:val="auto"/>
        </w:rPr>
        <w:t xml:space="preserve"> sa lase responsabilitatea paginilor existente</w:t>
      </w:r>
      <w:r w:rsidR="003477A0">
        <w:t xml:space="preserve">. </w:t>
      </w:r>
      <w:r w:rsidR="003477A0">
        <w:lastRenderedPageBreak/>
        <w:t>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drawing>
          <wp:inline distT="0" distB="0" distL="0" distR="0" wp14:anchorId="66018CA3" wp14:editId="647D3B54">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p>
    <w:p w:rsidR="00D025A8" w:rsidRDefault="00D025A8" w:rsidP="003477A0"/>
    <w:p w:rsidR="00C61DDC" w:rsidRDefault="00ED2AA1" w:rsidP="00C61DDC">
      <w:r>
        <w:rPr>
          <w:color w:val="auto"/>
        </w:rPr>
        <w:t>După</w:t>
      </w:r>
      <w:r w:rsidRPr="00A35228">
        <w:rPr>
          <w:color w:val="auto"/>
        </w:rPr>
        <w:t xml:space="preserve"> cum se </w:t>
      </w:r>
      <w:r>
        <w:rPr>
          <w:color w:val="auto"/>
        </w:rPr>
        <w:t>observă</w:t>
      </w:r>
      <w:r w:rsidRPr="00A35228">
        <w:rPr>
          <w:color w:val="auto"/>
        </w:rPr>
        <w:t xml:space="preserve"> toate requesturile de la user trec prin scriptul de index.php care va initializa clasa App </w:t>
      </w:r>
      <w:r>
        <w:rPr>
          <w:color w:val="auto"/>
        </w:rPr>
        <w:t>şi</w:t>
      </w:r>
      <w:r w:rsidRPr="00A35228">
        <w:rPr>
          <w:color w:val="auto"/>
        </w:rPr>
        <w:t xml:space="preserve"> care la urma va afisa pagina </w:t>
      </w:r>
      <w:r>
        <w:rPr>
          <w:color w:val="auto"/>
        </w:rPr>
        <w:t>respectivă</w:t>
      </w:r>
      <w:r w:rsidRPr="00A35228">
        <w:rPr>
          <w:color w:val="auto"/>
        </w:rPr>
        <w:t xml:space="preserve">. Avantajul acestui pattern </w:t>
      </w:r>
      <w:r>
        <w:rPr>
          <w:color w:val="auto"/>
        </w:rPr>
        <w:t>este că</w:t>
      </w:r>
      <w:r w:rsidRPr="00A35228">
        <w:rPr>
          <w:color w:val="auto"/>
        </w:rPr>
        <w:t xml:space="preserve"> </w:t>
      </w:r>
      <w:r w:rsidRPr="00A35228">
        <w:rPr>
          <w:color w:val="auto"/>
        </w:rPr>
        <w:lastRenderedPageBreak/>
        <w:t xml:space="preserve">nu </w:t>
      </w:r>
      <w:r>
        <w:rPr>
          <w:color w:val="auto"/>
        </w:rPr>
        <w:t>există</w:t>
      </w:r>
      <w:r w:rsidRPr="00A35228">
        <w:rPr>
          <w:color w:val="auto"/>
        </w:rPr>
        <w:t xml:space="preserve"> riscul pentru duplicarea datelor </w:t>
      </w:r>
      <w:r>
        <w:rPr>
          <w:color w:val="auto"/>
        </w:rPr>
        <w:t>şi</w:t>
      </w:r>
      <w:r w:rsidRPr="00A35228">
        <w:rPr>
          <w:color w:val="auto"/>
        </w:rPr>
        <w:t xml:space="preserve"> duplicarea tratarea requesturilor, deoarece </w:t>
      </w:r>
      <w:r>
        <w:rPr>
          <w:color w:val="auto"/>
        </w:rPr>
        <w:t>există</w:t>
      </w:r>
      <w:r w:rsidRPr="00A35228">
        <w:rPr>
          <w:color w:val="auto"/>
        </w:rPr>
        <w:t xml:space="preserve"> doar un singur punct de intrare care are responsabilitatea de a trata toate requesturile</w:t>
      </w:r>
      <w:r w:rsidR="00C61DDC">
        <w:t>.</w:t>
      </w:r>
    </w:p>
    <w:p w:rsidR="00FC755B" w:rsidRDefault="00FC755B" w:rsidP="00FC755B">
      <w:pPr>
        <w:pStyle w:val="Heading2"/>
        <w:numPr>
          <w:ilvl w:val="1"/>
          <w:numId w:val="1"/>
        </w:numPr>
      </w:pPr>
      <w:bookmarkStart w:id="120" w:name="_Toc454222666"/>
      <w:r>
        <w:t>Componentele aplicatiei</w:t>
      </w:r>
      <w:bookmarkEnd w:id="120"/>
    </w:p>
    <w:p w:rsidR="00945C2A" w:rsidRDefault="003453CD" w:rsidP="00E34D0F">
      <w:r>
        <w:rPr>
          <w:noProof/>
        </w:rPr>
        <mc:AlternateContent>
          <mc:Choice Requires="wps">
            <w:drawing>
              <wp:anchor distT="0" distB="0" distL="114300" distR="114300" simplePos="0" relativeHeight="251679232" behindDoc="0" locked="0" layoutInCell="1" allowOverlap="1" wp14:anchorId="6C7CBB3C" wp14:editId="0827EE0D">
                <wp:simplePos x="0" y="0"/>
                <wp:positionH relativeFrom="column">
                  <wp:posOffset>5080</wp:posOffset>
                </wp:positionH>
                <wp:positionV relativeFrom="paragraph">
                  <wp:posOffset>2334260</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190E4C" w:rsidRPr="003453CD" w:rsidRDefault="00190E4C"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B3C" id="Text Box 35" o:spid="_x0000_s1029" type="#_x0000_t202" style="position:absolute;left:0;text-align:left;margin-left:.4pt;margin-top:183.8pt;width:459.4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" stroked="f">
                <v:textbox style="mso-fit-shape-to-text:t" inset="0,0,0,0">
                  <w:txbxContent>
                    <w:p w:rsidR="00190E4C" w:rsidRPr="003453CD" w:rsidRDefault="00190E4C"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v:textbox>
                <w10:wrap type="square"/>
              </v:shape>
            </w:pict>
          </mc:Fallback>
        </mc:AlternateContent>
      </w:r>
      <w:r w:rsidR="00E34D0F" w:rsidRPr="004820F3">
        <w:rPr>
          <w:noProof/>
        </w:rPr>
        <w:drawing>
          <wp:anchor distT="0" distB="0" distL="114300" distR="114300" simplePos="0" relativeHeight="251638272" behindDoc="0" locked="0" layoutInCell="1" allowOverlap="1" wp14:anchorId="79174E29" wp14:editId="0E1E7B66">
            <wp:simplePos x="0" y="0"/>
            <wp:positionH relativeFrom="column">
              <wp:posOffset>5080</wp:posOffset>
            </wp:positionH>
            <wp:positionV relativeFrom="paragraph">
              <wp:posOffset>344805</wp:posOffset>
            </wp:positionV>
            <wp:extent cx="5835015" cy="19323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anchor>
        </w:drawing>
      </w:r>
      <w:r w:rsidR="00945C2A" w:rsidRPr="004820F3">
        <w:t xml:space="preserve">In </w:t>
      </w:r>
      <w:r w:rsidR="00945C2A">
        <w:t xml:space="preserve">figura </w:t>
      </w:r>
      <w:r w:rsidR="00E34D0F">
        <w:t>5.5</w:t>
      </w:r>
      <w:r w:rsidR="00945C2A" w:rsidRPr="004820F3">
        <w:t xml:space="preserve"> se poate observa cele 3 componente principale ale aplicatiei:</w:t>
      </w:r>
      <w:r w:rsidR="00945C2A" w:rsidRPr="00005BA6">
        <w:t xml:space="preserve"> </w:t>
      </w:r>
    </w:p>
    <w:p w:rsidR="00945C2A" w:rsidRDefault="00945C2A" w:rsidP="00945C2A"/>
    <w:p w:rsidR="0061477D" w:rsidRPr="00A35228" w:rsidRDefault="0061477D" w:rsidP="0061477D">
      <w:pPr>
        <w:rPr>
          <w:color w:val="auto"/>
        </w:rPr>
      </w:pPr>
      <w:r w:rsidRPr="00A35228">
        <w:rPr>
          <w:color w:val="auto"/>
        </w:rPr>
        <w:t xml:space="preserve">Aceste 3 componente principale sunt urmatoarele: </w:t>
      </w:r>
      <w:r w:rsidRPr="00A35228">
        <w:rPr>
          <w:i/>
          <w:color w:val="auto"/>
        </w:rPr>
        <w:t>Client Browser</w:t>
      </w:r>
      <w:r w:rsidRPr="00A35228">
        <w:rPr>
          <w:color w:val="auto"/>
        </w:rPr>
        <w:t xml:space="preserve">, </w:t>
      </w:r>
      <w:r w:rsidRPr="00A35228">
        <w:rPr>
          <w:i/>
          <w:color w:val="auto"/>
        </w:rPr>
        <w:t>Application Server</w:t>
      </w:r>
      <w:r w:rsidRPr="00A35228">
        <w:rPr>
          <w:color w:val="auto"/>
        </w:rPr>
        <w:t xml:space="preserve">, </w:t>
      </w:r>
      <w:r w:rsidRPr="00A35228">
        <w:rPr>
          <w:i/>
          <w:color w:val="auto"/>
        </w:rPr>
        <w:t>Database Server.</w:t>
      </w:r>
    </w:p>
    <w:p w:rsidR="0061477D" w:rsidRPr="00A35228" w:rsidRDefault="0061477D" w:rsidP="0061477D">
      <w:pPr>
        <w:rPr>
          <w:color w:val="auto"/>
        </w:rPr>
      </w:pPr>
      <w:r w:rsidRPr="00A35228">
        <w:rPr>
          <w:color w:val="auto"/>
        </w:rPr>
        <w:t xml:space="preserve">Utilizatorul are acces doar la partea de client, prin paginile oferite de </w:t>
      </w:r>
      <w:r>
        <w:rPr>
          <w:color w:val="auto"/>
        </w:rPr>
        <w:t>aplicaţie</w:t>
      </w:r>
      <w:r w:rsidRPr="00A35228">
        <w:rPr>
          <w:color w:val="auto"/>
        </w:rPr>
        <w:t xml:space="preserve">. Pentru folosirea </w:t>
      </w:r>
      <w:r>
        <w:rPr>
          <w:color w:val="auto"/>
        </w:rPr>
        <w:t>aplicaţiei</w:t>
      </w:r>
      <w:r w:rsidRPr="00A35228">
        <w:rPr>
          <w:color w:val="auto"/>
        </w:rPr>
        <w:t xml:space="preserve"> paginile web </w:t>
      </w:r>
      <w:r>
        <w:rPr>
          <w:color w:val="auto"/>
        </w:rPr>
        <w:t>oferă</w:t>
      </w:r>
      <w:r w:rsidRPr="00A35228">
        <w:rPr>
          <w:color w:val="auto"/>
        </w:rPr>
        <w:t xml:space="preserve"> elemente de html prin care utilizatorul poate interactiona cu </w:t>
      </w:r>
      <w:r>
        <w:rPr>
          <w:color w:val="auto"/>
        </w:rPr>
        <w:t>aplicaţi</w:t>
      </w:r>
      <w:ins w:id="121" w:author="Szabolcs Bene" w:date="2016-06-20T22:38:00Z">
        <w:r w:rsidR="007B0B04">
          <w:rPr>
            <w:color w:val="auto"/>
          </w:rPr>
          <w:t>a</w:t>
        </w:r>
      </w:ins>
      <w:del w:id="122" w:author="Szabolcs Bene" w:date="2016-06-20T22:38:00Z">
        <w:r w:rsidDel="007B0B04">
          <w:rPr>
            <w:color w:val="auto"/>
          </w:rPr>
          <w:delText>e</w:delText>
        </w:r>
      </w:del>
      <w:r w:rsidRPr="00A35228">
        <w:rPr>
          <w:color w:val="auto"/>
        </w:rPr>
        <w:t xml:space="preserve">, </w:t>
      </w:r>
      <w:r>
        <w:rPr>
          <w:color w:val="auto"/>
        </w:rPr>
        <w:t>şi</w:t>
      </w:r>
      <w:r w:rsidRPr="00A35228">
        <w:rPr>
          <w:color w:val="auto"/>
        </w:rPr>
        <w:t xml:space="preserve"> </w:t>
      </w:r>
      <w:r>
        <w:rPr>
          <w:color w:val="auto"/>
        </w:rPr>
        <w:t>în</w:t>
      </w:r>
      <w:r w:rsidRPr="00A35228">
        <w:rPr>
          <w:color w:val="auto"/>
        </w:rPr>
        <w:t xml:space="preserve"> urma caruia se poate conecta la un alt utilizator.</w:t>
      </w:r>
    </w:p>
    <w:p w:rsidR="0061477D" w:rsidRPr="00A35228" w:rsidRDefault="0061477D" w:rsidP="0061477D">
      <w:pPr>
        <w:rPr>
          <w:color w:val="auto"/>
        </w:rPr>
      </w:pPr>
      <w:r w:rsidRPr="00A35228">
        <w:rPr>
          <w:color w:val="auto"/>
        </w:rPr>
        <w:t xml:space="preserve">Gestionarea </w:t>
      </w:r>
      <w:r>
        <w:rPr>
          <w:color w:val="auto"/>
        </w:rPr>
        <w:t>şi</w:t>
      </w:r>
      <w:r w:rsidRPr="00A35228">
        <w:rPr>
          <w:color w:val="auto"/>
        </w:rPr>
        <w:t xml:space="preserve"> interogarea bazei de date se face prin serverul de </w:t>
      </w:r>
      <w:r>
        <w:rPr>
          <w:color w:val="auto"/>
        </w:rPr>
        <w:t>aplicaţie</w:t>
      </w:r>
      <w:r w:rsidRPr="00A35228">
        <w:rPr>
          <w:color w:val="auto"/>
        </w:rPr>
        <w:t xml:space="preserve">, iar rezultatul acestor interogari este responsabilitatea acestei componente. </w:t>
      </w:r>
      <w:r>
        <w:rPr>
          <w:color w:val="auto"/>
        </w:rPr>
        <w:t>Dacă</w:t>
      </w:r>
      <w:r w:rsidRPr="00A35228">
        <w:rPr>
          <w:color w:val="auto"/>
        </w:rPr>
        <w:t xml:space="preserve"> utilizatorul introduce date valide sau interactioneaza cu paginile web unde nu are permisiune, </w:t>
      </w:r>
      <w:r>
        <w:rPr>
          <w:color w:val="auto"/>
        </w:rPr>
        <w:t>aplicaţia</w:t>
      </w:r>
      <w:r w:rsidRPr="00A35228">
        <w:rPr>
          <w:color w:val="auto"/>
        </w:rPr>
        <w:t xml:space="preserve"> are responsabilitatea sa arunce mesaje de eroare respective. Conexiunea la baza de date se poate face numai prin controllerul </w:t>
      </w:r>
      <w:r>
        <w:rPr>
          <w:color w:val="auto"/>
        </w:rPr>
        <w:t>aplicaţiei</w:t>
      </w:r>
      <w:r w:rsidRPr="00A35228">
        <w:rPr>
          <w:color w:val="auto"/>
        </w:rPr>
        <w:t>.</w:t>
      </w:r>
    </w:p>
    <w:p w:rsidR="00945C2A" w:rsidRDefault="0061477D" w:rsidP="0061477D">
      <w:r w:rsidRPr="00A35228">
        <w:rPr>
          <w:color w:val="auto"/>
        </w:rPr>
        <w:t xml:space="preserve"> Figura </w:t>
      </w:r>
      <w:r>
        <w:rPr>
          <w:color w:val="auto"/>
        </w:rPr>
        <w:t>5.6</w:t>
      </w:r>
      <w:r w:rsidRPr="00A35228">
        <w:rPr>
          <w:color w:val="auto"/>
        </w:rPr>
        <w:t xml:space="preserve"> descrie mai </w:t>
      </w:r>
      <w:r>
        <w:rPr>
          <w:color w:val="auto"/>
        </w:rPr>
        <w:t>în</w:t>
      </w:r>
      <w:r w:rsidRPr="00A35228">
        <w:rPr>
          <w:color w:val="auto"/>
        </w:rPr>
        <w:t xml:space="preserve"> detaliu arhitectura acestei </w:t>
      </w:r>
      <w:r>
        <w:rPr>
          <w:color w:val="auto"/>
        </w:rPr>
        <w:t>aplicaţii</w:t>
      </w:r>
      <w:r w:rsidRPr="00A35228">
        <w:rPr>
          <w:color w:val="auto"/>
        </w:rPr>
        <w:t xml:space="preserve"> web, </w:t>
      </w:r>
      <w:r>
        <w:rPr>
          <w:color w:val="auto"/>
        </w:rPr>
        <w:t>şi</w:t>
      </w:r>
      <w:r w:rsidRPr="00A35228">
        <w:rPr>
          <w:color w:val="auto"/>
        </w:rPr>
        <w:t xml:space="preserve"> interactionarea concreta </w:t>
      </w:r>
      <w:r>
        <w:rPr>
          <w:color w:val="auto"/>
        </w:rPr>
        <w:t>între</w:t>
      </w:r>
      <w:r w:rsidRPr="00A35228">
        <w:rPr>
          <w:color w:val="auto"/>
        </w:rPr>
        <w:t xml:space="preserve"> componentele </w:t>
      </w:r>
      <w:r>
        <w:rPr>
          <w:color w:val="auto"/>
        </w:rPr>
        <w:t>aplicaţiei</w:t>
      </w:r>
      <w:r w:rsidR="00945C2A" w:rsidRPr="00945C2A">
        <w:t>.</w:t>
      </w:r>
      <w:r w:rsidR="00945C2A" w:rsidRPr="00713FB0">
        <w:t xml:space="preserve"> </w:t>
      </w:r>
    </w:p>
    <w:p w:rsidR="00945C2A" w:rsidRDefault="00B61BAA" w:rsidP="00187F70">
      <w:pPr>
        <w:ind w:firstLine="0"/>
      </w:pPr>
      <w:r>
        <w:rPr>
          <w:noProof/>
        </w:rPr>
        <w:lastRenderedPageBreak/>
        <mc:AlternateContent>
          <mc:Choice Requires="wps">
            <w:drawing>
              <wp:anchor distT="0" distB="0" distL="114300" distR="114300" simplePos="0" relativeHeight="251684352" behindDoc="0" locked="0" layoutInCell="1" allowOverlap="1" wp14:anchorId="58EA461C" wp14:editId="2E908973">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190E4C" w:rsidRPr="00B61BAA" w:rsidRDefault="00190E4C"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461C" id="Text Box 36" o:spid="_x0000_s1030" type="#_x0000_t202" style="position:absolute;left:0;text-align:left;margin-left:-53.25pt;margin-top:440.75pt;width:537.7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190E4C" w:rsidRPr="00B61BAA" w:rsidRDefault="00190E4C"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v:textbox>
                <w10:wrap type="square"/>
              </v:shape>
            </w:pict>
          </mc:Fallback>
        </mc:AlternateContent>
      </w:r>
      <w:r w:rsidR="00945C2A">
        <w:rPr>
          <w:noProof/>
        </w:rPr>
        <w:drawing>
          <wp:anchor distT="0" distB="0" distL="114300" distR="114300" simplePos="0" relativeHeight="251643392" behindDoc="0" locked="0" layoutInCell="1" allowOverlap="1" wp14:anchorId="79F5BC1E" wp14:editId="633EC5B4">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626F" w:rsidP="000F4D17">
      <w:r>
        <w:rPr>
          <w:color w:val="auto"/>
        </w:rPr>
        <w:t>După</w:t>
      </w:r>
      <w:r w:rsidRPr="00A35228">
        <w:rPr>
          <w:color w:val="auto"/>
        </w:rPr>
        <w:t xml:space="preserve"> cum se poate observa </w:t>
      </w:r>
      <w:r>
        <w:rPr>
          <w:color w:val="auto"/>
        </w:rPr>
        <w:t>această</w:t>
      </w:r>
      <w:r w:rsidRPr="00A35228">
        <w:rPr>
          <w:color w:val="auto"/>
        </w:rPr>
        <w:t xml:space="preserve"> figura </w:t>
      </w:r>
      <w:r>
        <w:rPr>
          <w:color w:val="auto"/>
        </w:rPr>
        <w:t>conţine</w:t>
      </w:r>
      <w:r w:rsidRPr="00A35228">
        <w:rPr>
          <w:color w:val="auto"/>
        </w:rPr>
        <w:t xml:space="preserve"> cele 3 componente principale mentionate de mai sus, dar cu mai multe detalii</w:t>
      </w:r>
      <w:r w:rsidR="000F4D17" w:rsidRPr="004820F3">
        <w:t xml:space="preserve">. </w:t>
      </w:r>
    </w:p>
    <w:p w:rsidR="000F4D17" w:rsidRDefault="000F4D17" w:rsidP="000F4D17">
      <w:pPr>
        <w:pStyle w:val="Heading3"/>
        <w:numPr>
          <w:ilvl w:val="2"/>
          <w:numId w:val="1"/>
        </w:numPr>
      </w:pPr>
      <w:bookmarkStart w:id="123" w:name="_Toc454222667"/>
      <w:r>
        <w:lastRenderedPageBreak/>
        <w:t>Componenta de server</w:t>
      </w:r>
      <w:bookmarkEnd w:id="123"/>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p>
    <w:p w:rsidR="00945C2A" w:rsidRDefault="00945C2A" w:rsidP="00945C2A"/>
    <w:p w:rsidR="00297148" w:rsidRPr="00A35228" w:rsidRDefault="00297148" w:rsidP="00297148">
      <w:pPr>
        <w:rPr>
          <w:color w:val="auto"/>
        </w:rPr>
      </w:pPr>
      <w:r>
        <w:rPr>
          <w:color w:val="auto"/>
        </w:rPr>
        <w:t>Această</w:t>
      </w:r>
      <w:r w:rsidRPr="00A35228">
        <w:rPr>
          <w:color w:val="auto"/>
        </w:rPr>
        <w:t xml:space="preserve"> componenta </w:t>
      </w:r>
      <w:r>
        <w:rPr>
          <w:color w:val="auto"/>
        </w:rPr>
        <w:t>conţine</w:t>
      </w:r>
      <w:r w:rsidRPr="00A35228">
        <w:rPr>
          <w:color w:val="auto"/>
        </w:rPr>
        <w:t xml:space="preserve"> logica </w:t>
      </w:r>
      <w:r>
        <w:rPr>
          <w:color w:val="auto"/>
        </w:rPr>
        <w:t>aplicaţiei</w:t>
      </w:r>
      <w:r w:rsidRPr="00A35228">
        <w:rPr>
          <w:color w:val="auto"/>
        </w:rPr>
        <w:t xml:space="preserve"> </w:t>
      </w:r>
      <w:r>
        <w:rPr>
          <w:color w:val="auto"/>
        </w:rPr>
        <w:t>şi</w:t>
      </w:r>
      <w:r w:rsidRPr="00A35228">
        <w:rPr>
          <w:color w:val="auto"/>
        </w:rPr>
        <w:t xml:space="preserve"> </w:t>
      </w:r>
      <w:r>
        <w:rPr>
          <w:color w:val="auto"/>
        </w:rPr>
        <w:t>redirecţionarea</w:t>
      </w:r>
      <w:r w:rsidRPr="00A35228">
        <w:rPr>
          <w:color w:val="auto"/>
        </w:rPr>
        <w:t xml:space="preserve"> paginilor la interactionarea utilizatorului cu paginile web. Prin fisierul </w:t>
      </w:r>
      <w:r w:rsidRPr="00A35228">
        <w:rPr>
          <w:i/>
          <w:color w:val="auto"/>
        </w:rPr>
        <w:t>App.php</w:t>
      </w:r>
      <w:r w:rsidRPr="00A35228">
        <w:rPr>
          <w:color w:val="auto"/>
        </w:rPr>
        <w:t xml:space="preserve"> se creeaza o </w:t>
      </w:r>
      <w:r>
        <w:rPr>
          <w:color w:val="auto"/>
        </w:rPr>
        <w:t>instanţa</w:t>
      </w:r>
      <w:r w:rsidRPr="00A35228">
        <w:rPr>
          <w:color w:val="auto"/>
        </w:rPr>
        <w:t xml:space="preserve"> a </w:t>
      </w:r>
      <w:r>
        <w:rPr>
          <w:color w:val="auto"/>
        </w:rPr>
        <w:t>aplicaţiei</w:t>
      </w:r>
      <w:r w:rsidRPr="00A35228">
        <w:rPr>
          <w:color w:val="auto"/>
        </w:rPr>
        <w:t xml:space="preserve">, la fiecare schimbare de pagina. Obiectul care este instantiat este chiar clasa App care se regaseste </w:t>
      </w:r>
      <w:r>
        <w:rPr>
          <w:color w:val="auto"/>
        </w:rPr>
        <w:t>în</w:t>
      </w:r>
      <w:r w:rsidRPr="00A35228">
        <w:rPr>
          <w:color w:val="auto"/>
        </w:rPr>
        <w:t xml:space="preserve"> fisierul acesta. Acest obiect la urma lui instantieaza obiectul Controller care se regaseste </w:t>
      </w:r>
      <w:r>
        <w:rPr>
          <w:color w:val="auto"/>
        </w:rPr>
        <w:t>în</w:t>
      </w:r>
      <w:r w:rsidRPr="00A35228">
        <w:rPr>
          <w:color w:val="auto"/>
        </w:rPr>
        <w:t xml:space="preserve"> fisierul Controller.php. Obiectul App are </w:t>
      </w:r>
      <w:r>
        <w:rPr>
          <w:color w:val="auto"/>
        </w:rPr>
        <w:t>şi</w:t>
      </w:r>
      <w:r w:rsidRPr="00A35228">
        <w:rPr>
          <w:color w:val="auto"/>
        </w:rPr>
        <w:t xml:space="preserve"> o </w:t>
      </w:r>
      <w:r>
        <w:rPr>
          <w:color w:val="auto"/>
        </w:rPr>
        <w:t>instanţa</w:t>
      </w:r>
      <w:r w:rsidRPr="00A35228">
        <w:rPr>
          <w:color w:val="auto"/>
        </w:rPr>
        <w:t xml:space="preserve"> de Route unde sunt predefinite caile </w:t>
      </w:r>
      <w:r>
        <w:rPr>
          <w:color w:val="auto"/>
        </w:rPr>
        <w:t>aplicaţiei</w:t>
      </w:r>
      <w:r w:rsidRPr="00A35228">
        <w:rPr>
          <w:color w:val="auto"/>
        </w:rPr>
        <w:t xml:space="preserve"> </w:t>
      </w:r>
      <w:r>
        <w:rPr>
          <w:color w:val="auto"/>
        </w:rPr>
        <w:t>împreună</w:t>
      </w:r>
      <w:r w:rsidRPr="00A35228">
        <w:rPr>
          <w:color w:val="auto"/>
        </w:rPr>
        <w:t xml:space="preserve"> cu fisierul de interfata </w:t>
      </w:r>
      <w:r>
        <w:rPr>
          <w:color w:val="auto"/>
        </w:rPr>
        <w:t>şi</w:t>
      </w:r>
      <w:r w:rsidRPr="00A35228">
        <w:rPr>
          <w:color w:val="auto"/>
        </w:rPr>
        <w:t xml:space="preserve"> metoda de controller </w:t>
      </w:r>
      <w:r>
        <w:rPr>
          <w:color w:val="auto"/>
        </w:rPr>
        <w:t>corespunzător</w:t>
      </w:r>
      <w:r w:rsidRPr="00A35228">
        <w:rPr>
          <w:color w:val="auto"/>
        </w:rPr>
        <w:t xml:space="preserve">. La accesarea unei pagini web, obiectul App </w:t>
      </w:r>
      <w:r>
        <w:rPr>
          <w:color w:val="auto"/>
        </w:rPr>
        <w:t>caută</w:t>
      </w:r>
      <w:r w:rsidRPr="00A35228">
        <w:rPr>
          <w:color w:val="auto"/>
        </w:rPr>
        <w:t xml:space="preserve"> </w:t>
      </w:r>
      <w:r>
        <w:rPr>
          <w:color w:val="auto"/>
        </w:rPr>
        <w:t>în</w:t>
      </w:r>
      <w:r w:rsidRPr="00A35228">
        <w:rPr>
          <w:color w:val="auto"/>
        </w:rPr>
        <w:t xml:space="preserve"> rutele predefinit</w:t>
      </w:r>
      <w:r>
        <w:rPr>
          <w:color w:val="auto"/>
        </w:rPr>
        <w:t>e</w:t>
      </w:r>
      <w:r w:rsidRPr="00A35228">
        <w:rPr>
          <w:color w:val="auto"/>
        </w:rPr>
        <w:t xml:space="preserve"> numele paginii web pe care utilizatorul </w:t>
      </w:r>
      <w:r>
        <w:rPr>
          <w:color w:val="auto"/>
        </w:rPr>
        <w:t>vrea să</w:t>
      </w:r>
      <w:r w:rsidRPr="00A35228">
        <w:rPr>
          <w:color w:val="auto"/>
        </w:rPr>
        <w:t xml:space="preserve"> acceseze, iar </w:t>
      </w:r>
      <w:r>
        <w:rPr>
          <w:color w:val="auto"/>
        </w:rPr>
        <w:t>în</w:t>
      </w:r>
      <w:r w:rsidRPr="00A35228">
        <w:rPr>
          <w:color w:val="auto"/>
        </w:rPr>
        <w:t xml:space="preserve"> cazul </w:t>
      </w:r>
      <w:r>
        <w:rPr>
          <w:color w:val="auto"/>
        </w:rPr>
        <w:t>în</w:t>
      </w:r>
      <w:r w:rsidRPr="00A35228">
        <w:rPr>
          <w:color w:val="auto"/>
        </w:rPr>
        <w:t xml:space="preserve"> care nu se </w:t>
      </w:r>
      <w:r>
        <w:rPr>
          <w:color w:val="auto"/>
        </w:rPr>
        <w:t>găseşte</w:t>
      </w:r>
      <w:r w:rsidRPr="00A35228">
        <w:rPr>
          <w:color w:val="auto"/>
        </w:rPr>
        <w:t xml:space="preserve">, se </w:t>
      </w:r>
      <w:r>
        <w:rPr>
          <w:color w:val="auto"/>
        </w:rPr>
        <w:t>aruncă</w:t>
      </w:r>
      <w:r w:rsidRPr="00A35228">
        <w:rPr>
          <w:color w:val="auto"/>
        </w:rPr>
        <w:t xml:space="preserve"> un mesaj de eroare.</w:t>
      </w:r>
    </w:p>
    <w:p w:rsidR="00297148" w:rsidRPr="00A35228" w:rsidRDefault="00297148" w:rsidP="00297148">
      <w:pPr>
        <w:rPr>
          <w:color w:val="auto"/>
        </w:rPr>
      </w:pPr>
      <w:r w:rsidRPr="00A35228">
        <w:rPr>
          <w:color w:val="auto"/>
        </w:rPr>
        <w:t xml:space="preserve">Obiectul de </w:t>
      </w:r>
      <w:r w:rsidRPr="00A35228">
        <w:rPr>
          <w:i/>
          <w:color w:val="auto"/>
        </w:rPr>
        <w:t>Controller</w:t>
      </w:r>
      <w:r w:rsidRPr="00A35228">
        <w:rPr>
          <w:color w:val="auto"/>
        </w:rPr>
        <w:t xml:space="preserve"> poate fi accesat doar prin obiectul de App, </w:t>
      </w:r>
      <w:r>
        <w:rPr>
          <w:color w:val="auto"/>
        </w:rPr>
        <w:t>şi</w:t>
      </w:r>
      <w:r w:rsidRPr="00A35228">
        <w:rPr>
          <w:color w:val="auto"/>
        </w:rPr>
        <w:t xml:space="preserve"> </w:t>
      </w:r>
      <w:r>
        <w:rPr>
          <w:color w:val="auto"/>
        </w:rPr>
        <w:t>conţine</w:t>
      </w:r>
      <w:r w:rsidRPr="00A35228">
        <w:rPr>
          <w:color w:val="auto"/>
        </w:rPr>
        <w:t xml:space="preserve"> toate </w:t>
      </w:r>
      <w:r>
        <w:rPr>
          <w:color w:val="auto"/>
        </w:rPr>
        <w:t>funcțiile</w:t>
      </w:r>
      <w:r w:rsidRPr="00A35228">
        <w:rPr>
          <w:color w:val="auto"/>
        </w:rPr>
        <w:t xml:space="preserve"> la care utilizatorul poate accesa </w:t>
      </w:r>
      <w:r>
        <w:rPr>
          <w:color w:val="auto"/>
        </w:rPr>
        <w:t>în</w:t>
      </w:r>
      <w:r w:rsidRPr="00A35228">
        <w:rPr>
          <w:color w:val="auto"/>
        </w:rPr>
        <w:t xml:space="preserve"> mod direct sau indirect. Acesare </w:t>
      </w:r>
      <w:r>
        <w:rPr>
          <w:color w:val="auto"/>
        </w:rPr>
        <w:t>în</w:t>
      </w:r>
      <w:r w:rsidRPr="00A35228">
        <w:rPr>
          <w:color w:val="auto"/>
        </w:rPr>
        <w:t xml:space="preserve"> mod direct </w:t>
      </w:r>
      <w:r w:rsidRPr="00A35228">
        <w:rPr>
          <w:color w:val="auto"/>
        </w:rPr>
        <w:lastRenderedPageBreak/>
        <w:t xml:space="preserve">inseamna ca </w:t>
      </w:r>
      <w:r>
        <w:rPr>
          <w:color w:val="auto"/>
        </w:rPr>
        <w:t>dacă</w:t>
      </w:r>
      <w:r w:rsidRPr="00A35228">
        <w:rPr>
          <w:color w:val="auto"/>
        </w:rPr>
        <w:t xml:space="preserve"> utilizatorul ajunge pe o pagina a </w:t>
      </w:r>
      <w:r>
        <w:rPr>
          <w:color w:val="auto"/>
        </w:rPr>
        <w:t>aplicaţiei</w:t>
      </w:r>
      <w:r w:rsidRPr="00A35228">
        <w:rPr>
          <w:color w:val="auto"/>
        </w:rPr>
        <w:t xml:space="preserve">, atunci este direct </w:t>
      </w:r>
      <w:r w:rsidRPr="00A212FD">
        <w:rPr>
          <w:color w:val="auto"/>
        </w:rPr>
        <w:t xml:space="preserve">apelată </w:t>
      </w:r>
      <w:r>
        <w:rPr>
          <w:color w:val="auto"/>
        </w:rPr>
        <w:t>funcția</w:t>
      </w:r>
      <w:r w:rsidRPr="00A35228">
        <w:rPr>
          <w:color w:val="auto"/>
        </w:rPr>
        <w:t xml:space="preserve"> corespunzatoare din controller, cum ar fi de exemplu login-ul. Acesarea </w:t>
      </w:r>
      <w:r>
        <w:rPr>
          <w:color w:val="auto"/>
        </w:rPr>
        <w:t>în</w:t>
      </w:r>
      <w:r w:rsidRPr="00A35228">
        <w:rPr>
          <w:color w:val="auto"/>
        </w:rPr>
        <w:t xml:space="preserve"> mod indirect este de exemplu </w:t>
      </w:r>
      <w:r>
        <w:rPr>
          <w:color w:val="auto"/>
        </w:rPr>
        <w:t>când</w:t>
      </w:r>
      <w:r w:rsidRPr="00A35228">
        <w:rPr>
          <w:color w:val="auto"/>
        </w:rPr>
        <w:t xml:space="preserve"> utilizatorul doreste sa se conecteze la un alt utilizator, iar transmiterea de </w:t>
      </w:r>
      <w:r>
        <w:rPr>
          <w:color w:val="auto"/>
        </w:rPr>
        <w:t>informaţii</w:t>
      </w:r>
      <w:r w:rsidRPr="00A35228">
        <w:rPr>
          <w:color w:val="auto"/>
        </w:rPr>
        <w:t xml:space="preserve"> se intampla automat, </w:t>
      </w:r>
      <w:r>
        <w:rPr>
          <w:color w:val="auto"/>
        </w:rPr>
        <w:t>fără</w:t>
      </w:r>
      <w:r w:rsidRPr="00A35228">
        <w:rPr>
          <w:color w:val="auto"/>
        </w:rPr>
        <w:t xml:space="preserve"> ca utilizatorul sa interactioneze mai mult cu interfata. De exemplu ar fi </w:t>
      </w:r>
      <w:r>
        <w:rPr>
          <w:color w:val="auto"/>
        </w:rPr>
        <w:t>când</w:t>
      </w:r>
      <w:r w:rsidRPr="00A35228">
        <w:rPr>
          <w:color w:val="auto"/>
        </w:rPr>
        <w:t xml:space="preserve"> utilizatorul cere conexiunea la un alt utilizator, iar butonul de acceptare sau refuzare apare pe pagina al celuilalt utilizator, </w:t>
      </w:r>
      <w:r>
        <w:rPr>
          <w:color w:val="auto"/>
        </w:rPr>
        <w:t>fără</w:t>
      </w:r>
      <w:r w:rsidRPr="00A35228">
        <w:rPr>
          <w:color w:val="auto"/>
        </w:rPr>
        <w:t xml:space="preserve"> ca acesta sa apese vreun buton.</w:t>
      </w:r>
    </w:p>
    <w:p w:rsidR="00DA6644" w:rsidRDefault="00297148" w:rsidP="00297148">
      <w:r w:rsidRPr="00A35228">
        <w:rPr>
          <w:color w:val="auto"/>
        </w:rPr>
        <w:t xml:space="preserve">Cererile de </w:t>
      </w:r>
      <w:r>
        <w:rPr>
          <w:color w:val="auto"/>
        </w:rPr>
        <w:t>informaţii</w:t>
      </w:r>
      <w:r w:rsidRPr="00A35228">
        <w:rPr>
          <w:color w:val="auto"/>
        </w:rPr>
        <w:t xml:space="preserve"> din baza de date se face tot prin acest controller. Exista </w:t>
      </w:r>
      <w:r>
        <w:rPr>
          <w:color w:val="auto"/>
        </w:rPr>
        <w:t>funcții</w:t>
      </w:r>
      <w:r w:rsidRPr="00A35228">
        <w:rPr>
          <w:color w:val="auto"/>
        </w:rPr>
        <w:t xml:space="preserve"> ce returneaza niste obiecte de tip array, </w:t>
      </w:r>
      <w:r>
        <w:rPr>
          <w:color w:val="auto"/>
        </w:rPr>
        <w:t>în</w:t>
      </w:r>
      <w:r w:rsidRPr="00A35228">
        <w:rPr>
          <w:color w:val="auto"/>
        </w:rPr>
        <w:t xml:space="preserve"> format de </w:t>
      </w:r>
      <w:r w:rsidRPr="00A35228">
        <w:rPr>
          <w:i/>
          <w:color w:val="auto"/>
        </w:rPr>
        <w:t>JSON</w:t>
      </w:r>
      <w:r w:rsidRPr="00A35228">
        <w:rPr>
          <w:color w:val="auto"/>
        </w:rPr>
        <w:t xml:space="preserve">, pentru acesarea mai </w:t>
      </w:r>
      <w:r>
        <w:rPr>
          <w:color w:val="auto"/>
        </w:rPr>
        <w:t>uşoară</w:t>
      </w:r>
      <w:r w:rsidRPr="00A35228">
        <w:rPr>
          <w:color w:val="auto"/>
        </w:rPr>
        <w:t xml:space="preserve"> a informatiilor. Acest obiect JSON la urma lui va fi returnat </w:t>
      </w:r>
      <w:r>
        <w:rPr>
          <w:color w:val="auto"/>
        </w:rPr>
        <w:t>în</w:t>
      </w:r>
      <w:r w:rsidRPr="00A35228">
        <w:rPr>
          <w:color w:val="auto"/>
        </w:rPr>
        <w:t xml:space="preserve"> </w:t>
      </w:r>
      <w:r>
        <w:rPr>
          <w:color w:val="auto"/>
        </w:rPr>
        <w:t>funcția</w:t>
      </w:r>
      <w:r w:rsidRPr="00A35228">
        <w:rPr>
          <w:color w:val="auto"/>
        </w:rPr>
        <w:t xml:space="preserve"> din JavaScript, de unde s-a pornit cererea de </w:t>
      </w:r>
      <w:r>
        <w:rPr>
          <w:color w:val="auto"/>
        </w:rPr>
        <w:t>informaţii</w:t>
      </w:r>
      <w:r w:rsidRPr="00A35228">
        <w:rPr>
          <w:color w:val="auto"/>
        </w:rPr>
        <w:t xml:space="preserve">. Aceste </w:t>
      </w:r>
      <w:r>
        <w:rPr>
          <w:color w:val="auto"/>
        </w:rPr>
        <w:t>informaţii</w:t>
      </w:r>
      <w:r w:rsidRPr="00A35228">
        <w:rPr>
          <w:color w:val="auto"/>
        </w:rPr>
        <w:t xml:space="preserve"> sunt returnate din baza de date, </w:t>
      </w:r>
      <w:r>
        <w:rPr>
          <w:color w:val="auto"/>
        </w:rPr>
        <w:t>fără</w:t>
      </w:r>
      <w:r w:rsidRPr="00A35228">
        <w:rPr>
          <w:color w:val="auto"/>
        </w:rPr>
        <w:t xml:space="preserve"> ca controllerul sa faca modificari la ele</w:t>
      </w:r>
      <w:r w:rsidR="00DA6644" w:rsidRPr="004820F3">
        <w:t>.</w:t>
      </w:r>
    </w:p>
    <w:p w:rsidR="00DA6644" w:rsidRDefault="00DA6644" w:rsidP="00DA6644">
      <w:r>
        <w:t xml:space="preserve">Figura </w:t>
      </w:r>
      <w:r w:rsidR="00482B1A">
        <w:t>5.8</w:t>
      </w:r>
      <w:r w:rsidRPr="004820F3">
        <w:t xml:space="preserve"> ne arata diagrama de clasa a partii de server, unde se </w:t>
      </w:r>
      <w:del w:id="124" w:author="Szabolcs Bene" w:date="2016-06-20T22:38:00Z">
        <w:r w:rsidRPr="004820F3" w:rsidDel="00DB76C4">
          <w:delText xml:space="preserve">poate </w:delText>
        </w:r>
      </w:del>
      <w:ins w:id="125" w:author="Szabolcs Bene" w:date="2016-06-20T22:38:00Z">
        <w:r w:rsidR="00DB76C4">
          <w:t>pot</w:t>
        </w:r>
        <w:r w:rsidR="00DB76C4" w:rsidRPr="004820F3">
          <w:t xml:space="preserve"> </w:t>
        </w:r>
      </w:ins>
      <w:r w:rsidRPr="004820F3">
        <w:t xml:space="preserve">observa </w:t>
      </w:r>
      <w:del w:id="126" w:author="Szabolcs Bene" w:date="2016-06-20T22:38:00Z">
        <w:r w:rsidRPr="004820F3" w:rsidDel="00DB76C4">
          <w:delText xml:space="preserve">cu exactitate </w:delText>
        </w:r>
      </w:del>
      <w:r w:rsidRPr="004820F3">
        <w:t>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p>
    <w:p w:rsidR="00945C2A" w:rsidRDefault="00945C2A" w:rsidP="00945C2A"/>
    <w:p w:rsidR="00807FED" w:rsidRPr="00A35228" w:rsidRDefault="00807FED" w:rsidP="00807FED">
      <w:pPr>
        <w:pStyle w:val="ListParagraph"/>
        <w:ind w:left="0" w:firstLine="708"/>
        <w:rPr>
          <w:color w:val="auto"/>
        </w:rPr>
      </w:pPr>
      <w:r w:rsidRPr="00A35228">
        <w:rPr>
          <w:color w:val="auto"/>
        </w:rPr>
        <w:t xml:space="preserve">Baza de date este pe un alt server, </w:t>
      </w:r>
      <w:r>
        <w:rPr>
          <w:color w:val="auto"/>
        </w:rPr>
        <w:t>decât</w:t>
      </w:r>
      <w:r w:rsidRPr="00A35228">
        <w:rPr>
          <w:color w:val="auto"/>
        </w:rPr>
        <w:t xml:space="preserve"> serverul de </w:t>
      </w:r>
      <w:r>
        <w:rPr>
          <w:color w:val="auto"/>
        </w:rPr>
        <w:t>aplicaţii</w:t>
      </w:r>
      <w:r w:rsidRPr="00A35228">
        <w:rPr>
          <w:color w:val="auto"/>
        </w:rPr>
        <w:t xml:space="preserve">, </w:t>
      </w:r>
      <w:r>
        <w:rPr>
          <w:color w:val="auto"/>
        </w:rPr>
        <w:t>şi</w:t>
      </w:r>
      <w:r w:rsidRPr="00A35228">
        <w:rPr>
          <w:color w:val="auto"/>
        </w:rPr>
        <w:t xml:space="preserve"> este nevoie de o interfata </w:t>
      </w:r>
      <w:r>
        <w:rPr>
          <w:color w:val="auto"/>
        </w:rPr>
        <w:t>între</w:t>
      </w:r>
      <w:r w:rsidRPr="00A35228">
        <w:rPr>
          <w:color w:val="auto"/>
        </w:rPr>
        <w:t xml:space="preserve"> cele servere pentru acesarea datelor din baza de date. Cu ajutorul PHP-ului conexiunea este </w:t>
      </w:r>
      <w:r w:rsidRPr="005F3E03">
        <w:rPr>
          <w:color w:val="auto"/>
        </w:rPr>
        <w:t xml:space="preserve">realizată </w:t>
      </w:r>
      <w:r w:rsidRPr="00A35228">
        <w:rPr>
          <w:color w:val="auto"/>
        </w:rPr>
        <w:t xml:space="preserve">cu </w:t>
      </w:r>
      <w:r>
        <w:rPr>
          <w:color w:val="auto"/>
        </w:rPr>
        <w:t>uşurinţă</w:t>
      </w:r>
      <w:r w:rsidRPr="00A35228">
        <w:rPr>
          <w:color w:val="auto"/>
        </w:rPr>
        <w:t xml:space="preserve"> prin apelarea </w:t>
      </w:r>
      <w:r w:rsidRPr="00727C37">
        <w:rPr>
          <w:color w:val="auto"/>
        </w:rPr>
        <w:t xml:space="preserve">funcţiei </w:t>
      </w:r>
      <w:r w:rsidRPr="00A35228">
        <w:rPr>
          <w:color w:val="auto"/>
        </w:rPr>
        <w:t>mysqli_connect("IP", "username", "password", "baza de date");. Dup</w:t>
      </w:r>
      <w:r w:rsidRPr="00A212FD">
        <w:rPr>
          <w:color w:val="auto"/>
        </w:rPr>
        <w:t>ă</w:t>
      </w:r>
      <w:r w:rsidRPr="00A35228">
        <w:rPr>
          <w:color w:val="auto"/>
        </w:rPr>
        <w:t xml:space="preserve"> este </w:t>
      </w:r>
      <w:r w:rsidRPr="00A212FD">
        <w:rPr>
          <w:color w:val="auto"/>
        </w:rPr>
        <w:t xml:space="preserve">apelată </w:t>
      </w:r>
      <w:r>
        <w:rPr>
          <w:color w:val="auto"/>
        </w:rPr>
        <w:t>funcția</w:t>
      </w:r>
      <w:r w:rsidRPr="00A35228">
        <w:rPr>
          <w:color w:val="auto"/>
        </w:rPr>
        <w:t xml:space="preserve"> </w:t>
      </w:r>
      <w:r>
        <w:rPr>
          <w:color w:val="auto"/>
        </w:rPr>
        <w:t>respectivă</w:t>
      </w:r>
      <w:r w:rsidRPr="00A35228">
        <w:rPr>
          <w:color w:val="auto"/>
        </w:rPr>
        <w:t xml:space="preserve">, se pot face interogari la baza de date. </w:t>
      </w:r>
      <w:r>
        <w:rPr>
          <w:color w:val="auto"/>
        </w:rPr>
        <w:t>Dacă</w:t>
      </w:r>
      <w:r w:rsidRPr="00A35228">
        <w:rPr>
          <w:color w:val="auto"/>
        </w:rPr>
        <w:t xml:space="preserve"> </w:t>
      </w:r>
      <w:r>
        <w:rPr>
          <w:color w:val="auto"/>
        </w:rPr>
        <w:t>funcția</w:t>
      </w:r>
      <w:r w:rsidRPr="00A35228">
        <w:rPr>
          <w:color w:val="auto"/>
        </w:rPr>
        <w:t xml:space="preserve"> nu este </w:t>
      </w:r>
      <w:r w:rsidRPr="00A212FD">
        <w:rPr>
          <w:color w:val="auto"/>
        </w:rPr>
        <w:t>apelată</w:t>
      </w:r>
      <w:r w:rsidRPr="00A35228">
        <w:rPr>
          <w:color w:val="auto"/>
        </w:rPr>
        <w:t xml:space="preserve">, se va </w:t>
      </w:r>
      <w:r>
        <w:rPr>
          <w:color w:val="auto"/>
        </w:rPr>
        <w:t>aruncă</w:t>
      </w:r>
      <w:r w:rsidRPr="00A35228">
        <w:rPr>
          <w:color w:val="auto"/>
        </w:rPr>
        <w:t xml:space="preserve"> o </w:t>
      </w:r>
      <w:r>
        <w:rPr>
          <w:color w:val="auto"/>
        </w:rPr>
        <w:t>excepţie</w:t>
      </w:r>
      <w:r w:rsidRPr="00A35228">
        <w:rPr>
          <w:color w:val="auto"/>
        </w:rPr>
        <w:t xml:space="preserve">, de care utilizatorul </w:t>
      </w:r>
      <w:r>
        <w:rPr>
          <w:color w:val="auto"/>
        </w:rPr>
        <w:t>aplicaţiei</w:t>
      </w:r>
      <w:r w:rsidRPr="00A35228">
        <w:rPr>
          <w:color w:val="auto"/>
        </w:rPr>
        <w:t xml:space="preserve"> nu ar trebui sa </w:t>
      </w:r>
      <w:r>
        <w:rPr>
          <w:color w:val="auto"/>
        </w:rPr>
        <w:t>ştie</w:t>
      </w:r>
      <w:r w:rsidRPr="00A35228">
        <w:rPr>
          <w:color w:val="auto"/>
        </w:rPr>
        <w:t xml:space="preserve">, </w:t>
      </w:r>
      <w:r w:rsidRPr="00A35228">
        <w:rPr>
          <w:color w:val="auto"/>
        </w:rPr>
        <w:lastRenderedPageBreak/>
        <w:t xml:space="preserve">deoarece este responsabilitatea serverului </w:t>
      </w:r>
      <w:r>
        <w:rPr>
          <w:color w:val="auto"/>
        </w:rPr>
        <w:t>şi</w:t>
      </w:r>
      <w:r w:rsidRPr="00A35228">
        <w:rPr>
          <w:color w:val="auto"/>
        </w:rPr>
        <w:t xml:space="preserve"> nu a clientului sa gestioneze erorile de server </w:t>
      </w:r>
      <w:r>
        <w:rPr>
          <w:color w:val="auto"/>
        </w:rPr>
        <w:t>şi</w:t>
      </w:r>
      <w:r w:rsidRPr="00A35228">
        <w:rPr>
          <w:color w:val="auto"/>
        </w:rPr>
        <w:t xml:space="preserve"> de baza de date. </w:t>
      </w:r>
      <w:r>
        <w:rPr>
          <w:color w:val="auto"/>
        </w:rPr>
        <w:t>Această</w:t>
      </w:r>
      <w:r w:rsidRPr="00A35228">
        <w:rPr>
          <w:color w:val="auto"/>
        </w:rPr>
        <w:t xml:space="preserve"> </w:t>
      </w:r>
      <w:r>
        <w:rPr>
          <w:color w:val="auto"/>
        </w:rPr>
        <w:t>funcție</w:t>
      </w:r>
      <w:r w:rsidRPr="00A35228">
        <w:rPr>
          <w:color w:val="auto"/>
        </w:rPr>
        <w:t xml:space="preserve"> poate fi acesat </w:t>
      </w:r>
      <w:r>
        <w:rPr>
          <w:color w:val="auto"/>
        </w:rPr>
        <w:t>în</w:t>
      </w:r>
      <w:r w:rsidRPr="00A35228">
        <w:rPr>
          <w:color w:val="auto"/>
        </w:rPr>
        <w:t xml:space="preserve"> obiectul Database, prin </w:t>
      </w:r>
      <w:r>
        <w:rPr>
          <w:color w:val="auto"/>
        </w:rPr>
        <w:t>funcția</w:t>
      </w:r>
      <w:r w:rsidRPr="00A35228">
        <w:rPr>
          <w:color w:val="auto"/>
        </w:rPr>
        <w:t xml:space="preserve"> statica connect();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E65459" w:rsidP="005D4AB2">
      <w:pPr>
        <w:ind w:firstLine="708"/>
      </w:pPr>
      <w:r>
        <w:rPr>
          <w:color w:val="auto"/>
        </w:rPr>
        <w:t>Această</w:t>
      </w:r>
      <w:r w:rsidRPr="00A35228">
        <w:rPr>
          <w:color w:val="auto"/>
        </w:rPr>
        <w:t xml:space="preserve"> </w:t>
      </w:r>
      <w:r>
        <w:rPr>
          <w:color w:val="auto"/>
        </w:rPr>
        <w:t>funcție</w:t>
      </w:r>
      <w:r w:rsidRPr="00A35228">
        <w:rPr>
          <w:color w:val="auto"/>
        </w:rPr>
        <w:t xml:space="preserve"> </w:t>
      </w:r>
      <w:r w:rsidRPr="00A35228">
        <w:rPr>
          <w:i/>
          <w:color w:val="auto"/>
        </w:rPr>
        <w:t>render</w:t>
      </w:r>
      <w:r w:rsidRPr="00A35228">
        <w:rPr>
          <w:color w:val="auto"/>
        </w:rPr>
        <w:t xml:space="preserve"> nu face altceva </w:t>
      </w:r>
      <w:r>
        <w:rPr>
          <w:color w:val="auto"/>
        </w:rPr>
        <w:t>decât</w:t>
      </w:r>
      <w:r w:rsidRPr="00A35228">
        <w:rPr>
          <w:color w:val="auto"/>
        </w:rPr>
        <w:t xml:space="preserve"> urmatoarele lucruri: verifica </w:t>
      </w:r>
      <w:r>
        <w:rPr>
          <w:color w:val="auto"/>
        </w:rPr>
        <w:t>dacă</w:t>
      </w:r>
      <w:r w:rsidRPr="00A35228">
        <w:rPr>
          <w:color w:val="auto"/>
        </w:rPr>
        <w:t xml:space="preserve"> </w:t>
      </w:r>
      <w:r>
        <w:rPr>
          <w:color w:val="auto"/>
        </w:rPr>
        <w:t>există</w:t>
      </w:r>
      <w:r w:rsidRPr="00A35228">
        <w:rPr>
          <w:color w:val="auto"/>
        </w:rPr>
        <w:t xml:space="preserve"> metoda </w:t>
      </w:r>
      <w:r>
        <w:rPr>
          <w:color w:val="auto"/>
        </w:rPr>
        <w:t>în</w:t>
      </w:r>
      <w:r w:rsidRPr="00A35228">
        <w:rPr>
          <w:color w:val="auto"/>
        </w:rPr>
        <w:t xml:space="preserve"> clasa de controller, </w:t>
      </w:r>
      <w:r>
        <w:rPr>
          <w:color w:val="auto"/>
        </w:rPr>
        <w:t>şi</w:t>
      </w:r>
      <w:r w:rsidRPr="00A35228">
        <w:rPr>
          <w:color w:val="auto"/>
        </w:rPr>
        <w:t xml:space="preserve"> </w:t>
      </w:r>
      <w:r>
        <w:rPr>
          <w:color w:val="auto"/>
        </w:rPr>
        <w:t>dacă</w:t>
      </w:r>
      <w:r w:rsidRPr="00A35228">
        <w:rPr>
          <w:color w:val="auto"/>
        </w:rPr>
        <w:t xml:space="preserve"> </w:t>
      </w:r>
      <w:r>
        <w:rPr>
          <w:color w:val="auto"/>
        </w:rPr>
        <w:t>există</w:t>
      </w:r>
      <w:r w:rsidRPr="00A35228">
        <w:rPr>
          <w:color w:val="auto"/>
        </w:rPr>
        <w:t xml:space="preserve"> atunci va apela acea metoda. </w:t>
      </w:r>
      <w:r>
        <w:rPr>
          <w:color w:val="auto"/>
        </w:rPr>
        <w:t>Dacă</w:t>
      </w:r>
      <w:r w:rsidRPr="00A35228">
        <w:rPr>
          <w:color w:val="auto"/>
        </w:rPr>
        <w:t xml:space="preserve"> </w:t>
      </w:r>
      <w:r>
        <w:rPr>
          <w:color w:val="auto"/>
        </w:rPr>
        <w:t>funcția</w:t>
      </w:r>
      <w:r w:rsidRPr="00A35228">
        <w:rPr>
          <w:color w:val="auto"/>
        </w:rPr>
        <w:t xml:space="preserve"> din controller returneaza un obiect de tip JSON atunci nu incarca pagina de interfata, deoarece acest </w:t>
      </w:r>
      <w:r>
        <w:rPr>
          <w:color w:val="auto"/>
        </w:rPr>
        <w:t>răspuns</w:t>
      </w:r>
      <w:r w:rsidRPr="00A35228">
        <w:rPr>
          <w:color w:val="auto"/>
        </w:rPr>
        <w:t xml:space="preserve"> vine </w:t>
      </w:r>
      <w:r>
        <w:rPr>
          <w:color w:val="auto"/>
        </w:rPr>
        <w:t>în</w:t>
      </w:r>
      <w:r w:rsidRPr="00A35228">
        <w:rPr>
          <w:color w:val="auto"/>
        </w:rPr>
        <w:t xml:space="preserve"> urma unui  apelare AJAX, </w:t>
      </w:r>
      <w:r>
        <w:rPr>
          <w:color w:val="auto"/>
        </w:rPr>
        <w:t>şi</w:t>
      </w:r>
      <w:r w:rsidRPr="00A35228">
        <w:rPr>
          <w:color w:val="auto"/>
        </w:rPr>
        <w:t xml:space="preserve"> nu vrem reincarcarea paginii </w:t>
      </w:r>
      <w:r>
        <w:rPr>
          <w:color w:val="auto"/>
        </w:rPr>
        <w:t>în</w:t>
      </w:r>
      <w:r w:rsidRPr="00A35228">
        <w:rPr>
          <w:color w:val="auto"/>
        </w:rPr>
        <w:t xml:space="preserve"> acest caz. </w:t>
      </w:r>
      <w:r>
        <w:rPr>
          <w:color w:val="auto"/>
        </w:rPr>
        <w:t>Dacă</w:t>
      </w:r>
      <w:r w:rsidRPr="00A35228">
        <w:rPr>
          <w:color w:val="auto"/>
        </w:rPr>
        <w:t xml:space="preserve"> </w:t>
      </w:r>
      <w:r>
        <w:rPr>
          <w:color w:val="auto"/>
        </w:rPr>
        <w:t>răspunsul</w:t>
      </w:r>
      <w:r w:rsidRPr="00A35228">
        <w:rPr>
          <w:color w:val="auto"/>
        </w:rPr>
        <w:t xml:space="preserve"> de la </w:t>
      </w:r>
      <w:r>
        <w:rPr>
          <w:color w:val="auto"/>
        </w:rPr>
        <w:t>funcția</w:t>
      </w:r>
      <w:r w:rsidRPr="00A35228">
        <w:rPr>
          <w:color w:val="auto"/>
        </w:rPr>
        <w:t xml:space="preserve"> controllerului nu este de tip JSON, atunci se va incarca pagina </w:t>
      </w:r>
      <w:r>
        <w:rPr>
          <w:color w:val="auto"/>
        </w:rPr>
        <w:t>respectivă</w:t>
      </w:r>
      <w:r w:rsidRPr="00A35228">
        <w:rPr>
          <w:color w:val="auto"/>
        </w:rPr>
        <w:t xml:space="preserve">. </w:t>
      </w:r>
      <w:r>
        <w:rPr>
          <w:color w:val="auto"/>
        </w:rPr>
        <w:t>În</w:t>
      </w:r>
      <w:r w:rsidRPr="00A35228">
        <w:rPr>
          <w:color w:val="auto"/>
        </w:rPr>
        <w:t xml:space="preserve"> toate cazurile contrare utilizatorul va fi </w:t>
      </w:r>
      <w:r>
        <w:rPr>
          <w:color w:val="auto"/>
        </w:rPr>
        <w:t>redirecţionat</w:t>
      </w:r>
      <w:r w:rsidRPr="00A35228">
        <w:rPr>
          <w:color w:val="auto"/>
        </w:rPr>
        <w:t xml:space="preserve"> la o pagina de eroare, cu </w:t>
      </w:r>
      <w:r>
        <w:rPr>
          <w:color w:val="auto"/>
        </w:rPr>
        <w:t>informaţia</w:t>
      </w:r>
      <w:r w:rsidRPr="00A35228">
        <w:rPr>
          <w:color w:val="auto"/>
        </w:rPr>
        <w:t xml:space="preserve"> ca pagina accesata nu </w:t>
      </w:r>
      <w:r>
        <w:rPr>
          <w:color w:val="auto"/>
        </w:rPr>
        <w:t>există</w:t>
      </w:r>
      <w:r w:rsidR="005D4AB2" w:rsidRPr="004820F3">
        <w:t>.</w:t>
      </w:r>
    </w:p>
    <w:p w:rsidR="00CB40B7" w:rsidRDefault="00CB40B7" w:rsidP="00AA00C9">
      <w:pPr>
        <w:pStyle w:val="Heading3"/>
        <w:numPr>
          <w:ilvl w:val="2"/>
          <w:numId w:val="1"/>
        </w:numPr>
      </w:pPr>
      <w:bookmarkStart w:id="127" w:name="_Toc454222668"/>
      <w:r>
        <w:lastRenderedPageBreak/>
        <w:t>Componenta de client</w:t>
      </w:r>
      <w:bookmarkEnd w:id="127"/>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r>
        <w:t>Figura 5.</w:t>
      </w:r>
      <w:fldSimple w:instr=" SEQ Figura_5. \* ARABIC ">
        <w:r w:rsidR="001F3F86">
          <w:rPr>
            <w:noProof/>
          </w:rPr>
          <w:t>9</w:t>
        </w:r>
      </w:fldSimple>
      <w:r>
        <w:t xml:space="preserve"> Componenta de client</w:t>
      </w:r>
    </w:p>
    <w:p w:rsidR="00757055" w:rsidRDefault="00757055" w:rsidP="00757055"/>
    <w:p w:rsidR="00655CCF" w:rsidRPr="00A35228" w:rsidRDefault="00655CCF" w:rsidP="00655CCF">
      <w:pPr>
        <w:ind w:firstLine="708"/>
        <w:rPr>
          <w:color w:val="auto"/>
        </w:rPr>
      </w:pPr>
      <w:r w:rsidRPr="00A35228">
        <w:rPr>
          <w:color w:val="auto"/>
        </w:rPr>
        <w:t xml:space="preserve">Componenta de client </w:t>
      </w:r>
      <w:r>
        <w:rPr>
          <w:color w:val="auto"/>
        </w:rPr>
        <w:t>conţine</w:t>
      </w:r>
      <w:r w:rsidRPr="00A35228">
        <w:rPr>
          <w:color w:val="auto"/>
        </w:rPr>
        <w:t xml:space="preserve"> diferite tipuri de </w:t>
      </w:r>
      <w:r>
        <w:rPr>
          <w:color w:val="auto"/>
        </w:rPr>
        <w:t>fişier</w:t>
      </w:r>
      <w:r w:rsidRPr="00A35228">
        <w:rPr>
          <w:color w:val="auto"/>
        </w:rPr>
        <w:t xml:space="preserve">: de PHP, JavaScript </w:t>
      </w:r>
      <w:r>
        <w:rPr>
          <w:color w:val="auto"/>
        </w:rPr>
        <w:t>şi</w:t>
      </w:r>
      <w:r w:rsidRPr="00A35228">
        <w:rPr>
          <w:color w:val="auto"/>
        </w:rPr>
        <w:t xml:space="preserve"> CSS.</w:t>
      </w:r>
    </w:p>
    <w:p w:rsidR="00757055" w:rsidRPr="00AA28F5" w:rsidRDefault="00655CCF" w:rsidP="00655CCF">
      <w:pPr>
        <w:ind w:firstLine="708"/>
      </w:pPr>
      <w:r>
        <w:rPr>
          <w:color w:val="auto"/>
        </w:rPr>
        <w:t>Fişierele</w:t>
      </w:r>
      <w:r w:rsidRPr="00A35228">
        <w:rPr>
          <w:color w:val="auto"/>
        </w:rPr>
        <w:t xml:space="preserve"> de PHP pe care utilizatorul le poate accesa sunt urmatoarele</w:t>
      </w:r>
      <w:r w:rsidRPr="00A35228">
        <w:rPr>
          <w:i/>
          <w:color w:val="auto"/>
        </w:rPr>
        <w:t>: index.php, header.php, home.php, login.php, loginWithFb.php, logout.php, register.php, history.php,</w:t>
      </w:r>
      <w:r w:rsidRPr="00A35228">
        <w:rPr>
          <w:color w:val="auto"/>
        </w:rPr>
        <w:t xml:space="preserve"> welcome.php. Restul </w:t>
      </w:r>
      <w:r>
        <w:rPr>
          <w:color w:val="auto"/>
        </w:rPr>
        <w:t>fişierelor</w:t>
      </w:r>
      <w:r w:rsidRPr="00A35228">
        <w:rPr>
          <w:color w:val="auto"/>
        </w:rPr>
        <w:t xml:space="preserve"> PHP sunt accesate indirect de </w:t>
      </w:r>
      <w:r>
        <w:rPr>
          <w:color w:val="auto"/>
        </w:rPr>
        <w:t>către</w:t>
      </w:r>
      <w:r w:rsidRPr="00A35228">
        <w:rPr>
          <w:color w:val="auto"/>
        </w:rPr>
        <w:t xml:space="preserve"> utilizator, </w:t>
      </w:r>
      <w:r>
        <w:rPr>
          <w:color w:val="auto"/>
        </w:rPr>
        <w:t>în</w:t>
      </w:r>
      <w:r w:rsidRPr="00A35228">
        <w:rPr>
          <w:color w:val="auto"/>
        </w:rPr>
        <w:t xml:space="preserve"> urma unor </w:t>
      </w:r>
      <w:r w:rsidRPr="00A35228">
        <w:rPr>
          <w:color w:val="auto"/>
        </w:rPr>
        <w:lastRenderedPageBreak/>
        <w:t xml:space="preserve">evenimente sau interactionare cu interfata utilizator ce porneste o reactie de apelare de </w:t>
      </w:r>
      <w:r>
        <w:rPr>
          <w:color w:val="auto"/>
        </w:rPr>
        <w:t>funcții</w:t>
      </w:r>
      <w:r w:rsidRPr="00A35228">
        <w:rPr>
          <w:color w:val="auto"/>
        </w:rPr>
        <w:t xml:space="preserve">. Paginile de JS de care utilizatorul are nevoie pentru folosirea </w:t>
      </w:r>
      <w:r>
        <w:rPr>
          <w:color w:val="auto"/>
        </w:rPr>
        <w:t>aplicaţiei</w:t>
      </w:r>
      <w:r w:rsidRPr="00A35228">
        <w:rPr>
          <w:color w:val="auto"/>
        </w:rPr>
        <w:t xml:space="preserve"> sunt urmatoarele</w:t>
      </w:r>
      <w:r w:rsidRPr="00A35228">
        <w:rPr>
          <w:i/>
          <w:color w:val="auto"/>
        </w:rPr>
        <w:t>: jquery-2.2.1.min.js, facebook.js, login_with_fb.js, webrtc.js.</w:t>
      </w:r>
      <w:r w:rsidRPr="00A35228">
        <w:rPr>
          <w:color w:val="auto"/>
        </w:rPr>
        <w:t xml:space="preserve"> Pentru a da </w:t>
      </w:r>
      <w:r>
        <w:rPr>
          <w:color w:val="auto"/>
        </w:rPr>
        <w:t>formă</w:t>
      </w:r>
      <w:r w:rsidRPr="00A35228">
        <w:rPr>
          <w:color w:val="auto"/>
        </w:rPr>
        <w:t xml:space="preserve"> sa culoare </w:t>
      </w:r>
      <w:r>
        <w:rPr>
          <w:color w:val="auto"/>
        </w:rPr>
        <w:t>aplicaţiei</w:t>
      </w:r>
      <w:r w:rsidRPr="00A35228">
        <w:rPr>
          <w:color w:val="auto"/>
        </w:rPr>
        <w:t xml:space="preserve"> web, sunt folosite </w:t>
      </w:r>
      <w:r>
        <w:rPr>
          <w:color w:val="auto"/>
        </w:rPr>
        <w:t>fişiere</w:t>
      </w:r>
      <w:r w:rsidRPr="00A35228">
        <w:rPr>
          <w:color w:val="auto"/>
        </w:rPr>
        <w:t xml:space="preserve"> CSS</w:t>
      </w:r>
      <w:r w:rsidRPr="00A35228">
        <w:rPr>
          <w:i/>
          <w:color w:val="auto"/>
        </w:rPr>
        <w:t xml:space="preserve">: header.css, form.css </w:t>
      </w:r>
      <w:r>
        <w:rPr>
          <w:i/>
          <w:color w:val="auto"/>
        </w:rPr>
        <w:t>şi</w:t>
      </w:r>
      <w:r w:rsidRPr="00A35228">
        <w:rPr>
          <w:i/>
          <w:color w:val="auto"/>
        </w:rPr>
        <w:t xml:space="preserve"> welcome.css</w:t>
      </w:r>
      <w:r w:rsidR="00757055">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p>
    <w:p w:rsidR="00945C2A" w:rsidRDefault="00945C2A" w:rsidP="00945C2A"/>
    <w:p w:rsidR="00BC24E7" w:rsidRPr="00A35228" w:rsidRDefault="00BC24E7" w:rsidP="00BC24E7">
      <w:pPr>
        <w:ind w:firstLine="708"/>
        <w:rPr>
          <w:color w:val="auto"/>
        </w:rPr>
      </w:pPr>
      <w:r w:rsidRPr="00A35228">
        <w:rPr>
          <w:color w:val="auto"/>
        </w:rPr>
        <w:t xml:space="preserve">Pagina </w:t>
      </w:r>
      <w:r w:rsidRPr="00A35228">
        <w:rPr>
          <w:i/>
          <w:color w:val="auto"/>
        </w:rPr>
        <w:t>header.php</w:t>
      </w:r>
      <w:r w:rsidRPr="00A35228">
        <w:rPr>
          <w:color w:val="auto"/>
        </w:rPr>
        <w:t xml:space="preserve"> </w:t>
      </w:r>
      <w:r>
        <w:rPr>
          <w:color w:val="auto"/>
        </w:rPr>
        <w:t>conţine</w:t>
      </w:r>
      <w:r w:rsidRPr="00A35228">
        <w:rPr>
          <w:color w:val="auto"/>
        </w:rPr>
        <w:t xml:space="preserve"> meniul cu urmatoarele linkuri: </w:t>
      </w:r>
      <w:r w:rsidRPr="00A35228">
        <w:rPr>
          <w:i/>
          <w:color w:val="auto"/>
        </w:rPr>
        <w:t>Home</w:t>
      </w:r>
      <w:r w:rsidRPr="00A35228">
        <w:rPr>
          <w:color w:val="auto"/>
        </w:rPr>
        <w:t xml:space="preserve">, </w:t>
      </w:r>
      <w:r w:rsidRPr="00A35228">
        <w:rPr>
          <w:i/>
          <w:color w:val="auto"/>
        </w:rPr>
        <w:t>Login</w:t>
      </w:r>
      <w:r w:rsidRPr="00A35228">
        <w:rPr>
          <w:color w:val="auto"/>
        </w:rPr>
        <w:t xml:space="preserve">, </w:t>
      </w:r>
      <w:r w:rsidRPr="00A35228">
        <w:rPr>
          <w:i/>
          <w:color w:val="auto"/>
        </w:rPr>
        <w:t>Login</w:t>
      </w:r>
      <w:r w:rsidRPr="00A35228">
        <w:rPr>
          <w:color w:val="auto"/>
        </w:rPr>
        <w:t xml:space="preserve"> </w:t>
      </w:r>
      <w:r w:rsidRPr="00A35228">
        <w:rPr>
          <w:i/>
          <w:color w:val="auto"/>
        </w:rPr>
        <w:t>with</w:t>
      </w:r>
      <w:r w:rsidRPr="00A35228">
        <w:rPr>
          <w:color w:val="auto"/>
        </w:rPr>
        <w:t xml:space="preserve"> </w:t>
      </w:r>
      <w:r w:rsidRPr="00A35228">
        <w:rPr>
          <w:i/>
          <w:color w:val="auto"/>
        </w:rPr>
        <w:t>Fb</w:t>
      </w:r>
      <w:r w:rsidRPr="00A35228">
        <w:rPr>
          <w:color w:val="auto"/>
        </w:rPr>
        <w:t xml:space="preserve"> </w:t>
      </w:r>
      <w:r>
        <w:rPr>
          <w:color w:val="auto"/>
        </w:rPr>
        <w:t>şi</w:t>
      </w:r>
      <w:r w:rsidRPr="00A35228">
        <w:rPr>
          <w:color w:val="auto"/>
        </w:rPr>
        <w:t xml:space="preserve"> </w:t>
      </w:r>
      <w:r w:rsidRPr="00A35228">
        <w:rPr>
          <w:i/>
          <w:color w:val="auto"/>
        </w:rPr>
        <w:t>Register</w:t>
      </w:r>
      <w:r w:rsidRPr="00A35228">
        <w:rPr>
          <w:color w:val="auto"/>
        </w:rPr>
        <w:t>.</w:t>
      </w:r>
    </w:p>
    <w:p w:rsidR="00BC24E7" w:rsidRPr="00A35228" w:rsidRDefault="00BC24E7" w:rsidP="00BC24E7">
      <w:pPr>
        <w:ind w:firstLine="708"/>
        <w:rPr>
          <w:color w:val="auto"/>
        </w:rPr>
      </w:pPr>
      <w:r w:rsidRPr="00A35228">
        <w:rPr>
          <w:color w:val="auto"/>
        </w:rPr>
        <w:tab/>
        <w:t xml:space="preserve">Acest header va fi intotdeauna prezent, cu mici modificari </w:t>
      </w:r>
      <w:r>
        <w:rPr>
          <w:color w:val="auto"/>
        </w:rPr>
        <w:t>în</w:t>
      </w:r>
      <w:r w:rsidRPr="00A35228">
        <w:rPr>
          <w:color w:val="auto"/>
        </w:rPr>
        <w:t xml:space="preserve"> meniu, depinzand pe ce pagina se </w:t>
      </w:r>
      <w:r>
        <w:rPr>
          <w:color w:val="auto"/>
        </w:rPr>
        <w:t>află</w:t>
      </w:r>
      <w:r w:rsidRPr="00A35228">
        <w:rPr>
          <w:color w:val="auto"/>
        </w:rPr>
        <w:t xml:space="preserve"> utilizatorul. De exemplu </w:t>
      </w:r>
      <w:r>
        <w:rPr>
          <w:color w:val="auto"/>
        </w:rPr>
        <w:t>dacă</w:t>
      </w:r>
      <w:r w:rsidRPr="00A35228">
        <w:rPr>
          <w:color w:val="auto"/>
        </w:rPr>
        <w:t xml:space="preserve"> </w:t>
      </w:r>
      <w:r>
        <w:rPr>
          <w:color w:val="auto"/>
        </w:rPr>
        <w:t>îi</w:t>
      </w:r>
      <w:r w:rsidRPr="00A35228">
        <w:rPr>
          <w:color w:val="auto"/>
        </w:rPr>
        <w:t xml:space="preserve"> pe pagina principala, atunci apar </w:t>
      </w:r>
      <w:r>
        <w:rPr>
          <w:color w:val="auto"/>
        </w:rPr>
        <w:t>în</w:t>
      </w:r>
      <w:r w:rsidRPr="00A35228">
        <w:rPr>
          <w:color w:val="auto"/>
        </w:rPr>
        <w:t xml:space="preserve"> meniu linkurile pentru logare </w:t>
      </w:r>
      <w:r>
        <w:rPr>
          <w:color w:val="auto"/>
        </w:rPr>
        <w:t>şi</w:t>
      </w:r>
      <w:r w:rsidRPr="00A35228">
        <w:rPr>
          <w:color w:val="auto"/>
        </w:rPr>
        <w:t xml:space="preserve"> inregsitrare, iar </w:t>
      </w:r>
      <w:r>
        <w:rPr>
          <w:color w:val="auto"/>
        </w:rPr>
        <w:t>dacă</w:t>
      </w:r>
      <w:r w:rsidRPr="00A35228">
        <w:rPr>
          <w:color w:val="auto"/>
        </w:rPr>
        <w:t xml:space="preserve"> utilizatorul este logat </w:t>
      </w:r>
      <w:r>
        <w:rPr>
          <w:color w:val="auto"/>
        </w:rPr>
        <w:t>în</w:t>
      </w:r>
      <w:r w:rsidRPr="00A35228">
        <w:rPr>
          <w:color w:val="auto"/>
        </w:rPr>
        <w:t xml:space="preserve"> </w:t>
      </w:r>
      <w:r>
        <w:rPr>
          <w:color w:val="auto"/>
        </w:rPr>
        <w:t>aplicaţie</w:t>
      </w:r>
      <w:r w:rsidRPr="00A35228">
        <w:rPr>
          <w:color w:val="auto"/>
        </w:rPr>
        <w:t>, va aparea doar butonul de logout din acest meniu.</w:t>
      </w:r>
    </w:p>
    <w:p w:rsidR="00BC24E7" w:rsidRPr="00A35228" w:rsidRDefault="00BC24E7" w:rsidP="00BC24E7">
      <w:pPr>
        <w:ind w:firstLine="708"/>
        <w:rPr>
          <w:color w:val="auto"/>
        </w:rPr>
      </w:pPr>
      <w:r w:rsidRPr="00A35228">
        <w:rPr>
          <w:color w:val="auto"/>
        </w:rPr>
        <w:tab/>
        <w:t xml:space="preserve">Pagina </w:t>
      </w:r>
      <w:r w:rsidRPr="00A35228">
        <w:rPr>
          <w:i/>
          <w:color w:val="auto"/>
        </w:rPr>
        <w:t>home</w:t>
      </w:r>
      <w:r w:rsidRPr="00A35228">
        <w:rPr>
          <w:color w:val="auto"/>
        </w:rPr>
        <w:t>.</w:t>
      </w:r>
      <w:r w:rsidRPr="00A35228">
        <w:rPr>
          <w:i/>
          <w:color w:val="auto"/>
        </w:rPr>
        <w:t>php</w:t>
      </w:r>
      <w:r w:rsidRPr="00A35228">
        <w:rPr>
          <w:color w:val="auto"/>
        </w:rPr>
        <w:t xml:space="preserve"> nu </w:t>
      </w:r>
      <w:r>
        <w:rPr>
          <w:color w:val="auto"/>
        </w:rPr>
        <w:t>conţine</w:t>
      </w:r>
      <w:r w:rsidRPr="00A35228">
        <w:rPr>
          <w:color w:val="auto"/>
        </w:rPr>
        <w:t xml:space="preserve"> altceva </w:t>
      </w:r>
      <w:r>
        <w:rPr>
          <w:color w:val="auto"/>
        </w:rPr>
        <w:t>decât</w:t>
      </w:r>
      <w:r w:rsidRPr="00A35228">
        <w:rPr>
          <w:color w:val="auto"/>
        </w:rPr>
        <w:t xml:space="preserve"> titlul </w:t>
      </w:r>
      <w:r>
        <w:rPr>
          <w:color w:val="auto"/>
        </w:rPr>
        <w:t>aplicaţiei</w:t>
      </w:r>
      <w:r w:rsidRPr="00A35228">
        <w:rPr>
          <w:color w:val="auto"/>
        </w:rPr>
        <w:t xml:space="preserve"> </w:t>
      </w:r>
      <w:r>
        <w:rPr>
          <w:color w:val="auto"/>
        </w:rPr>
        <w:t>şi</w:t>
      </w:r>
      <w:r w:rsidRPr="00A35228">
        <w:rPr>
          <w:color w:val="auto"/>
        </w:rPr>
        <w:t xml:space="preserve"> meniul din header.</w:t>
      </w:r>
    </w:p>
    <w:p w:rsidR="00BC24E7" w:rsidRPr="00A35228" w:rsidRDefault="00BC24E7" w:rsidP="00BC24E7">
      <w:pPr>
        <w:ind w:firstLine="708"/>
        <w:rPr>
          <w:color w:val="auto"/>
        </w:rPr>
      </w:pPr>
      <w:r w:rsidRPr="00A35228">
        <w:rPr>
          <w:color w:val="auto"/>
        </w:rPr>
        <w:tab/>
        <w:t xml:space="preserve">Pagina </w:t>
      </w:r>
      <w:r w:rsidRPr="00A35228">
        <w:rPr>
          <w:i/>
          <w:color w:val="auto"/>
        </w:rPr>
        <w:t>login</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logare a utilizatorului </w:t>
      </w:r>
      <w:r>
        <w:rPr>
          <w:color w:val="auto"/>
        </w:rPr>
        <w:t>şi</w:t>
      </w:r>
      <w:r w:rsidRPr="00A35228">
        <w:rPr>
          <w:color w:val="auto"/>
        </w:rPr>
        <w:t xml:space="preserve"> anume: numele utilizatorului, parola </w:t>
      </w:r>
      <w:r>
        <w:rPr>
          <w:color w:val="auto"/>
        </w:rPr>
        <w:t>şi</w:t>
      </w:r>
      <w:r w:rsidRPr="00A35228">
        <w:rPr>
          <w:color w:val="auto"/>
        </w:rPr>
        <w:t xml:space="preserve"> butonul de login. </w:t>
      </w:r>
      <w:r>
        <w:rPr>
          <w:color w:val="auto"/>
        </w:rPr>
        <w:t>Dacă</w:t>
      </w:r>
      <w:r w:rsidRPr="00A35228">
        <w:rPr>
          <w:color w:val="auto"/>
        </w:rPr>
        <w:t xml:space="preserve"> utilizatorul introduce date gresite </w:t>
      </w:r>
      <w:r>
        <w:rPr>
          <w:color w:val="auto"/>
        </w:rPr>
        <w:t>şi</w:t>
      </w:r>
      <w:r w:rsidRPr="00A35228">
        <w:rPr>
          <w:color w:val="auto"/>
        </w:rPr>
        <w:t xml:space="preserve"> apasa pe </w:t>
      </w:r>
      <w:r w:rsidRPr="00A35228">
        <w:rPr>
          <w:color w:val="auto"/>
        </w:rPr>
        <w:lastRenderedPageBreak/>
        <w:t xml:space="preserve">butonul de login, atunci </w:t>
      </w:r>
      <w:r>
        <w:rPr>
          <w:color w:val="auto"/>
        </w:rPr>
        <w:t>aplicaţia</w:t>
      </w:r>
      <w:r w:rsidRPr="00A35228">
        <w:rPr>
          <w:color w:val="auto"/>
        </w:rPr>
        <w:t xml:space="preserve"> va </w:t>
      </w:r>
      <w:r>
        <w:rPr>
          <w:color w:val="auto"/>
        </w:rPr>
        <w:t>aruncă</w:t>
      </w:r>
      <w:r w:rsidRPr="00A35228">
        <w:rPr>
          <w:color w:val="auto"/>
        </w:rPr>
        <w:t xml:space="preserve"> un mesaj de eroare, ca userul sau parola </w:t>
      </w:r>
      <w:r>
        <w:rPr>
          <w:color w:val="auto"/>
        </w:rPr>
        <w:t>îi</w:t>
      </w:r>
      <w:r w:rsidRPr="00A35228">
        <w:rPr>
          <w:color w:val="auto"/>
        </w:rPr>
        <w:t xml:space="preserve"> gresita, </w:t>
      </w:r>
      <w:r>
        <w:rPr>
          <w:color w:val="auto"/>
        </w:rPr>
        <w:t>după</w:t>
      </w:r>
      <w:r w:rsidRPr="00A35228">
        <w:rPr>
          <w:color w:val="auto"/>
        </w:rPr>
        <w:t xml:space="preserve"> care utilizatorul va putea reintroduce datele. </w:t>
      </w:r>
      <w:r>
        <w:rPr>
          <w:color w:val="auto"/>
        </w:rPr>
        <w:t>Dacă</w:t>
      </w:r>
      <w:r w:rsidRPr="00A35228">
        <w:rPr>
          <w:color w:val="auto"/>
        </w:rPr>
        <w:t xml:space="preserve"> utilizatorul introduce corect datele, atunci este </w:t>
      </w:r>
      <w:r>
        <w:rPr>
          <w:color w:val="auto"/>
        </w:rPr>
        <w:t>redirecţionat</w:t>
      </w:r>
      <w:r w:rsidRPr="00A35228">
        <w:rPr>
          <w:color w:val="auto"/>
        </w:rPr>
        <w:t xml:space="preserve"> </w:t>
      </w:r>
      <w:r>
        <w:rPr>
          <w:color w:val="auto"/>
        </w:rPr>
        <w:t>către</w:t>
      </w:r>
      <w:r w:rsidRPr="00A35228">
        <w:rPr>
          <w:color w:val="auto"/>
        </w:rPr>
        <w:t xml:space="preserve"> pagina de welcome, unde va putea folosi </w:t>
      </w:r>
      <w:r>
        <w:rPr>
          <w:color w:val="auto"/>
        </w:rPr>
        <w:t>funcţionalităţile</w:t>
      </w:r>
      <w:r w:rsidRPr="00A35228">
        <w:rPr>
          <w:color w:val="auto"/>
        </w:rPr>
        <w:t xml:space="preserve"> principale oferite de </w:t>
      </w:r>
      <w:r>
        <w:rPr>
          <w:color w:val="auto"/>
        </w:rPr>
        <w:t>aplicaţie</w:t>
      </w:r>
      <w:r w:rsidRPr="00A35228">
        <w:rPr>
          <w:color w:val="auto"/>
        </w:rPr>
        <w:t xml:space="preserve">. </w:t>
      </w:r>
      <w:r>
        <w:rPr>
          <w:color w:val="auto"/>
        </w:rPr>
        <w:t>În</w:t>
      </w:r>
      <w:r w:rsidRPr="00A35228">
        <w:rPr>
          <w:color w:val="auto"/>
        </w:rPr>
        <w:t xml:space="preserve"> urma loginului cu success se creeaza sesiunea cu </w:t>
      </w:r>
      <w:r>
        <w:rPr>
          <w:color w:val="auto"/>
        </w:rPr>
        <w:t>informaţiile</w:t>
      </w:r>
      <w:r w:rsidRPr="00A35228">
        <w:rPr>
          <w:color w:val="auto"/>
        </w:rPr>
        <w:t xml:space="preserve"> despre utilizator.</w:t>
      </w:r>
    </w:p>
    <w:p w:rsidR="00BC24E7" w:rsidRPr="00A35228" w:rsidRDefault="00BC24E7" w:rsidP="00BC24E7">
      <w:pPr>
        <w:ind w:firstLine="708"/>
        <w:rPr>
          <w:color w:val="auto"/>
        </w:rPr>
      </w:pPr>
      <w:r w:rsidRPr="00A35228">
        <w:rPr>
          <w:color w:val="auto"/>
        </w:rPr>
        <w:tab/>
        <w:t xml:space="preserve">Pagina </w:t>
      </w:r>
      <w:r w:rsidRPr="00A35228">
        <w:rPr>
          <w:i/>
          <w:color w:val="auto"/>
        </w:rPr>
        <w:t>loginWithFb</w:t>
      </w:r>
      <w:r w:rsidRPr="00A35228">
        <w:rPr>
          <w:color w:val="auto"/>
        </w:rPr>
        <w:t>.</w:t>
      </w:r>
      <w:r w:rsidRPr="00A35228">
        <w:rPr>
          <w:i/>
          <w:color w:val="auto"/>
        </w:rPr>
        <w:t>php</w:t>
      </w:r>
      <w:r w:rsidRPr="00A35228">
        <w:rPr>
          <w:color w:val="auto"/>
        </w:rPr>
        <w:t xml:space="preserve"> este goala deoarece </w:t>
      </w:r>
      <w:r>
        <w:rPr>
          <w:color w:val="auto"/>
        </w:rPr>
        <w:t>foloseşte</w:t>
      </w:r>
      <w:r w:rsidRPr="00A35228">
        <w:rPr>
          <w:color w:val="auto"/>
        </w:rPr>
        <w:t xml:space="preserve"> o interfata adusa de API-ul de Facebook. </w:t>
      </w:r>
      <w:r>
        <w:rPr>
          <w:color w:val="auto"/>
        </w:rPr>
        <w:t>În</w:t>
      </w:r>
      <w:r w:rsidRPr="00A35228">
        <w:rPr>
          <w:color w:val="auto"/>
        </w:rPr>
        <w:t xml:space="preserve"> cazul </w:t>
      </w:r>
      <w:r>
        <w:rPr>
          <w:color w:val="auto"/>
        </w:rPr>
        <w:t>în</w:t>
      </w:r>
      <w:r w:rsidRPr="00A35228">
        <w:rPr>
          <w:color w:val="auto"/>
        </w:rPr>
        <w:t xml:space="preserve"> care un cont de Facebook nu este asociat cu un cont deja inregistrat, atunci se va </w:t>
      </w:r>
      <w:r>
        <w:rPr>
          <w:color w:val="auto"/>
        </w:rPr>
        <w:t>aruncă</w:t>
      </w:r>
      <w:r w:rsidRPr="00A35228">
        <w:rPr>
          <w:color w:val="auto"/>
        </w:rPr>
        <w:t xml:space="preserve"> un mesaj de eroare. </w:t>
      </w:r>
      <w:r>
        <w:rPr>
          <w:color w:val="auto"/>
        </w:rPr>
        <w:t>Dacă</w:t>
      </w:r>
      <w:r w:rsidRPr="00A35228">
        <w:rPr>
          <w:color w:val="auto"/>
        </w:rPr>
        <w:t xml:space="preserve"> utilizatorul nu este logat pe Facebook, atunci i se va cere sa se logeze, iar </w:t>
      </w:r>
      <w:r>
        <w:rPr>
          <w:color w:val="auto"/>
        </w:rPr>
        <w:t>dacă</w:t>
      </w:r>
      <w:r w:rsidRPr="00A35228">
        <w:rPr>
          <w:color w:val="auto"/>
        </w:rPr>
        <w:t xml:space="preserve"> contul de facebook este deja asociat unui cont existent, atunci utilizatorul va fi </w:t>
      </w:r>
      <w:r>
        <w:rPr>
          <w:color w:val="auto"/>
        </w:rPr>
        <w:t>redirecţionat</w:t>
      </w:r>
      <w:r w:rsidRPr="00A35228">
        <w:rPr>
          <w:color w:val="auto"/>
        </w:rPr>
        <w:t xml:space="preserve"> pe pagina de welcome.</w:t>
      </w:r>
    </w:p>
    <w:p w:rsidR="00BC24E7" w:rsidRPr="00A35228" w:rsidRDefault="00BC24E7" w:rsidP="00BC24E7">
      <w:pPr>
        <w:ind w:firstLine="708"/>
        <w:rPr>
          <w:color w:val="auto"/>
        </w:rPr>
      </w:pPr>
      <w:r w:rsidRPr="00A35228">
        <w:rPr>
          <w:color w:val="auto"/>
        </w:rPr>
        <w:tab/>
      </w:r>
      <w:r>
        <w:rPr>
          <w:color w:val="auto"/>
        </w:rPr>
        <w:t>Această</w:t>
      </w:r>
      <w:r w:rsidRPr="00A35228">
        <w:rPr>
          <w:color w:val="auto"/>
        </w:rPr>
        <w:t xml:space="preserve"> pagina utilizeaza scriptul de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w:t>
      </w:r>
      <w:r w:rsidRPr="00A35228">
        <w:rPr>
          <w:i/>
          <w:color w:val="auto"/>
        </w:rPr>
        <w:t>login_with_fb.js</w:t>
      </w:r>
      <w:r w:rsidRPr="00A35228">
        <w:rPr>
          <w:color w:val="auto"/>
        </w:rPr>
        <w:t xml:space="preserve">, pentru a folosi </w:t>
      </w:r>
      <w:r>
        <w:rPr>
          <w:color w:val="auto"/>
        </w:rPr>
        <w:t>funcţionalităţile</w:t>
      </w:r>
      <w:r w:rsidRPr="00A35228">
        <w:rPr>
          <w:color w:val="auto"/>
        </w:rPr>
        <w:t xml:space="preserve"> oferite de API-ul de Facebook. La incarcarea acestei pagini scripturile vor fi rulate automat.</w:t>
      </w:r>
    </w:p>
    <w:p w:rsidR="00EB3C1D" w:rsidRPr="004820F3" w:rsidRDefault="00BC24E7" w:rsidP="00BC24E7">
      <w:pPr>
        <w:ind w:firstLine="708"/>
      </w:pPr>
      <w:r w:rsidRPr="00A35228">
        <w:rPr>
          <w:color w:val="auto"/>
        </w:rPr>
        <w:t xml:space="preserve">Pentru a folosi API-ul de Facebook, </w:t>
      </w:r>
      <w:r>
        <w:rPr>
          <w:color w:val="auto"/>
        </w:rPr>
        <w:t>trebuie să</w:t>
      </w:r>
      <w:r w:rsidRPr="00A35228">
        <w:rPr>
          <w:color w:val="auto"/>
        </w:rPr>
        <w:t xml:space="preserve"> creat o pagina de JS, care se numeste </w:t>
      </w:r>
      <w:r>
        <w:rPr>
          <w:color w:val="auto"/>
        </w:rPr>
        <w:t>în</w:t>
      </w:r>
      <w:r w:rsidRPr="00A35228">
        <w:rPr>
          <w:color w:val="auto"/>
        </w:rPr>
        <w:t xml:space="preserve"> </w:t>
      </w:r>
      <w:r>
        <w:rPr>
          <w:color w:val="auto"/>
        </w:rPr>
        <w:t>aplicaţia</w:t>
      </w:r>
      <w:r w:rsidRPr="00A35228">
        <w:rPr>
          <w:color w:val="auto"/>
        </w:rPr>
        <w:t xml:space="preserve"> aceasta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trebuie introduse urmatoarele linii de cod</w:t>
      </w:r>
      <w:r w:rsidR="00EB3C1D" w:rsidRPr="004820F3">
        <w:t>:</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7B011C" w:rsidRPr="00A35228" w:rsidRDefault="007B011C" w:rsidP="007B011C">
      <w:pPr>
        <w:ind w:firstLine="708"/>
        <w:rPr>
          <w:color w:val="auto"/>
        </w:rPr>
      </w:pPr>
      <w:r>
        <w:rPr>
          <w:color w:val="auto"/>
        </w:rPr>
        <w:t>Dacă</w:t>
      </w:r>
      <w:r w:rsidRPr="00A35228">
        <w:rPr>
          <w:color w:val="auto"/>
        </w:rPr>
        <w:t xml:space="preserve"> acest script este </w:t>
      </w:r>
      <w:r>
        <w:rPr>
          <w:color w:val="auto"/>
        </w:rPr>
        <w:t>încărcat</w:t>
      </w:r>
      <w:r w:rsidRPr="00A35228">
        <w:rPr>
          <w:color w:val="auto"/>
        </w:rPr>
        <w:t xml:space="preserve">, </w:t>
      </w:r>
      <w:r>
        <w:rPr>
          <w:color w:val="auto"/>
        </w:rPr>
        <w:t>aplicaţia</w:t>
      </w:r>
      <w:r w:rsidRPr="00A35228">
        <w:rPr>
          <w:color w:val="auto"/>
        </w:rPr>
        <w:t xml:space="preserve"> poate folosi </w:t>
      </w:r>
      <w:r>
        <w:rPr>
          <w:color w:val="auto"/>
        </w:rPr>
        <w:t>funcţionalităţile</w:t>
      </w:r>
      <w:r w:rsidRPr="00A35228">
        <w:rPr>
          <w:color w:val="auto"/>
        </w:rPr>
        <w:t xml:space="preserve"> oferite de Facebook, cum ar fi accesarea numeui de utilizator, id-ul contului, poza de profil </w:t>
      </w:r>
      <w:r>
        <w:rPr>
          <w:color w:val="auto"/>
        </w:rPr>
        <w:t>şi</w:t>
      </w:r>
      <w:r w:rsidRPr="00A35228">
        <w:rPr>
          <w:color w:val="auto"/>
        </w:rPr>
        <w:t xml:space="preserve"> multe alte </w:t>
      </w:r>
      <w:r>
        <w:rPr>
          <w:color w:val="auto"/>
        </w:rPr>
        <w:t>informaţii</w:t>
      </w:r>
      <w:r w:rsidRPr="00A35228">
        <w:rPr>
          <w:color w:val="auto"/>
        </w:rPr>
        <w:t xml:space="preserve">. Pentru folosirea acestor </w:t>
      </w:r>
      <w:r>
        <w:rPr>
          <w:color w:val="auto"/>
        </w:rPr>
        <w:t>funcţionalităţi</w:t>
      </w:r>
      <w:r w:rsidRPr="00A35228">
        <w:rPr>
          <w:color w:val="auto"/>
        </w:rPr>
        <w:t xml:space="preserve">, trebuie creata mai intai o </w:t>
      </w:r>
      <w:r>
        <w:rPr>
          <w:color w:val="auto"/>
        </w:rPr>
        <w:t>aplicaţie</w:t>
      </w:r>
      <w:r w:rsidRPr="00A35228">
        <w:rPr>
          <w:color w:val="auto"/>
        </w:rPr>
        <w:t xml:space="preserve"> pe Facebook, care va genera un id, </w:t>
      </w:r>
      <w:r>
        <w:rPr>
          <w:color w:val="auto"/>
        </w:rPr>
        <w:t>şi care trebuie să</w:t>
      </w:r>
      <w:r w:rsidRPr="00A35228">
        <w:rPr>
          <w:color w:val="auto"/>
        </w:rPr>
        <w:t xml:space="preserve"> fie pus la apelarea </w:t>
      </w:r>
      <w:r w:rsidRPr="00727C37">
        <w:rPr>
          <w:color w:val="auto"/>
        </w:rPr>
        <w:t xml:space="preserve">funcţiei </w:t>
      </w:r>
      <w:r w:rsidRPr="00A35228">
        <w:rPr>
          <w:i/>
          <w:color w:val="auto"/>
        </w:rPr>
        <w:t>FB</w:t>
      </w:r>
      <w:r w:rsidRPr="00A35228">
        <w:rPr>
          <w:color w:val="auto"/>
        </w:rPr>
        <w:t>.</w:t>
      </w:r>
      <w:r w:rsidRPr="00A35228">
        <w:rPr>
          <w:i/>
          <w:color w:val="auto"/>
        </w:rPr>
        <w:t>init</w:t>
      </w:r>
      <w:r w:rsidRPr="00A35228">
        <w:rPr>
          <w:color w:val="auto"/>
        </w:rPr>
        <w:t xml:space="preserve"> la atributul </w:t>
      </w:r>
      <w:r w:rsidRPr="00A35228">
        <w:rPr>
          <w:i/>
          <w:color w:val="auto"/>
        </w:rPr>
        <w:t>appId</w:t>
      </w:r>
      <w:r w:rsidRPr="00A35228">
        <w:rPr>
          <w:color w:val="auto"/>
        </w:rPr>
        <w:t>.</w:t>
      </w:r>
    </w:p>
    <w:p w:rsidR="007B011C" w:rsidRPr="00A35228" w:rsidRDefault="007B011C" w:rsidP="007B011C">
      <w:pPr>
        <w:ind w:firstLine="708"/>
        <w:rPr>
          <w:color w:val="auto"/>
        </w:rPr>
      </w:pPr>
      <w:r w:rsidRPr="00A35228">
        <w:rPr>
          <w:color w:val="auto"/>
        </w:rPr>
        <w:tab/>
        <w:t xml:space="preserve">Pentru login se folosesc </w:t>
      </w:r>
      <w:r>
        <w:rPr>
          <w:color w:val="auto"/>
        </w:rPr>
        <w:t>funcțiile</w:t>
      </w:r>
      <w:r w:rsidRPr="00A35228">
        <w:rPr>
          <w:color w:val="auto"/>
        </w:rPr>
        <w:t xml:space="preserve"> </w:t>
      </w:r>
      <w:r w:rsidRPr="00A35228">
        <w:rPr>
          <w:i/>
          <w:color w:val="auto"/>
        </w:rPr>
        <w:t>FB.getLoginStatus</w:t>
      </w:r>
      <w:r w:rsidRPr="00A35228">
        <w:rPr>
          <w:color w:val="auto"/>
        </w:rPr>
        <w:t xml:space="preserve"> pentru a verifica </w:t>
      </w:r>
      <w:r>
        <w:rPr>
          <w:color w:val="auto"/>
        </w:rPr>
        <w:t>dacă</w:t>
      </w:r>
      <w:r w:rsidRPr="00A35228">
        <w:rPr>
          <w:color w:val="auto"/>
        </w:rPr>
        <w:t xml:space="preserve"> este deja un utilizator logat pe Facebook, </w:t>
      </w:r>
      <w:r>
        <w:rPr>
          <w:color w:val="auto"/>
        </w:rPr>
        <w:t>şi</w:t>
      </w:r>
      <w:r w:rsidRPr="00A35228">
        <w:rPr>
          <w:color w:val="auto"/>
        </w:rPr>
        <w:t xml:space="preserve"> </w:t>
      </w:r>
      <w:r w:rsidRPr="00A35228">
        <w:rPr>
          <w:i/>
          <w:color w:val="auto"/>
        </w:rPr>
        <w:t>FB.login</w:t>
      </w:r>
      <w:r w:rsidRPr="00A35228">
        <w:rPr>
          <w:color w:val="auto"/>
        </w:rPr>
        <w:t xml:space="preserve"> pentru logare pe Facebook. Fiecare </w:t>
      </w:r>
      <w:r>
        <w:rPr>
          <w:color w:val="auto"/>
        </w:rPr>
        <w:t>funcție</w:t>
      </w:r>
      <w:r w:rsidRPr="00A35228">
        <w:rPr>
          <w:color w:val="auto"/>
        </w:rPr>
        <w:t xml:space="preserve"> va returna un </w:t>
      </w:r>
      <w:r>
        <w:rPr>
          <w:color w:val="auto"/>
        </w:rPr>
        <w:t>răspuns</w:t>
      </w:r>
      <w:r w:rsidRPr="00A35228">
        <w:rPr>
          <w:color w:val="auto"/>
        </w:rPr>
        <w:t xml:space="preserve"> de tip JSON.</w:t>
      </w:r>
    </w:p>
    <w:p w:rsidR="007B011C" w:rsidRPr="00A35228" w:rsidRDefault="007B011C" w:rsidP="007B011C">
      <w:pPr>
        <w:ind w:firstLine="708"/>
        <w:rPr>
          <w:color w:val="auto"/>
        </w:rPr>
      </w:pPr>
      <w:r w:rsidRPr="00A35228">
        <w:rPr>
          <w:iCs/>
          <w:color w:val="auto"/>
        </w:rPr>
        <w:lastRenderedPageBreak/>
        <w:tab/>
      </w:r>
      <w:r w:rsidRPr="00A35228">
        <w:rPr>
          <w:color w:val="auto"/>
        </w:rPr>
        <w:t xml:space="preserve">Pagina </w:t>
      </w:r>
      <w:r w:rsidRPr="00A35228">
        <w:rPr>
          <w:i/>
          <w:color w:val="auto"/>
        </w:rPr>
        <w:t>logout</w:t>
      </w:r>
      <w:r w:rsidRPr="00A35228">
        <w:rPr>
          <w:color w:val="auto"/>
        </w:rPr>
        <w:t>.</w:t>
      </w:r>
      <w:r w:rsidRPr="00A35228">
        <w:rPr>
          <w:i/>
          <w:color w:val="auto"/>
        </w:rPr>
        <w:t>php</w:t>
      </w:r>
      <w:r w:rsidRPr="00A35228">
        <w:rPr>
          <w:color w:val="auto"/>
        </w:rPr>
        <w:t xml:space="preserve"> nu va </w:t>
      </w:r>
      <w:r>
        <w:rPr>
          <w:color w:val="auto"/>
        </w:rPr>
        <w:t>conţine</w:t>
      </w:r>
      <w:r w:rsidRPr="00A35228">
        <w:rPr>
          <w:color w:val="auto"/>
        </w:rPr>
        <w:t xml:space="preserve"> nimic, ci </w:t>
      </w:r>
      <w:r>
        <w:rPr>
          <w:color w:val="auto"/>
        </w:rPr>
        <w:t>o să</w:t>
      </w:r>
      <w:r w:rsidRPr="00A35228">
        <w:rPr>
          <w:color w:val="auto"/>
        </w:rPr>
        <w:t xml:space="preserve"> redirectioneze utilizatorul deja logat </w:t>
      </w:r>
      <w:r>
        <w:rPr>
          <w:color w:val="auto"/>
        </w:rPr>
        <w:t>în</w:t>
      </w:r>
      <w:r w:rsidRPr="00A35228">
        <w:rPr>
          <w:color w:val="auto"/>
        </w:rPr>
        <w:t xml:space="preserve"> </w:t>
      </w:r>
      <w:r>
        <w:rPr>
          <w:color w:val="auto"/>
        </w:rPr>
        <w:t>aplicaţie</w:t>
      </w:r>
      <w:r w:rsidRPr="00A35228">
        <w:rPr>
          <w:color w:val="auto"/>
        </w:rPr>
        <w:t xml:space="preserve">, pe pagina principala. </w:t>
      </w:r>
      <w:r>
        <w:rPr>
          <w:color w:val="auto"/>
        </w:rPr>
        <w:t>În</w:t>
      </w:r>
      <w:r w:rsidRPr="00A35228">
        <w:rPr>
          <w:color w:val="auto"/>
        </w:rPr>
        <w:t xml:space="preserve"> urma logout-ului, </w:t>
      </w:r>
      <w:r>
        <w:rPr>
          <w:color w:val="auto"/>
        </w:rPr>
        <w:t>aplicaţia</w:t>
      </w:r>
      <w:r w:rsidRPr="00A35228">
        <w:rPr>
          <w:color w:val="auto"/>
        </w:rPr>
        <w:t xml:space="preserve"> va sterge datele de sesiune </w:t>
      </w:r>
      <w:r>
        <w:rPr>
          <w:color w:val="auto"/>
        </w:rPr>
        <w:t>şi</w:t>
      </w:r>
      <w:r w:rsidRPr="00A35228">
        <w:rPr>
          <w:color w:val="auto"/>
        </w:rPr>
        <w:t xml:space="preserve"> de cookie.</w:t>
      </w:r>
    </w:p>
    <w:p w:rsidR="007B011C" w:rsidRPr="00A35228" w:rsidRDefault="007B011C" w:rsidP="007B011C">
      <w:pPr>
        <w:ind w:firstLine="708"/>
        <w:rPr>
          <w:color w:val="auto"/>
        </w:rPr>
      </w:pPr>
      <w:r w:rsidRPr="00A35228">
        <w:rPr>
          <w:color w:val="auto"/>
        </w:rPr>
        <w:tab/>
        <w:t xml:space="preserve">Pagina </w:t>
      </w:r>
      <w:r w:rsidRPr="00A35228">
        <w:rPr>
          <w:i/>
          <w:color w:val="auto"/>
        </w:rPr>
        <w:t>register</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HTML pentru </w:t>
      </w:r>
      <w:r>
        <w:rPr>
          <w:color w:val="auto"/>
        </w:rPr>
        <w:t>înregistrarea</w:t>
      </w:r>
      <w:r w:rsidRPr="00A35228">
        <w:rPr>
          <w:color w:val="auto"/>
        </w:rPr>
        <w:t xml:space="preserve"> utilizatorului. Aceste elemente sunt urmatoarele: nume de utilizator, email valid, parola, confirmarea parolei </w:t>
      </w:r>
      <w:r>
        <w:rPr>
          <w:color w:val="auto"/>
        </w:rPr>
        <w:t>şi</w:t>
      </w:r>
      <w:r w:rsidRPr="00A35228">
        <w:rPr>
          <w:color w:val="auto"/>
        </w:rPr>
        <w:t xml:space="preserve"> butonul de register. </w:t>
      </w:r>
    </w:p>
    <w:p w:rsidR="00CA1D8A" w:rsidRPr="00CA1D8A" w:rsidRDefault="007B011C" w:rsidP="007B011C">
      <w:pPr>
        <w:ind w:firstLine="708"/>
        <w:rPr>
          <w:iCs/>
        </w:rPr>
      </w:pPr>
      <w:r w:rsidRPr="00A35228">
        <w:rPr>
          <w:iCs/>
          <w:color w:val="auto"/>
        </w:rPr>
        <w:t xml:space="preserve">Pentru o </w:t>
      </w:r>
      <w:r>
        <w:rPr>
          <w:iCs/>
          <w:color w:val="auto"/>
        </w:rPr>
        <w:t>înregistrare</w:t>
      </w:r>
      <w:r w:rsidRPr="00A35228">
        <w:rPr>
          <w:iCs/>
          <w:color w:val="auto"/>
        </w:rPr>
        <w:t xml:space="preserve"> </w:t>
      </w:r>
      <w:r>
        <w:rPr>
          <w:iCs/>
          <w:color w:val="auto"/>
        </w:rPr>
        <w:t>terminată</w:t>
      </w:r>
      <w:r w:rsidRPr="00A35228">
        <w:rPr>
          <w:iCs/>
          <w:color w:val="auto"/>
        </w:rPr>
        <w:t xml:space="preserve"> cu success, utilizatorul </w:t>
      </w:r>
      <w:r>
        <w:rPr>
          <w:iCs/>
          <w:color w:val="auto"/>
        </w:rPr>
        <w:t>trebuie să</w:t>
      </w:r>
      <w:r w:rsidRPr="00A35228">
        <w:rPr>
          <w:iCs/>
          <w:color w:val="auto"/>
        </w:rPr>
        <w:t xml:space="preserve"> tina cont de urmatoarele lucruri</w:t>
      </w:r>
      <w:r w:rsidR="00CA1D8A" w:rsidRPr="00CA1D8A">
        <w:rPr>
          <w:iCs/>
        </w:rPr>
        <w:t>:</w:t>
      </w:r>
    </w:p>
    <w:p w:rsidR="00B86BF1" w:rsidRPr="00A35228" w:rsidRDefault="00B86BF1" w:rsidP="00B86BF1">
      <w:pPr>
        <w:pStyle w:val="ListParagraph"/>
        <w:numPr>
          <w:ilvl w:val="0"/>
          <w:numId w:val="25"/>
        </w:numPr>
        <w:rPr>
          <w:iCs/>
          <w:color w:val="auto"/>
        </w:rPr>
      </w:pPr>
      <w:r w:rsidRPr="00A35228">
        <w:rPr>
          <w:iCs/>
          <w:color w:val="auto"/>
        </w:rPr>
        <w:t xml:space="preserve">Toate campurile trebuie completate, </w:t>
      </w:r>
      <w:r>
        <w:rPr>
          <w:iCs/>
          <w:color w:val="auto"/>
        </w:rPr>
        <w:t>fără</w:t>
      </w:r>
      <w:r w:rsidRPr="00A35228">
        <w:rPr>
          <w:iCs/>
          <w:color w:val="auto"/>
        </w:rPr>
        <w:t xml:space="preserve"> </w:t>
      </w:r>
      <w:r>
        <w:rPr>
          <w:iCs/>
          <w:color w:val="auto"/>
        </w:rPr>
        <w:t>excepţie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existe deja </w:t>
      </w:r>
      <w:r>
        <w:rPr>
          <w:iCs/>
          <w:color w:val="auto"/>
        </w:rPr>
        <w:t>în</w:t>
      </w:r>
      <w:r w:rsidRPr="00A35228">
        <w:rPr>
          <w:iCs/>
          <w:color w:val="auto"/>
        </w:rPr>
        <w:t xml:space="preserve"> baza de date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w:t>
      </w:r>
      <w:r>
        <w:rPr>
          <w:iCs/>
          <w:color w:val="auto"/>
        </w:rPr>
        <w:t>conţină</w:t>
      </w:r>
      <w:r w:rsidRPr="00A35228">
        <w:rPr>
          <w:iCs/>
          <w:color w:val="auto"/>
        </w:rPr>
        <w:t xml:space="preserve"> caractere de tip space (“ ”).</w:t>
      </w:r>
    </w:p>
    <w:p w:rsidR="00B86BF1" w:rsidRPr="00A35228" w:rsidRDefault="00B86BF1" w:rsidP="00B86BF1">
      <w:pPr>
        <w:pStyle w:val="ListParagraph"/>
        <w:numPr>
          <w:ilvl w:val="0"/>
          <w:numId w:val="25"/>
        </w:numPr>
        <w:rPr>
          <w:iCs/>
          <w:color w:val="auto"/>
        </w:rPr>
      </w:pPr>
      <w:r w:rsidRPr="00A35228">
        <w:rPr>
          <w:iCs/>
          <w:color w:val="auto"/>
        </w:rPr>
        <w:t xml:space="preserve">Parola </w:t>
      </w:r>
      <w:r>
        <w:rPr>
          <w:iCs/>
          <w:color w:val="auto"/>
        </w:rPr>
        <w:t>şi</w:t>
      </w:r>
      <w:r w:rsidRPr="00A35228">
        <w:rPr>
          <w:iCs/>
          <w:color w:val="auto"/>
        </w:rPr>
        <w:t xml:space="preserve"> confirmarea parolei </w:t>
      </w:r>
      <w:r>
        <w:rPr>
          <w:iCs/>
          <w:color w:val="auto"/>
        </w:rPr>
        <w:t>trebuie să</w:t>
      </w:r>
      <w:r w:rsidRPr="00A35228">
        <w:rPr>
          <w:iCs/>
          <w:color w:val="auto"/>
        </w:rPr>
        <w:t xml:space="preserve"> </w:t>
      </w:r>
      <w:r>
        <w:rPr>
          <w:iCs/>
          <w:color w:val="auto"/>
        </w:rPr>
        <w:t>conţină</w:t>
      </w:r>
      <w:r w:rsidRPr="00A35228">
        <w:rPr>
          <w:iCs/>
          <w:color w:val="auto"/>
        </w:rPr>
        <w:t xml:space="preserve"> aceasi caractere</w:t>
      </w:r>
    </w:p>
    <w:p w:rsidR="00CA1D8A" w:rsidRPr="00CA1D8A" w:rsidRDefault="00CA1D8A" w:rsidP="00CA1D8A">
      <w:pPr>
        <w:ind w:firstLine="708"/>
        <w:rPr>
          <w:iCs/>
        </w:rPr>
      </w:pPr>
    </w:p>
    <w:p w:rsidR="00796968" w:rsidRPr="00A35228" w:rsidRDefault="00796968" w:rsidP="00796968">
      <w:pPr>
        <w:ind w:firstLine="708"/>
        <w:rPr>
          <w:iCs/>
          <w:color w:val="auto"/>
        </w:rPr>
      </w:pPr>
      <w:r>
        <w:rPr>
          <w:iCs/>
          <w:color w:val="auto"/>
        </w:rPr>
        <w:t>Dacă</w:t>
      </w:r>
      <w:r w:rsidRPr="00A35228">
        <w:rPr>
          <w:iCs/>
          <w:color w:val="auto"/>
        </w:rPr>
        <w:t xml:space="preserve"> utilizatorul respecta regurile de mai sus, atunci este </w:t>
      </w:r>
      <w:r>
        <w:rPr>
          <w:iCs/>
          <w:color w:val="auto"/>
        </w:rPr>
        <w:t>redirecţionat</w:t>
      </w:r>
      <w:r w:rsidRPr="00A35228">
        <w:rPr>
          <w:iCs/>
          <w:color w:val="auto"/>
        </w:rPr>
        <w:t xml:space="preserve"> pe pagina principala, cu un mesaj de success, </w:t>
      </w:r>
      <w:r>
        <w:rPr>
          <w:iCs/>
          <w:color w:val="auto"/>
        </w:rPr>
        <w:t>în</w:t>
      </w:r>
      <w:r w:rsidRPr="00A35228">
        <w:rPr>
          <w:iCs/>
          <w:color w:val="auto"/>
        </w:rPr>
        <w:t xml:space="preserve"> caz contrar, va ramane pe acelasi pagina, urmat de un mesaj de eroare coresponzator regurilor. </w:t>
      </w:r>
      <w:r>
        <w:rPr>
          <w:iCs/>
          <w:color w:val="auto"/>
        </w:rPr>
        <w:t>După</w:t>
      </w:r>
      <w:r w:rsidRPr="00A35228">
        <w:rPr>
          <w:iCs/>
          <w:color w:val="auto"/>
        </w:rPr>
        <w:t xml:space="preserve"> </w:t>
      </w:r>
      <w:r>
        <w:rPr>
          <w:iCs/>
          <w:color w:val="auto"/>
        </w:rPr>
        <w:t>redirecţionarea</w:t>
      </w:r>
      <w:r w:rsidRPr="00A35228">
        <w:rPr>
          <w:iCs/>
          <w:color w:val="auto"/>
        </w:rPr>
        <w:t xml:space="preserve"> utilizatorului, acesta se va putea loga </w:t>
      </w:r>
      <w:r>
        <w:rPr>
          <w:iCs/>
          <w:color w:val="auto"/>
        </w:rPr>
        <w:t>în</w:t>
      </w:r>
      <w:r w:rsidRPr="00A35228">
        <w:rPr>
          <w:iCs/>
          <w:color w:val="auto"/>
        </w:rPr>
        <w:t xml:space="preserve"> </w:t>
      </w:r>
      <w:r>
        <w:rPr>
          <w:iCs/>
          <w:color w:val="auto"/>
        </w:rPr>
        <w:t>aplicaţie</w:t>
      </w:r>
      <w:r w:rsidRPr="00A35228">
        <w:rPr>
          <w:iCs/>
          <w:color w:val="auto"/>
        </w:rPr>
        <w:t xml:space="preserve"> </w:t>
      </w:r>
      <w:r>
        <w:rPr>
          <w:iCs/>
          <w:color w:val="auto"/>
        </w:rPr>
        <w:t>şi</w:t>
      </w:r>
      <w:r w:rsidRPr="00A35228">
        <w:rPr>
          <w:iCs/>
          <w:color w:val="auto"/>
        </w:rPr>
        <w:t xml:space="preserve"> sa </w:t>
      </w:r>
      <w:r>
        <w:rPr>
          <w:iCs/>
          <w:color w:val="auto"/>
        </w:rPr>
        <w:t>folosească</w:t>
      </w:r>
      <w:r w:rsidRPr="00A35228">
        <w:rPr>
          <w:iCs/>
          <w:color w:val="auto"/>
        </w:rPr>
        <w:t xml:space="preserve"> </w:t>
      </w:r>
      <w:r>
        <w:rPr>
          <w:iCs/>
          <w:color w:val="auto"/>
        </w:rPr>
        <w:t>funcţionalităţile</w:t>
      </w:r>
      <w:r w:rsidRPr="00A35228">
        <w:rPr>
          <w:iCs/>
          <w:color w:val="auto"/>
        </w:rPr>
        <w:t xml:space="preserve"> principale oferite de </w:t>
      </w:r>
      <w:r>
        <w:rPr>
          <w:iCs/>
          <w:color w:val="auto"/>
        </w:rPr>
        <w:t>aplicaţie</w:t>
      </w:r>
      <w:r w:rsidRPr="00A35228">
        <w:rPr>
          <w:iCs/>
          <w:color w:val="auto"/>
        </w:rPr>
        <w:t>.</w:t>
      </w:r>
    </w:p>
    <w:p w:rsidR="00CA1D8A" w:rsidRDefault="00796968" w:rsidP="00796968">
      <w:pPr>
        <w:ind w:firstLine="708"/>
        <w:rPr>
          <w:iCs/>
        </w:rPr>
      </w:pPr>
      <w:r w:rsidRPr="00A35228">
        <w:rPr>
          <w:iCs/>
          <w:color w:val="auto"/>
        </w:rPr>
        <w:t xml:space="preserve">Pagina </w:t>
      </w:r>
      <w:r w:rsidRPr="00A35228">
        <w:rPr>
          <w:i/>
          <w:iCs/>
          <w:color w:val="auto"/>
        </w:rPr>
        <w:t>history</w:t>
      </w:r>
      <w:r w:rsidRPr="00A35228">
        <w:rPr>
          <w:iCs/>
          <w:color w:val="auto"/>
        </w:rPr>
        <w:t>.</w:t>
      </w:r>
      <w:r w:rsidRPr="00A35228">
        <w:rPr>
          <w:i/>
          <w:iCs/>
          <w:color w:val="auto"/>
        </w:rPr>
        <w:t>php</w:t>
      </w:r>
      <w:r w:rsidRPr="00A35228">
        <w:rPr>
          <w:iCs/>
          <w:color w:val="auto"/>
        </w:rPr>
        <w:t xml:space="preserve"> poate fi accesata numai </w:t>
      </w:r>
      <w:r>
        <w:rPr>
          <w:iCs/>
          <w:color w:val="auto"/>
        </w:rPr>
        <w:t>dacă</w:t>
      </w:r>
      <w:r w:rsidRPr="00A35228">
        <w:rPr>
          <w:iCs/>
          <w:color w:val="auto"/>
        </w:rPr>
        <w:t xml:space="preserve"> utilizatorul este logat deja </w:t>
      </w:r>
      <w:r>
        <w:rPr>
          <w:iCs/>
          <w:color w:val="auto"/>
        </w:rPr>
        <w:t>în</w:t>
      </w:r>
      <w:r w:rsidRPr="00A35228">
        <w:rPr>
          <w:iCs/>
          <w:color w:val="auto"/>
        </w:rPr>
        <w:t xml:space="preserve"> </w:t>
      </w:r>
      <w:r>
        <w:rPr>
          <w:iCs/>
          <w:color w:val="auto"/>
        </w:rPr>
        <w:t>aplicaţie</w:t>
      </w:r>
      <w:r w:rsidRPr="00A35228">
        <w:rPr>
          <w:iCs/>
          <w:color w:val="auto"/>
        </w:rPr>
        <w:t xml:space="preserve">, altfel </w:t>
      </w:r>
      <w:r>
        <w:rPr>
          <w:iCs/>
          <w:color w:val="auto"/>
        </w:rPr>
        <w:t>aplicaţia</w:t>
      </w:r>
      <w:r w:rsidRPr="00A35228">
        <w:rPr>
          <w:iCs/>
          <w:color w:val="auto"/>
        </w:rPr>
        <w:t xml:space="preserve"> va </w:t>
      </w:r>
      <w:r>
        <w:rPr>
          <w:iCs/>
          <w:color w:val="auto"/>
        </w:rPr>
        <w:t>aruncă</w:t>
      </w:r>
      <w:r w:rsidRPr="00A35228">
        <w:rPr>
          <w:iCs/>
          <w:color w:val="auto"/>
        </w:rPr>
        <w:t xml:space="preserve"> un mesaj de eroare. </w:t>
      </w:r>
      <w:r>
        <w:rPr>
          <w:iCs/>
          <w:color w:val="auto"/>
        </w:rPr>
        <w:t>Această</w:t>
      </w:r>
      <w:r w:rsidRPr="00A35228">
        <w:rPr>
          <w:iCs/>
          <w:color w:val="auto"/>
        </w:rPr>
        <w:t xml:space="preserve"> pagina va </w:t>
      </w:r>
      <w:r>
        <w:rPr>
          <w:iCs/>
          <w:color w:val="auto"/>
        </w:rPr>
        <w:t>conţine</w:t>
      </w:r>
      <w:r w:rsidRPr="00A35228">
        <w:rPr>
          <w:iCs/>
          <w:color w:val="auto"/>
        </w:rPr>
        <w:t xml:space="preserve"> istoria conversatiei </w:t>
      </w:r>
      <w:r>
        <w:rPr>
          <w:iCs/>
          <w:color w:val="auto"/>
        </w:rPr>
        <w:t>între</w:t>
      </w:r>
      <w:r w:rsidRPr="00A35228">
        <w:rPr>
          <w:iCs/>
          <w:color w:val="auto"/>
        </w:rPr>
        <w:t xml:space="preserve"> 2 utilizatori, pe baza id-urilor acestora, </w:t>
      </w:r>
      <w:r>
        <w:rPr>
          <w:iCs/>
          <w:color w:val="auto"/>
        </w:rPr>
        <w:t>şi</w:t>
      </w:r>
      <w:r w:rsidRPr="00A35228">
        <w:rPr>
          <w:iCs/>
          <w:color w:val="auto"/>
        </w:rPr>
        <w:t xml:space="preserve"> poate fi accesata numai din pagina de welcome. </w:t>
      </w:r>
      <w:r>
        <w:rPr>
          <w:iCs/>
          <w:color w:val="auto"/>
        </w:rPr>
        <w:t>Informaţiile</w:t>
      </w:r>
      <w:r w:rsidRPr="00A35228">
        <w:rPr>
          <w:iCs/>
          <w:color w:val="auto"/>
        </w:rPr>
        <w:t xml:space="preserve"> de </w:t>
      </w:r>
      <w:r>
        <w:rPr>
          <w:iCs/>
          <w:color w:val="auto"/>
        </w:rPr>
        <w:t>conversaţie</w:t>
      </w:r>
      <w:r w:rsidRPr="00A35228">
        <w:rPr>
          <w:iCs/>
          <w:color w:val="auto"/>
        </w:rPr>
        <w:t xml:space="preserve"> vor fi afisate </w:t>
      </w:r>
      <w:r>
        <w:rPr>
          <w:iCs/>
          <w:color w:val="auto"/>
        </w:rPr>
        <w:t>în</w:t>
      </w:r>
      <w:r w:rsidRPr="00A35228">
        <w:rPr>
          <w:iCs/>
          <w:color w:val="auto"/>
        </w:rPr>
        <w:t xml:space="preserve"> formatul </w:t>
      </w:r>
      <w:r>
        <w:rPr>
          <w:iCs/>
          <w:color w:val="auto"/>
        </w:rPr>
        <w:t>următor</w:t>
      </w:r>
      <w:r w:rsidR="00CA1D8A" w:rsidRPr="00CA1D8A">
        <w:rPr>
          <w:iCs/>
        </w:rPr>
        <w:t xml:space="preserve">: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56562D" w:rsidRPr="00A35228" w:rsidRDefault="0056562D" w:rsidP="0056562D">
      <w:pPr>
        <w:ind w:firstLine="708"/>
        <w:rPr>
          <w:iCs/>
          <w:color w:val="auto"/>
        </w:rPr>
      </w:pPr>
      <w:r w:rsidRPr="00A35228">
        <w:rPr>
          <w:iCs/>
          <w:color w:val="auto"/>
        </w:rPr>
        <w:t xml:space="preserve">Pagina </w:t>
      </w:r>
      <w:r w:rsidRPr="00A35228">
        <w:rPr>
          <w:i/>
          <w:iCs/>
          <w:color w:val="auto"/>
        </w:rPr>
        <w:t>welcome</w:t>
      </w:r>
      <w:r w:rsidRPr="00A35228">
        <w:rPr>
          <w:iCs/>
          <w:color w:val="auto"/>
        </w:rPr>
        <w:t>.</w:t>
      </w:r>
      <w:r w:rsidRPr="00A35228">
        <w:rPr>
          <w:i/>
          <w:iCs/>
          <w:color w:val="auto"/>
        </w:rPr>
        <w:t>php</w:t>
      </w:r>
      <w:r w:rsidRPr="00A35228">
        <w:rPr>
          <w:iCs/>
          <w:color w:val="auto"/>
        </w:rPr>
        <w:t xml:space="preserve"> </w:t>
      </w:r>
      <w:r>
        <w:rPr>
          <w:iCs/>
          <w:color w:val="auto"/>
        </w:rPr>
        <w:t>conţine</w:t>
      </w:r>
      <w:r w:rsidRPr="00A35228">
        <w:rPr>
          <w:iCs/>
          <w:color w:val="auto"/>
        </w:rPr>
        <w:t xml:space="preserve"> toate elementele principale ce poate folosi utilizatorul </w:t>
      </w:r>
      <w:r>
        <w:rPr>
          <w:iCs/>
          <w:color w:val="auto"/>
        </w:rPr>
        <w:t>în</w:t>
      </w:r>
      <w:r w:rsidRPr="00A35228">
        <w:rPr>
          <w:iCs/>
          <w:color w:val="auto"/>
        </w:rPr>
        <w:t xml:space="preserve"> </w:t>
      </w:r>
      <w:r>
        <w:rPr>
          <w:iCs/>
          <w:color w:val="auto"/>
        </w:rPr>
        <w:t>aplicaţie</w:t>
      </w:r>
      <w:r w:rsidRPr="00A35228">
        <w:rPr>
          <w:iCs/>
          <w:color w:val="auto"/>
        </w:rPr>
        <w:t xml:space="preserve">: conectare la un alt utilizator, aduagarea unui prieten, </w:t>
      </w:r>
      <w:r>
        <w:rPr>
          <w:iCs/>
          <w:color w:val="auto"/>
        </w:rPr>
        <w:t>afişarea</w:t>
      </w:r>
      <w:r w:rsidRPr="00A35228">
        <w:rPr>
          <w:iCs/>
          <w:color w:val="auto"/>
        </w:rPr>
        <w:t xml:space="preserve"> istoriei de </w:t>
      </w:r>
      <w:r>
        <w:rPr>
          <w:iCs/>
          <w:color w:val="auto"/>
        </w:rPr>
        <w:t>conversaţii</w:t>
      </w:r>
      <w:r w:rsidRPr="00A35228">
        <w:rPr>
          <w:iCs/>
          <w:color w:val="auto"/>
        </w:rPr>
        <w:t xml:space="preserve">, conectare la un cont de Facebook, chat text </w:t>
      </w:r>
      <w:r>
        <w:rPr>
          <w:iCs/>
          <w:color w:val="auto"/>
        </w:rPr>
        <w:t>şi</w:t>
      </w:r>
      <w:r w:rsidRPr="00A35228">
        <w:rPr>
          <w:iCs/>
          <w:color w:val="auto"/>
        </w:rPr>
        <w:t xml:space="preserve"> audio/video </w:t>
      </w:r>
      <w:r>
        <w:rPr>
          <w:iCs/>
          <w:color w:val="auto"/>
        </w:rPr>
        <w:t>şi</w:t>
      </w:r>
      <w:r w:rsidRPr="00A35228">
        <w:rPr>
          <w:iCs/>
          <w:color w:val="auto"/>
        </w:rPr>
        <w:t xml:space="preserve"> transmiterea </w:t>
      </w:r>
      <w:r>
        <w:rPr>
          <w:iCs/>
          <w:color w:val="auto"/>
        </w:rPr>
        <w:t>fişierelor</w:t>
      </w:r>
      <w:r w:rsidRPr="00A35228">
        <w:rPr>
          <w:iCs/>
          <w:color w:val="auto"/>
        </w:rPr>
        <w:t>.</w:t>
      </w:r>
    </w:p>
    <w:p w:rsidR="0056562D" w:rsidRPr="00A35228" w:rsidRDefault="0056562D" w:rsidP="0056562D">
      <w:pPr>
        <w:ind w:firstLine="708"/>
        <w:rPr>
          <w:iCs/>
          <w:color w:val="auto"/>
        </w:rPr>
      </w:pPr>
      <w:r w:rsidRPr="00A35228">
        <w:rPr>
          <w:iCs/>
          <w:color w:val="auto"/>
        </w:rPr>
        <w:t xml:space="preserve">La incarcarea acestei pagini se incarca </w:t>
      </w:r>
      <w:r>
        <w:rPr>
          <w:iCs/>
          <w:color w:val="auto"/>
        </w:rPr>
        <w:t>şi</w:t>
      </w:r>
      <w:r w:rsidRPr="00A35228">
        <w:rPr>
          <w:iCs/>
          <w:color w:val="auto"/>
        </w:rPr>
        <w:t xml:space="preserve"> scripturile </w:t>
      </w:r>
      <w:r w:rsidRPr="00A35228">
        <w:rPr>
          <w:i/>
          <w:iCs/>
          <w:color w:val="auto"/>
        </w:rPr>
        <w:t>webrtc</w:t>
      </w:r>
      <w:r w:rsidRPr="00A35228">
        <w:rPr>
          <w:iCs/>
          <w:color w:val="auto"/>
        </w:rPr>
        <w:t>.</w:t>
      </w:r>
      <w:r w:rsidRPr="00A35228">
        <w:rPr>
          <w:i/>
          <w:iCs/>
          <w:color w:val="auto"/>
        </w:rPr>
        <w:t>js</w:t>
      </w:r>
      <w:r w:rsidRPr="00A35228">
        <w:rPr>
          <w:iCs/>
          <w:color w:val="auto"/>
        </w:rPr>
        <w:t xml:space="preserve"> </w:t>
      </w:r>
      <w:r>
        <w:rPr>
          <w:iCs/>
          <w:color w:val="auto"/>
        </w:rPr>
        <w:t>şi</w:t>
      </w:r>
      <w:r w:rsidRPr="00A35228">
        <w:rPr>
          <w:iCs/>
          <w:color w:val="auto"/>
        </w:rPr>
        <w:t xml:space="preserve"> </w:t>
      </w:r>
      <w:r w:rsidRPr="00A35228">
        <w:rPr>
          <w:i/>
          <w:iCs/>
          <w:color w:val="auto"/>
        </w:rPr>
        <w:t>jquery-2.2.1.min.js.</w:t>
      </w:r>
      <w:r w:rsidRPr="00A35228">
        <w:rPr>
          <w:iCs/>
          <w:color w:val="auto"/>
        </w:rPr>
        <w:t xml:space="preserve"> Folosirea librariei jquery este necesara, deoarece </w:t>
      </w:r>
      <w:r>
        <w:rPr>
          <w:iCs/>
          <w:color w:val="auto"/>
        </w:rPr>
        <w:t>aplicaţia</w:t>
      </w:r>
      <w:r w:rsidRPr="00A35228">
        <w:rPr>
          <w:iCs/>
          <w:color w:val="auto"/>
        </w:rPr>
        <w:t xml:space="preserve"> </w:t>
      </w:r>
      <w:r>
        <w:rPr>
          <w:iCs/>
          <w:color w:val="auto"/>
        </w:rPr>
        <w:t>foloseşte</w:t>
      </w:r>
      <w:r w:rsidRPr="00A35228">
        <w:rPr>
          <w:iCs/>
          <w:color w:val="auto"/>
        </w:rPr>
        <w:t xml:space="preserve"> ajax call-uri pentru a accesa </w:t>
      </w:r>
      <w:r>
        <w:rPr>
          <w:iCs/>
          <w:color w:val="auto"/>
        </w:rPr>
        <w:t>funcțiile</w:t>
      </w:r>
      <w:r w:rsidRPr="00A35228">
        <w:rPr>
          <w:iCs/>
          <w:color w:val="auto"/>
        </w:rPr>
        <w:t xml:space="preserve"> din server, mai exact din controller, </w:t>
      </w:r>
      <w:r>
        <w:rPr>
          <w:iCs/>
          <w:color w:val="auto"/>
        </w:rPr>
        <w:t>fără</w:t>
      </w:r>
      <w:r w:rsidRPr="00A35228">
        <w:rPr>
          <w:iCs/>
          <w:color w:val="auto"/>
        </w:rPr>
        <w:t xml:space="preserve"> ca pagina </w:t>
      </w:r>
      <w:r>
        <w:rPr>
          <w:iCs/>
          <w:color w:val="auto"/>
        </w:rPr>
        <w:t>să fie</w:t>
      </w:r>
      <w:r w:rsidRPr="00A35228">
        <w:rPr>
          <w:iCs/>
          <w:color w:val="auto"/>
        </w:rPr>
        <w:t xml:space="preserve"> reincarcata.</w:t>
      </w:r>
    </w:p>
    <w:p w:rsidR="00CA1D8A" w:rsidRPr="00CA1D8A" w:rsidRDefault="0056562D" w:rsidP="0056562D">
      <w:pPr>
        <w:ind w:firstLine="708"/>
        <w:rPr>
          <w:iCs/>
        </w:rPr>
      </w:pPr>
      <w:r w:rsidRPr="00A35228">
        <w:rPr>
          <w:iCs/>
          <w:color w:val="auto"/>
        </w:rPr>
        <w:t xml:space="preserve">Scriptul </w:t>
      </w:r>
      <w:r w:rsidRPr="00A35228">
        <w:rPr>
          <w:i/>
          <w:iCs/>
          <w:color w:val="auto"/>
        </w:rPr>
        <w:t>webrtc</w:t>
      </w:r>
      <w:r w:rsidRPr="00A35228">
        <w:rPr>
          <w:iCs/>
          <w:color w:val="auto"/>
        </w:rPr>
        <w:t>.</w:t>
      </w:r>
      <w:r w:rsidRPr="00A35228">
        <w:rPr>
          <w:i/>
          <w:iCs/>
          <w:color w:val="auto"/>
        </w:rPr>
        <w:t>js</w:t>
      </w:r>
      <w:r w:rsidRPr="00A35228">
        <w:rPr>
          <w:iCs/>
          <w:color w:val="auto"/>
        </w:rPr>
        <w:t xml:space="preserve"> are acces la toate </w:t>
      </w:r>
      <w:r>
        <w:rPr>
          <w:iCs/>
          <w:color w:val="auto"/>
        </w:rPr>
        <w:t>funcţionalităţile</w:t>
      </w:r>
      <w:r w:rsidRPr="00A35228">
        <w:rPr>
          <w:iCs/>
          <w:color w:val="auto"/>
        </w:rPr>
        <w:t xml:space="preserve"> oferite de WebRTC, deoarece, </w:t>
      </w:r>
      <w:r>
        <w:rPr>
          <w:iCs/>
          <w:color w:val="auto"/>
        </w:rPr>
        <w:t>după</w:t>
      </w:r>
      <w:r w:rsidRPr="00A35228">
        <w:rPr>
          <w:iCs/>
          <w:color w:val="auto"/>
        </w:rPr>
        <w:t xml:space="preserve"> cum </w:t>
      </w:r>
      <w:r>
        <w:rPr>
          <w:iCs/>
          <w:color w:val="auto"/>
        </w:rPr>
        <w:t>se observă</w:t>
      </w:r>
      <w:r w:rsidRPr="00A35228">
        <w:rPr>
          <w:iCs/>
          <w:color w:val="auto"/>
        </w:rPr>
        <w:t xml:space="preserve"> </w:t>
      </w:r>
      <w:r>
        <w:rPr>
          <w:iCs/>
          <w:color w:val="auto"/>
        </w:rPr>
        <w:t>în</w:t>
      </w:r>
      <w:r w:rsidRPr="00A35228">
        <w:rPr>
          <w:iCs/>
          <w:color w:val="auto"/>
        </w:rPr>
        <w:t xml:space="preserve"> diagrama de arhitectura de design a </w:t>
      </w:r>
      <w:r>
        <w:rPr>
          <w:iCs/>
          <w:color w:val="auto"/>
        </w:rPr>
        <w:t>aplicaţie</w:t>
      </w:r>
      <w:r w:rsidRPr="00A35228">
        <w:rPr>
          <w:iCs/>
          <w:color w:val="auto"/>
        </w:rPr>
        <w:t xml:space="preserve">, scripturile de JS ruleaza pe browsere, iar </w:t>
      </w:r>
      <w:r>
        <w:rPr>
          <w:iCs/>
          <w:color w:val="auto"/>
        </w:rPr>
        <w:t>în</w:t>
      </w:r>
      <w:r w:rsidRPr="00A35228">
        <w:rPr>
          <w:iCs/>
          <w:color w:val="auto"/>
        </w:rPr>
        <w:t xml:space="preserve"> browser este implementat deja tehnologia WebRTC ce </w:t>
      </w:r>
      <w:r>
        <w:rPr>
          <w:iCs/>
          <w:color w:val="auto"/>
        </w:rPr>
        <w:t>oferă</w:t>
      </w:r>
      <w:r w:rsidRPr="00A35228">
        <w:rPr>
          <w:iCs/>
          <w:color w:val="auto"/>
        </w:rPr>
        <w:t xml:space="preserve"> </w:t>
      </w:r>
      <w:r>
        <w:rPr>
          <w:iCs/>
          <w:color w:val="auto"/>
        </w:rPr>
        <w:t>funcţionalităţile</w:t>
      </w:r>
      <w:r w:rsidRPr="00A35228">
        <w:rPr>
          <w:iCs/>
          <w:color w:val="auto"/>
        </w:rPr>
        <w:t xml:space="preserve"> pentru conexiune peer-to-peer. Acest script </w:t>
      </w:r>
      <w:r>
        <w:rPr>
          <w:iCs/>
          <w:color w:val="auto"/>
        </w:rPr>
        <w:t>conţine</w:t>
      </w:r>
      <w:r w:rsidRPr="00A35228">
        <w:rPr>
          <w:iCs/>
          <w:color w:val="auto"/>
        </w:rPr>
        <w:t xml:space="preserve"> </w:t>
      </w:r>
      <w:r>
        <w:rPr>
          <w:iCs/>
          <w:color w:val="auto"/>
        </w:rPr>
        <w:t>şi</w:t>
      </w:r>
      <w:r w:rsidRPr="00A35228">
        <w:rPr>
          <w:iCs/>
          <w:color w:val="auto"/>
        </w:rPr>
        <w:t xml:space="preserve"> tratarea evenimentelor de apasare de butoane, dar </w:t>
      </w:r>
      <w:r>
        <w:rPr>
          <w:iCs/>
          <w:color w:val="auto"/>
        </w:rPr>
        <w:t>şi</w:t>
      </w:r>
      <w:r w:rsidRPr="00A35228">
        <w:rPr>
          <w:iCs/>
          <w:color w:val="auto"/>
        </w:rPr>
        <w:t xml:space="preserve"> a evenimentelor trimise de WebRTC. Tratarea evenimentelor </w:t>
      </w:r>
      <w:r>
        <w:rPr>
          <w:iCs/>
          <w:color w:val="auto"/>
        </w:rPr>
        <w:t>şi</w:t>
      </w:r>
      <w:r w:rsidRPr="00A35228">
        <w:rPr>
          <w:iCs/>
          <w:color w:val="auto"/>
        </w:rPr>
        <w:t xml:space="preserve"> conexiunea propriu-zisa va fi prezentat </w:t>
      </w:r>
      <w:r>
        <w:rPr>
          <w:iCs/>
          <w:color w:val="auto"/>
        </w:rPr>
        <w:t>în</w:t>
      </w:r>
      <w:r w:rsidRPr="00A35228">
        <w:rPr>
          <w:iCs/>
          <w:color w:val="auto"/>
        </w:rPr>
        <w:t xml:space="preserve"> subcapitolul unde se va descrie </w:t>
      </w:r>
      <w:r>
        <w:rPr>
          <w:iCs/>
          <w:color w:val="auto"/>
        </w:rPr>
        <w:t>în</w:t>
      </w:r>
      <w:r w:rsidRPr="00A35228">
        <w:rPr>
          <w:iCs/>
          <w:color w:val="auto"/>
        </w:rPr>
        <w:t xml:space="preserve"> detaliu </w:t>
      </w:r>
      <w:r>
        <w:rPr>
          <w:iCs/>
          <w:color w:val="auto"/>
        </w:rPr>
        <w:t>funcţionalităţile</w:t>
      </w:r>
      <w:r w:rsidRPr="00A35228">
        <w:rPr>
          <w:iCs/>
          <w:color w:val="auto"/>
        </w:rPr>
        <w:t xml:space="preserve"> oferite de WebRTC </w:t>
      </w:r>
      <w:r>
        <w:rPr>
          <w:iCs/>
          <w:color w:val="auto"/>
        </w:rPr>
        <w:t>şi</w:t>
      </w:r>
      <w:r w:rsidRPr="00A35228">
        <w:rPr>
          <w:iCs/>
          <w:color w:val="auto"/>
        </w:rPr>
        <w:t xml:space="preserve"> cum sunt acestea integrate </w:t>
      </w:r>
      <w:r>
        <w:rPr>
          <w:iCs/>
          <w:color w:val="auto"/>
        </w:rPr>
        <w:t>în</w:t>
      </w:r>
      <w:r w:rsidRPr="00A35228">
        <w:rPr>
          <w:iCs/>
          <w:color w:val="auto"/>
        </w:rPr>
        <w:t xml:space="preserve"> </w:t>
      </w:r>
      <w:r>
        <w:rPr>
          <w:iCs/>
          <w:color w:val="auto"/>
        </w:rPr>
        <w:t>aplicaţia</w:t>
      </w:r>
      <w:r w:rsidRPr="00A35228">
        <w:rPr>
          <w:iCs/>
          <w:color w:val="auto"/>
        </w:rPr>
        <w:t xml:space="preserve"> web</w:t>
      </w:r>
      <w:r w:rsidR="00CA1D8A" w:rsidRPr="00CA1D8A">
        <w:rPr>
          <w:iCs/>
        </w:rPr>
        <w:t xml:space="preserve">. </w:t>
      </w:r>
    </w:p>
    <w:p w:rsidR="00CA1D8A" w:rsidRPr="004820F3" w:rsidRDefault="00CA1D8A" w:rsidP="00CA1D8A">
      <w:pPr>
        <w:ind w:firstLine="708"/>
      </w:pPr>
    </w:p>
    <w:p w:rsidR="00450E86" w:rsidRPr="004820F3" w:rsidRDefault="00450E86" w:rsidP="00450E86">
      <w:pPr>
        <w:pStyle w:val="Heading3"/>
        <w:numPr>
          <w:ilvl w:val="2"/>
          <w:numId w:val="1"/>
        </w:numPr>
      </w:pPr>
      <w:bookmarkStart w:id="128" w:name="_Toc454222669"/>
      <w:r>
        <w:lastRenderedPageBreak/>
        <w:t>Stabilirea conexiunii intre doi utilizatori</w:t>
      </w:r>
      <w:bookmarkEnd w:id="128"/>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r>
        <w:t xml:space="preserve">Figura 5. </w:t>
      </w:r>
      <w:fldSimple w:instr=" SEQ Figura_5. \* ARABIC ">
        <w:r w:rsidR="001F3F86">
          <w:rPr>
            <w:noProof/>
          </w:rPr>
          <w:t>11</w:t>
        </w:r>
      </w:fldSimple>
      <w:r>
        <w:t xml:space="preserve"> Diagrama pentru conectare intre clienti</w:t>
      </w:r>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129" w:name="_Toc454222670"/>
      <w:r>
        <w:t>Crearea ofertei</w:t>
      </w:r>
      <w:bookmarkEnd w:id="129"/>
    </w:p>
    <w:p w:rsidR="00F526BD" w:rsidRPr="00F526BD" w:rsidRDefault="00F526BD" w:rsidP="00F526BD">
      <w:pPr>
        <w:ind w:firstLine="708"/>
        <w:rPr>
          <w:iCs/>
          <w:color w:val="auto"/>
        </w:rPr>
      </w:pPr>
      <w:r w:rsidRPr="00F526BD">
        <w:rPr>
          <w:iCs/>
          <w:color w:val="auto"/>
        </w:rPr>
        <w:t>Crearea conexiunii se face tot în scriptul de JavaScript webrtc.js, împreună cu trimterea fişierelor şi a chatului audio/video.</w:t>
      </w:r>
    </w:p>
    <w:p w:rsidR="00715DEC" w:rsidRDefault="00F526BD" w:rsidP="00F526BD">
      <w:pPr>
        <w:ind w:firstLine="708"/>
      </w:pPr>
      <w:r w:rsidRPr="00F526BD">
        <w:rPr>
          <w:iCs/>
          <w:color w:val="auto"/>
        </w:rPr>
        <w:t>Pentru crearea conexiunii trebuie initializate urmatoarele clase: RTCPeerConnection, RTCIceCandidate şi RTCSessionDescription. Aceste clase vor fi instantiate în următorul mod, depinzand de browserul în care este rulata aplicaţia</w:t>
      </w:r>
      <w:r w:rsidR="00715DEC">
        <w:t>.</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D96D71" w:rsidRPr="00A35228" w:rsidRDefault="00D96D71" w:rsidP="00D96D71">
      <w:pPr>
        <w:ind w:firstLine="708"/>
        <w:rPr>
          <w:color w:val="auto"/>
        </w:rPr>
      </w:pPr>
      <w:r>
        <w:rPr>
          <w:color w:val="auto"/>
        </w:rPr>
        <w:lastRenderedPageBreak/>
        <w:t>După</w:t>
      </w:r>
      <w:r w:rsidRPr="00A35228">
        <w:rPr>
          <w:color w:val="auto"/>
        </w:rPr>
        <w:t xml:space="preserve"> cum se vede, pentru crearea canalului de date se apeleaza </w:t>
      </w:r>
      <w:r>
        <w:rPr>
          <w:color w:val="auto"/>
        </w:rPr>
        <w:t>funcția</w:t>
      </w:r>
      <w:r w:rsidRPr="00A35228">
        <w:rPr>
          <w:color w:val="auto"/>
        </w:rPr>
        <w:t xml:space="preserve"> </w:t>
      </w:r>
      <w:r>
        <w:rPr>
          <w:color w:val="auto"/>
        </w:rPr>
        <w:t>implementată</w:t>
      </w:r>
      <w:r w:rsidRPr="00A35228">
        <w:rPr>
          <w:color w:val="auto"/>
        </w:rPr>
        <w:t xml:space="preserve"> </w:t>
      </w:r>
      <w:r>
        <w:rPr>
          <w:color w:val="auto"/>
        </w:rPr>
        <w:t>în</w:t>
      </w:r>
      <w:r w:rsidRPr="00A35228">
        <w:rPr>
          <w:color w:val="auto"/>
        </w:rPr>
        <w:t xml:space="preserve"> obiectul de PeerConnection deja existent, </w:t>
      </w:r>
      <w:r>
        <w:rPr>
          <w:color w:val="auto"/>
        </w:rPr>
        <w:t>şi</w:t>
      </w:r>
      <w:r w:rsidRPr="00A35228">
        <w:rPr>
          <w:color w:val="auto"/>
        </w:rPr>
        <w:t xml:space="preserve"> anume createDataChannel. Se initializeaza </w:t>
      </w:r>
      <w:r>
        <w:rPr>
          <w:color w:val="auto"/>
        </w:rPr>
        <w:t>şi</w:t>
      </w:r>
      <w:r w:rsidRPr="00A35228">
        <w:rPr>
          <w:color w:val="auto"/>
        </w:rPr>
        <w:t xml:space="preserve"> tratarile de evenimente pentru fiecare tip de eveniment:</w:t>
      </w:r>
    </w:p>
    <w:p w:rsidR="00D96D71" w:rsidRPr="00A35228" w:rsidRDefault="00D96D71" w:rsidP="00D96D71">
      <w:pPr>
        <w:pStyle w:val="ListParagraph"/>
        <w:numPr>
          <w:ilvl w:val="0"/>
          <w:numId w:val="33"/>
        </w:numPr>
        <w:rPr>
          <w:color w:val="auto"/>
        </w:rPr>
      </w:pPr>
      <w:r w:rsidRPr="00A35228">
        <w:rPr>
          <w:color w:val="auto"/>
        </w:rPr>
        <w:t xml:space="preserve">onmessage: se trimite </w:t>
      </w:r>
      <w:r>
        <w:rPr>
          <w:color w:val="auto"/>
        </w:rPr>
        <w:t>când</w:t>
      </w:r>
      <w:r w:rsidRPr="00A35228">
        <w:rPr>
          <w:color w:val="auto"/>
        </w:rPr>
        <w:t xml:space="preserve"> un utilizator trimite date de </w:t>
      </w:r>
      <w:r>
        <w:rPr>
          <w:color w:val="auto"/>
        </w:rPr>
        <w:t xml:space="preserve">tip </w:t>
      </w:r>
      <w:r w:rsidRPr="00A35228">
        <w:rPr>
          <w:color w:val="auto"/>
        </w:rPr>
        <w:t xml:space="preserve">text sau binar </w:t>
      </w:r>
      <w:r>
        <w:rPr>
          <w:color w:val="auto"/>
        </w:rPr>
        <w:t>către</w:t>
      </w:r>
      <w:r w:rsidRPr="00A35228">
        <w:rPr>
          <w:color w:val="auto"/>
        </w:rPr>
        <w:t xml:space="preserve"> celalalt utilizator</w:t>
      </w:r>
    </w:p>
    <w:p w:rsidR="00D96D71" w:rsidRPr="00A35228" w:rsidRDefault="00D96D71" w:rsidP="00D96D71">
      <w:pPr>
        <w:pStyle w:val="ListParagraph"/>
        <w:numPr>
          <w:ilvl w:val="0"/>
          <w:numId w:val="33"/>
        </w:numPr>
        <w:rPr>
          <w:color w:val="auto"/>
        </w:rPr>
      </w:pPr>
      <w:r w:rsidRPr="00A35228">
        <w:rPr>
          <w:color w:val="auto"/>
        </w:rPr>
        <w:t xml:space="preserve">onopen: se trimite </w:t>
      </w:r>
      <w:r>
        <w:rPr>
          <w:color w:val="auto"/>
        </w:rPr>
        <w:t>când</w:t>
      </w:r>
      <w:r w:rsidRPr="00A35228">
        <w:rPr>
          <w:color w:val="auto"/>
        </w:rPr>
        <w:t xml:space="preserve"> conexiunea este finalizata cu success </w:t>
      </w:r>
      <w:r>
        <w:rPr>
          <w:color w:val="auto"/>
        </w:rPr>
        <w:t>între</w:t>
      </w:r>
      <w:r w:rsidRPr="00A35228">
        <w:rPr>
          <w:color w:val="auto"/>
        </w:rPr>
        <w:t xml:space="preserve"> cei doi utilizatori</w:t>
      </w:r>
    </w:p>
    <w:p w:rsidR="00D96D71" w:rsidRPr="00A35228" w:rsidRDefault="00D96D71" w:rsidP="00D96D71">
      <w:pPr>
        <w:pStyle w:val="ListParagraph"/>
        <w:numPr>
          <w:ilvl w:val="0"/>
          <w:numId w:val="33"/>
        </w:numPr>
        <w:rPr>
          <w:color w:val="auto"/>
        </w:rPr>
      </w:pPr>
      <w:r w:rsidRPr="00A35228">
        <w:rPr>
          <w:color w:val="auto"/>
        </w:rPr>
        <w:t xml:space="preserve">onclose: se trimite </w:t>
      </w:r>
      <w:r>
        <w:rPr>
          <w:color w:val="auto"/>
        </w:rPr>
        <w:t>când</w:t>
      </w:r>
      <w:r w:rsidRPr="00A35228">
        <w:rPr>
          <w:color w:val="auto"/>
        </w:rPr>
        <w:t xml:space="preserve"> un utilizator nu mai este conectat la celalalt utilizator</w:t>
      </w:r>
    </w:p>
    <w:p w:rsidR="00D96D71" w:rsidRPr="00A35228" w:rsidRDefault="00D96D71" w:rsidP="00D96D71">
      <w:pPr>
        <w:pStyle w:val="ListParagraph"/>
        <w:numPr>
          <w:ilvl w:val="0"/>
          <w:numId w:val="33"/>
        </w:numPr>
        <w:rPr>
          <w:color w:val="auto"/>
        </w:rPr>
      </w:pPr>
      <w:r w:rsidRPr="00A35228">
        <w:rPr>
          <w:color w:val="auto"/>
        </w:rPr>
        <w:t xml:space="preserve">onerror: se trimite </w:t>
      </w:r>
      <w:r>
        <w:rPr>
          <w:color w:val="auto"/>
        </w:rPr>
        <w:t>când</w:t>
      </w:r>
      <w:r w:rsidRPr="00A35228">
        <w:rPr>
          <w:color w:val="auto"/>
        </w:rPr>
        <w:t xml:space="preserve"> se trimit date eronate prin canalul de date</w:t>
      </w:r>
    </w:p>
    <w:p w:rsidR="00D96D71" w:rsidRPr="00A35228" w:rsidRDefault="00D96D71" w:rsidP="00D96D71">
      <w:pPr>
        <w:ind w:firstLine="708"/>
        <w:rPr>
          <w:color w:val="auto"/>
        </w:rPr>
      </w:pPr>
    </w:p>
    <w:p w:rsidR="00CC6A77" w:rsidRDefault="00D96D71" w:rsidP="00D96D71">
      <w:pPr>
        <w:ind w:firstLine="708"/>
      </w:pPr>
      <w:r>
        <w:rPr>
          <w:color w:val="auto"/>
        </w:rPr>
        <w:t>Când</w:t>
      </w:r>
      <w:r w:rsidRPr="00A35228">
        <w:rPr>
          <w:color w:val="auto"/>
        </w:rPr>
        <w:t xml:space="preserve"> se seteaza toate acestea mentionate mai su</w:t>
      </w:r>
      <w:r>
        <w:rPr>
          <w:color w:val="auto"/>
        </w:rPr>
        <w:t>s, se apeleaza metoda de creare</w:t>
      </w:r>
      <w:r w:rsidRPr="00A35228">
        <w:rPr>
          <w:color w:val="auto"/>
        </w:rPr>
        <w:t xml:space="preserve"> de </w:t>
      </w:r>
      <w:r>
        <w:rPr>
          <w:color w:val="auto"/>
        </w:rPr>
        <w:t>ofertă</w:t>
      </w:r>
      <w:r w:rsidRPr="00A35228">
        <w:rPr>
          <w:color w:val="auto"/>
        </w:rPr>
        <w:t xml:space="preserve">, </w:t>
      </w:r>
      <w:r w:rsidRPr="00A35228">
        <w:rPr>
          <w:i/>
          <w:color w:val="auto"/>
        </w:rPr>
        <w:t>createOffer</w:t>
      </w:r>
      <w:r w:rsidRPr="00A35228">
        <w:rPr>
          <w:color w:val="auto"/>
        </w:rPr>
        <w:t xml:space="preserve">, </w:t>
      </w:r>
      <w:r>
        <w:rPr>
          <w:color w:val="auto"/>
        </w:rPr>
        <w:t>după</w:t>
      </w:r>
      <w:r w:rsidRPr="00A35228">
        <w:rPr>
          <w:color w:val="auto"/>
        </w:rPr>
        <w:t xml:space="preserve"> care se adauga streamul local de media la conexiune</w:t>
      </w:r>
      <w:r w:rsidR="00CC6A77">
        <w:t>.</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EB27B3" w:rsidRPr="00A35228" w:rsidRDefault="00EB27B3" w:rsidP="00EB27B3">
      <w:pPr>
        <w:ind w:firstLine="708"/>
        <w:rPr>
          <w:color w:val="auto"/>
        </w:rPr>
      </w:pPr>
      <w:r>
        <w:rPr>
          <w:color w:val="auto"/>
        </w:rPr>
        <w:t>după</w:t>
      </w:r>
      <w:r w:rsidRPr="00A35228">
        <w:rPr>
          <w:color w:val="auto"/>
        </w:rPr>
        <w:t xml:space="preserve"> care se scrie </w:t>
      </w:r>
      <w:r>
        <w:rPr>
          <w:color w:val="auto"/>
        </w:rPr>
        <w:t>în</w:t>
      </w:r>
      <w:r w:rsidRPr="00A35228">
        <w:rPr>
          <w:color w:val="auto"/>
        </w:rPr>
        <w:t xml:space="preserve"> baza de date urmatoarele </w:t>
      </w:r>
      <w:r>
        <w:rPr>
          <w:color w:val="auto"/>
        </w:rPr>
        <w:t>informaţii</w:t>
      </w:r>
      <w:r w:rsidRPr="00A35228">
        <w:rPr>
          <w:color w:val="auto"/>
        </w:rPr>
        <w:t xml:space="preserve">: id-ul </w:t>
      </w:r>
      <w:r>
        <w:rPr>
          <w:color w:val="auto"/>
        </w:rPr>
        <w:t>utilizatorului</w:t>
      </w:r>
      <w:r w:rsidRPr="00A35228">
        <w:rPr>
          <w:color w:val="auto"/>
        </w:rPr>
        <w:t xml:space="preserve"> care trimite cererea de </w:t>
      </w:r>
      <w:r>
        <w:rPr>
          <w:color w:val="auto"/>
        </w:rPr>
        <w:t>ofertă</w:t>
      </w:r>
      <w:r w:rsidRPr="00A35228">
        <w:rPr>
          <w:color w:val="auto"/>
        </w:rPr>
        <w:t xml:space="preserve">, id-ul userului </w:t>
      </w:r>
      <w:r>
        <w:rPr>
          <w:color w:val="auto"/>
        </w:rPr>
        <w:t>către</w:t>
      </w:r>
      <w:r w:rsidRPr="00A35228">
        <w:rPr>
          <w:color w:val="auto"/>
        </w:rPr>
        <w:t xml:space="preserve"> care se trimite cererea de </w:t>
      </w:r>
      <w:r>
        <w:rPr>
          <w:color w:val="auto"/>
        </w:rPr>
        <w:t>ofertă</w:t>
      </w:r>
      <w:r w:rsidRPr="00A35228">
        <w:rPr>
          <w:color w:val="auto"/>
        </w:rPr>
        <w:t xml:space="preserve">, tipul ofertei – offer, </w:t>
      </w:r>
      <w:r>
        <w:rPr>
          <w:color w:val="auto"/>
        </w:rPr>
        <w:t>şi</w:t>
      </w:r>
      <w:r w:rsidRPr="00A35228">
        <w:rPr>
          <w:color w:val="auto"/>
        </w:rPr>
        <w:t xml:space="preserve"> </w:t>
      </w:r>
      <w:r>
        <w:rPr>
          <w:color w:val="auto"/>
        </w:rPr>
        <w:t>informaţia</w:t>
      </w:r>
      <w:r w:rsidRPr="00A35228">
        <w:rPr>
          <w:color w:val="auto"/>
        </w:rPr>
        <w:t xml:space="preserve"> de SDP local, de care </w:t>
      </w:r>
      <w:r>
        <w:rPr>
          <w:color w:val="auto"/>
        </w:rPr>
        <w:t>o să</w:t>
      </w:r>
      <w:r w:rsidRPr="00A35228">
        <w:rPr>
          <w:color w:val="auto"/>
        </w:rPr>
        <w:t xml:space="preserve"> aiba nevoie celalalt utilizator pentru crearea conexiunii.</w:t>
      </w:r>
    </w:p>
    <w:p w:rsidR="00EB27B3" w:rsidRPr="00A35228" w:rsidRDefault="00EB27B3" w:rsidP="00EB27B3">
      <w:pPr>
        <w:ind w:firstLine="708"/>
        <w:rPr>
          <w:color w:val="auto"/>
        </w:rPr>
      </w:pPr>
      <w:r w:rsidRPr="00A35228">
        <w:rPr>
          <w:color w:val="auto"/>
        </w:rPr>
        <w:tab/>
      </w:r>
      <w:r>
        <w:rPr>
          <w:color w:val="auto"/>
        </w:rPr>
        <w:t>Dacă</w:t>
      </w:r>
      <w:r w:rsidRPr="00A35228">
        <w:rPr>
          <w:color w:val="auto"/>
        </w:rPr>
        <w:t xml:space="preserve"> </w:t>
      </w:r>
      <w:r>
        <w:rPr>
          <w:color w:val="auto"/>
        </w:rPr>
        <w:t>în</w:t>
      </w:r>
      <w:r w:rsidRPr="00A35228">
        <w:rPr>
          <w:color w:val="auto"/>
        </w:rPr>
        <w:t xml:space="preserve"> baza de date </w:t>
      </w:r>
      <w:r>
        <w:rPr>
          <w:color w:val="auto"/>
        </w:rPr>
        <w:t>există</w:t>
      </w:r>
      <w:r w:rsidRPr="00A35228">
        <w:rPr>
          <w:color w:val="auto"/>
        </w:rPr>
        <w:t xml:space="preserve"> deja o cerere de </w:t>
      </w:r>
      <w:r>
        <w:rPr>
          <w:color w:val="auto"/>
        </w:rPr>
        <w:t>ofertă</w:t>
      </w:r>
      <w:r w:rsidRPr="00A35228">
        <w:rPr>
          <w:color w:val="auto"/>
        </w:rPr>
        <w:t xml:space="preserve"> </w:t>
      </w:r>
      <w:r>
        <w:rPr>
          <w:color w:val="auto"/>
        </w:rPr>
        <w:t>între</w:t>
      </w:r>
      <w:r w:rsidRPr="00A35228">
        <w:rPr>
          <w:color w:val="auto"/>
        </w:rPr>
        <w:t xml:space="preserve"> cei doi utilizatori, atunci nu se va scrie o noua cerere </w:t>
      </w:r>
      <w:r>
        <w:rPr>
          <w:color w:val="auto"/>
        </w:rPr>
        <w:t>în</w:t>
      </w:r>
      <w:r w:rsidRPr="00A35228">
        <w:rPr>
          <w:color w:val="auto"/>
        </w:rPr>
        <w:t xml:space="preserve"> baza de date, ci se va suprascrie cererea veche cu </w:t>
      </w:r>
      <w:r>
        <w:rPr>
          <w:color w:val="auto"/>
        </w:rPr>
        <w:t>informaţiile</w:t>
      </w:r>
      <w:r w:rsidRPr="00A35228">
        <w:rPr>
          <w:color w:val="auto"/>
        </w:rPr>
        <w:t xml:space="preserve"> noi de SDP. </w:t>
      </w:r>
    </w:p>
    <w:p w:rsidR="001709B9" w:rsidRDefault="00EB27B3" w:rsidP="00EB27B3">
      <w:pPr>
        <w:ind w:firstLine="708"/>
      </w:pPr>
      <w:r w:rsidRPr="00A35228">
        <w:rPr>
          <w:color w:val="auto"/>
        </w:rPr>
        <w:tab/>
        <w:t xml:space="preserve">Scrierea </w:t>
      </w:r>
      <w:r>
        <w:rPr>
          <w:color w:val="auto"/>
        </w:rPr>
        <w:t>în</w:t>
      </w:r>
      <w:r w:rsidRPr="00A35228">
        <w:rPr>
          <w:color w:val="auto"/>
        </w:rPr>
        <w:t xml:space="preserve"> baza de date se face cu apelari ajax folosind libraria jquery, </w:t>
      </w:r>
      <w:r>
        <w:rPr>
          <w:color w:val="auto"/>
        </w:rPr>
        <w:t>în</w:t>
      </w:r>
      <w:r w:rsidRPr="00A35228">
        <w:rPr>
          <w:color w:val="auto"/>
        </w:rPr>
        <w:t xml:space="preserve"> felul </w:t>
      </w:r>
      <w:r>
        <w:rPr>
          <w:color w:val="auto"/>
        </w:rPr>
        <w:t>următor</w:t>
      </w:r>
      <w:r w:rsidR="001709B9">
        <w:t>:</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rsidR="00E83A18" w:rsidRPr="00A35228">
        <w:rPr>
          <w:color w:val="auto"/>
        </w:rPr>
        <w:t xml:space="preserve">Parametrul offerJSON este un obiect JSON care </w:t>
      </w:r>
      <w:r w:rsidR="00E83A18">
        <w:rPr>
          <w:color w:val="auto"/>
        </w:rPr>
        <w:t>conţine</w:t>
      </w:r>
      <w:r w:rsidR="00E83A18" w:rsidRPr="00A35228">
        <w:rPr>
          <w:color w:val="auto"/>
        </w:rPr>
        <w:t xml:space="preserve"> </w:t>
      </w:r>
      <w:r w:rsidR="00E83A18">
        <w:rPr>
          <w:color w:val="auto"/>
        </w:rPr>
        <w:t>informaţiile</w:t>
      </w:r>
      <w:r w:rsidR="00E83A18" w:rsidRPr="00A35228">
        <w:rPr>
          <w:color w:val="auto"/>
        </w:rPr>
        <w:t xml:space="preserve"> necesare pentru crearea ofertei, iar parametrul url </w:t>
      </w:r>
      <w:r w:rsidR="00E83A18">
        <w:rPr>
          <w:color w:val="auto"/>
        </w:rPr>
        <w:t>este că</w:t>
      </w:r>
      <w:r w:rsidR="00E83A18" w:rsidRPr="00A35228">
        <w:rPr>
          <w:color w:val="auto"/>
        </w:rPr>
        <w:t xml:space="preserve">lea </w:t>
      </w:r>
      <w:r w:rsidR="00E83A18">
        <w:rPr>
          <w:color w:val="auto"/>
        </w:rPr>
        <w:t>către</w:t>
      </w:r>
      <w:r w:rsidR="00E83A18" w:rsidRPr="00A35228">
        <w:rPr>
          <w:color w:val="auto"/>
        </w:rPr>
        <w:t xml:space="preserve"> template-ul </w:t>
      </w:r>
      <w:r w:rsidR="00E83A18">
        <w:rPr>
          <w:color w:val="auto"/>
        </w:rPr>
        <w:t>şi</w:t>
      </w:r>
      <w:r w:rsidR="00E83A18" w:rsidRPr="00A35228">
        <w:rPr>
          <w:color w:val="auto"/>
        </w:rPr>
        <w:t xml:space="preserve"> </w:t>
      </w:r>
      <w:r w:rsidR="00E83A18">
        <w:rPr>
          <w:color w:val="auto"/>
        </w:rPr>
        <w:t>funcția</w:t>
      </w:r>
      <w:r w:rsidR="00E83A18" w:rsidRPr="00A35228">
        <w:rPr>
          <w:color w:val="auto"/>
        </w:rPr>
        <w:t xml:space="preserve"> de controller care se ocupa cu scrierea ofertei </w:t>
      </w:r>
      <w:r w:rsidR="00E83A18">
        <w:rPr>
          <w:color w:val="auto"/>
        </w:rPr>
        <w:t>în</w:t>
      </w:r>
      <w:r w:rsidR="00E83A18" w:rsidRPr="00A35228">
        <w:rPr>
          <w:color w:val="auto"/>
        </w:rPr>
        <w:t xml:space="preserve"> baza de date</w:t>
      </w:r>
      <w:r>
        <w:t>.</w:t>
      </w:r>
    </w:p>
    <w:p w:rsidR="006C5949" w:rsidRPr="00007AE0" w:rsidRDefault="006C5949" w:rsidP="00305999">
      <w:pPr>
        <w:ind w:firstLine="708"/>
      </w:pPr>
    </w:p>
    <w:p w:rsidR="006C5949" w:rsidRPr="004820F3" w:rsidRDefault="006C5949" w:rsidP="006C5949">
      <w:pPr>
        <w:pStyle w:val="Heading3"/>
        <w:numPr>
          <w:ilvl w:val="2"/>
          <w:numId w:val="1"/>
        </w:numPr>
      </w:pPr>
      <w:bookmarkStart w:id="130" w:name="_Toc454222671"/>
      <w:r>
        <w:lastRenderedPageBreak/>
        <w:t>Asteptarea ofertei</w:t>
      </w:r>
      <w:bookmarkEnd w:id="130"/>
    </w:p>
    <w:p w:rsidR="00A84C22" w:rsidRPr="00A84C22" w:rsidRDefault="00A84C22" w:rsidP="00A84C22">
      <w:pPr>
        <w:ind w:firstLine="708"/>
        <w:rPr>
          <w:color w:val="auto"/>
        </w:rPr>
      </w:pPr>
      <w:r w:rsidRPr="00A84C22">
        <w:rPr>
          <w:color w:val="auto"/>
        </w:rPr>
        <w:t>Asteptarea unei oferte de la un utilizator se face periodic, acesta insemnand ca se citeste periodic din baza de date ofertele create de utilizatori către clientul respectiv. Dacă există o ofertă în baza de date, acesta este citita de utilizator, după care poate alege sa accepte sau sa refuze oferta. În cazul în care utilizatorul refuza oferta, conexiunea se va închide, iar în baza de date se va finaliza oferta cu tipul de ofertă decline.</w:t>
      </w:r>
    </w:p>
    <w:p w:rsidR="00DA2A32" w:rsidRDefault="00A84C22" w:rsidP="00A84C22">
      <w:pPr>
        <w:ind w:firstLine="708"/>
      </w:pPr>
      <w:r w:rsidRPr="00A84C22">
        <w:rPr>
          <w:color w:val="auto"/>
        </w:rPr>
        <w:t>Dacă utilizatorul accepta oferta, atunci se creeaza o alta instanţa de RTCPeerConnection pentru utilizatorul remote, şi se initializeaza, ca şi la utilizatorul local, streamurile de media şi canalul de date</w:t>
      </w:r>
      <w:r w:rsidR="00DA2A32" w:rsidRPr="00DA2A32">
        <w:t>.</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795E89" w:rsidP="004C72AE">
      <w:pPr>
        <w:ind w:firstLine="708"/>
      </w:pPr>
      <w:r>
        <w:rPr>
          <w:color w:val="auto"/>
        </w:rPr>
        <w:t>În</w:t>
      </w:r>
      <w:r w:rsidRPr="00A35228">
        <w:rPr>
          <w:color w:val="auto"/>
        </w:rPr>
        <w:t xml:space="preserve"> urma setarii acestor elemente de WebRTC, se seteaza SDP-ul primit de la utilizatorul care a creat oferta, </w:t>
      </w:r>
      <w:r>
        <w:rPr>
          <w:color w:val="auto"/>
        </w:rPr>
        <w:t>şi</w:t>
      </w:r>
      <w:r w:rsidRPr="00A35228">
        <w:rPr>
          <w:color w:val="auto"/>
        </w:rPr>
        <w:t xml:space="preserve"> se apeleaza </w:t>
      </w:r>
      <w:r>
        <w:rPr>
          <w:color w:val="auto"/>
        </w:rPr>
        <w:t>funcția</w:t>
      </w:r>
      <w:r w:rsidRPr="00A35228">
        <w:rPr>
          <w:color w:val="auto"/>
        </w:rPr>
        <w:t xml:space="preserve"> </w:t>
      </w:r>
      <w:r w:rsidRPr="00A35228">
        <w:rPr>
          <w:i/>
          <w:color w:val="auto"/>
        </w:rPr>
        <w:t>createAnswer</w:t>
      </w:r>
      <w:r w:rsidRPr="00A35228">
        <w:rPr>
          <w:color w:val="auto"/>
        </w:rPr>
        <w:t xml:space="preserve"> a obiectului remote de PeerConnection</w:t>
      </w:r>
      <w:r w:rsidR="004C72AE">
        <w:t>.</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E378FE" w:rsidP="002074C1">
      <w:pPr>
        <w:ind w:firstLine="708"/>
      </w:pPr>
      <w:r>
        <w:rPr>
          <w:color w:val="auto"/>
        </w:rPr>
        <w:t>După</w:t>
      </w:r>
      <w:r w:rsidRPr="00A35228">
        <w:rPr>
          <w:color w:val="auto"/>
        </w:rPr>
        <w:t xml:space="preserve"> setarea acestor valori se va actualiza </w:t>
      </w:r>
      <w:r>
        <w:rPr>
          <w:color w:val="auto"/>
        </w:rPr>
        <w:t>în</w:t>
      </w:r>
      <w:r w:rsidRPr="00A35228">
        <w:rPr>
          <w:color w:val="auto"/>
        </w:rPr>
        <w:t xml:space="preserve"> baza de date cererea de </w:t>
      </w:r>
      <w:r>
        <w:rPr>
          <w:color w:val="auto"/>
        </w:rPr>
        <w:t>ofertă</w:t>
      </w:r>
      <w:r w:rsidRPr="00A35228">
        <w:rPr>
          <w:color w:val="auto"/>
        </w:rPr>
        <w:t xml:space="preserve"> cu </w:t>
      </w:r>
      <w:r>
        <w:rPr>
          <w:color w:val="auto"/>
        </w:rPr>
        <w:t>informaţiile</w:t>
      </w:r>
      <w:r w:rsidRPr="00A35228">
        <w:rPr>
          <w:color w:val="auto"/>
        </w:rPr>
        <w:t xml:space="preserve"> de SDP remote </w:t>
      </w:r>
      <w:r>
        <w:rPr>
          <w:color w:val="auto"/>
        </w:rPr>
        <w:t>împreună</w:t>
      </w:r>
      <w:r w:rsidRPr="00A35228">
        <w:rPr>
          <w:color w:val="auto"/>
        </w:rPr>
        <w:t xml:space="preserve"> cu tipul de </w:t>
      </w:r>
      <w:r>
        <w:rPr>
          <w:color w:val="auto"/>
        </w:rPr>
        <w:t>ofertă</w:t>
      </w:r>
      <w:r w:rsidRPr="00A35228">
        <w:rPr>
          <w:color w:val="auto"/>
        </w:rPr>
        <w:t xml:space="preserve"> answered</w:t>
      </w:r>
      <w:r w:rsidR="002074C1">
        <w:t>.</w:t>
      </w:r>
    </w:p>
    <w:p w:rsidR="002074C1" w:rsidRPr="004820F3" w:rsidRDefault="002074C1" w:rsidP="002A1B2E">
      <w:pPr>
        <w:pStyle w:val="Heading3"/>
        <w:numPr>
          <w:ilvl w:val="2"/>
          <w:numId w:val="1"/>
        </w:numPr>
      </w:pPr>
      <w:bookmarkStart w:id="131" w:name="_Toc454222672"/>
      <w:r>
        <w:t>Asteptarea raspunsului</w:t>
      </w:r>
      <w:bookmarkEnd w:id="131"/>
    </w:p>
    <w:p w:rsidR="004C6FCF" w:rsidRPr="004C6FCF" w:rsidRDefault="004C6FCF" w:rsidP="004C6FCF">
      <w:pPr>
        <w:ind w:firstLine="708"/>
        <w:rPr>
          <w:color w:val="auto"/>
        </w:rPr>
      </w:pPr>
      <w:r w:rsidRPr="004C6FCF">
        <w:rPr>
          <w:color w:val="auto"/>
        </w:rPr>
        <w:t xml:space="preserve">Asteptarea răspunsului se face similar cu asteptarea ofertei, insemnand ca se va citi periodic din baza de date, ofertă care are tipul answered. Dacă se va gasi astfel de ofertă, atunci creearea conexiunii va merge către pasul următor şi anume adunarea candidaţii de ICE. Dar inainte sa se adune acesti candidaţi, se va seta SDP-ul clientului remote la conexiunea locala de RTCPeerConnection, prin apelarea metodei setRemoteDescription. Când se seteaza SDP-ul remote, automat se va trimite un eveniment ce va caută candidaţii de ICE, evenimentul fiind numit onicecandidate. </w:t>
      </w:r>
    </w:p>
    <w:p w:rsidR="007205D2" w:rsidRPr="004C6FCF" w:rsidRDefault="004C6FCF" w:rsidP="004C6FCF">
      <w:pPr>
        <w:ind w:firstLine="708"/>
        <w:rPr>
          <w:color w:val="auto"/>
        </w:rPr>
      </w:pPr>
      <w:r w:rsidRPr="004C6FCF">
        <w:rPr>
          <w:color w:val="auto"/>
        </w:rPr>
        <w:t>După adunarea acestor candidaţi ICE, se va actualiza în baza de date cu candidaţii actuali şi cu tipul ofertei candidate. Actualizarea bazei de date se face similar cu celelalte actualizari de oferte</w:t>
      </w:r>
      <w:r w:rsidR="007205D2" w:rsidRPr="004C6FCF">
        <w:rPr>
          <w:color w:val="auto"/>
        </w:rPr>
        <w:t>.</w:t>
      </w:r>
    </w:p>
    <w:p w:rsidR="002A1B2E" w:rsidRPr="004820F3" w:rsidRDefault="002A1B2E" w:rsidP="00650497">
      <w:pPr>
        <w:pStyle w:val="Heading3"/>
        <w:numPr>
          <w:ilvl w:val="2"/>
          <w:numId w:val="1"/>
        </w:numPr>
      </w:pPr>
      <w:bookmarkStart w:id="132" w:name="_Toc454222673"/>
      <w:r>
        <w:lastRenderedPageBreak/>
        <w:t>Asteptarea candidatilor</w:t>
      </w:r>
      <w:bookmarkEnd w:id="132"/>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A2742D" w:rsidP="002F1A39">
      <w:pPr>
        <w:ind w:firstLine="708"/>
      </w:pPr>
      <w:r>
        <w:rPr>
          <w:color w:val="auto"/>
        </w:rPr>
        <w:t>După</w:t>
      </w:r>
      <w:r w:rsidRPr="00A35228">
        <w:rPr>
          <w:color w:val="auto"/>
        </w:rPr>
        <w:t xml:space="preserve"> </w:t>
      </w:r>
      <w:r>
        <w:rPr>
          <w:color w:val="auto"/>
        </w:rPr>
        <w:t>adăugarea</w:t>
      </w:r>
      <w:r w:rsidRPr="00A35228">
        <w:rPr>
          <w:color w:val="auto"/>
        </w:rPr>
        <w:t xml:space="preserve"> candidatului ICE, userul trebuie doar sa actualizeze baza de date cu tipul ofertei </w:t>
      </w:r>
      <w:r w:rsidRPr="00A35228">
        <w:rPr>
          <w:i/>
          <w:color w:val="auto"/>
        </w:rPr>
        <w:t>complete</w:t>
      </w:r>
      <w:r w:rsidRPr="00A35228">
        <w:rPr>
          <w:color w:val="auto"/>
        </w:rPr>
        <w:t xml:space="preserve">, </w:t>
      </w:r>
      <w:r>
        <w:rPr>
          <w:color w:val="auto"/>
        </w:rPr>
        <w:t>şi</w:t>
      </w:r>
      <w:r w:rsidRPr="00A35228">
        <w:rPr>
          <w:color w:val="auto"/>
        </w:rPr>
        <w:t xml:space="preserve"> restul le lasa sa se ocupe WebRTC-ul, adica creearea de conexiuni </w:t>
      </w:r>
      <w:r>
        <w:rPr>
          <w:color w:val="auto"/>
        </w:rPr>
        <w:t>şi</w:t>
      </w:r>
      <w:r w:rsidRPr="00A35228">
        <w:rPr>
          <w:color w:val="auto"/>
        </w:rPr>
        <w:t xml:space="preserve"> transmiterea streamurilor media </w:t>
      </w:r>
      <w:r>
        <w:rPr>
          <w:color w:val="auto"/>
        </w:rPr>
        <w:t>şi</w:t>
      </w:r>
      <w:r w:rsidRPr="00A35228">
        <w:rPr>
          <w:color w:val="auto"/>
        </w:rPr>
        <w:t xml:space="preserve"> a deschiderii canalelor de date. La completarea conexiunii utilizatorii pot trimite mesaje de </w:t>
      </w:r>
      <w:r>
        <w:rPr>
          <w:color w:val="auto"/>
        </w:rPr>
        <w:t xml:space="preserve">tip </w:t>
      </w:r>
      <w:r w:rsidRPr="00A35228">
        <w:rPr>
          <w:color w:val="auto"/>
        </w:rPr>
        <w:t xml:space="preserve">text, sau </w:t>
      </w:r>
      <w:r>
        <w:rPr>
          <w:color w:val="auto"/>
        </w:rPr>
        <w:t>fişiere</w:t>
      </w:r>
      <w:r w:rsidRPr="00A35228">
        <w:rPr>
          <w:color w:val="auto"/>
        </w:rPr>
        <w:t xml:space="preserve">, dar </w:t>
      </w:r>
      <w:r>
        <w:rPr>
          <w:color w:val="auto"/>
        </w:rPr>
        <w:t>pot să</w:t>
      </w:r>
      <w:r w:rsidRPr="00A35228">
        <w:rPr>
          <w:color w:val="auto"/>
        </w:rPr>
        <w:t xml:space="preserve"> </w:t>
      </w:r>
      <w:r>
        <w:rPr>
          <w:color w:val="auto"/>
        </w:rPr>
        <w:t>şi</w:t>
      </w:r>
      <w:r w:rsidRPr="00A35228">
        <w:rPr>
          <w:color w:val="auto"/>
        </w:rPr>
        <w:t xml:space="preserve"> faca </w:t>
      </w:r>
      <w:r>
        <w:rPr>
          <w:color w:val="auto"/>
        </w:rPr>
        <w:t>conversaţie</w:t>
      </w:r>
      <w:r w:rsidRPr="00A35228">
        <w:rPr>
          <w:color w:val="auto"/>
        </w:rPr>
        <w:t xml:space="preserve"> audio/video</w:t>
      </w:r>
      <w:r w:rsidR="002F1A39">
        <w:t>.</w:t>
      </w:r>
    </w:p>
    <w:p w:rsidR="002F1A39" w:rsidRDefault="00A2742D" w:rsidP="002F1A39">
      <w:pPr>
        <w:ind w:firstLine="708"/>
      </w:pPr>
      <w:r>
        <w:rPr>
          <w:color w:val="auto"/>
        </w:rPr>
        <w:t>După</w:t>
      </w:r>
      <w:r w:rsidRPr="00A35228">
        <w:rPr>
          <w:color w:val="auto"/>
        </w:rPr>
        <w:t xml:space="preserve"> cum </w:t>
      </w:r>
      <w:r>
        <w:rPr>
          <w:color w:val="auto"/>
        </w:rPr>
        <w:t>se observă</w:t>
      </w:r>
      <w:r w:rsidRPr="00A35228">
        <w:rPr>
          <w:color w:val="auto"/>
        </w:rPr>
        <w:t xml:space="preserve">, </w:t>
      </w:r>
      <w:r>
        <w:rPr>
          <w:color w:val="auto"/>
        </w:rPr>
        <w:t>există</w:t>
      </w:r>
      <w:r w:rsidRPr="00A35228">
        <w:rPr>
          <w:color w:val="auto"/>
        </w:rPr>
        <w:t xml:space="preserve"> multe </w:t>
      </w:r>
      <w:r>
        <w:rPr>
          <w:color w:val="auto"/>
        </w:rPr>
        <w:t>aşteptări</w:t>
      </w:r>
      <w:r w:rsidRPr="00A35228">
        <w:rPr>
          <w:color w:val="auto"/>
        </w:rPr>
        <w:t xml:space="preserve"> de oferte </w:t>
      </w:r>
      <w:r>
        <w:rPr>
          <w:color w:val="auto"/>
        </w:rPr>
        <w:t>şi</w:t>
      </w:r>
      <w:r w:rsidRPr="00A35228">
        <w:rPr>
          <w:color w:val="auto"/>
        </w:rPr>
        <w:t xml:space="preserve"> </w:t>
      </w:r>
      <w:r>
        <w:rPr>
          <w:color w:val="auto"/>
        </w:rPr>
        <w:t>răspunsuri</w:t>
      </w:r>
      <w:r w:rsidRPr="00A35228">
        <w:rPr>
          <w:color w:val="auto"/>
        </w:rPr>
        <w:t xml:space="preserve">, iar toate acestea se fac prin apelarea functiilor ajax de la jquery. Un exemplu de </w:t>
      </w:r>
      <w:r>
        <w:rPr>
          <w:color w:val="auto"/>
        </w:rPr>
        <w:t>aşteptare</w:t>
      </w:r>
      <w:r w:rsidRPr="00A35228">
        <w:rPr>
          <w:color w:val="auto"/>
        </w:rPr>
        <w:t xml:space="preserve"> de </w:t>
      </w:r>
      <w:r>
        <w:rPr>
          <w:color w:val="auto"/>
        </w:rPr>
        <w:t>răspuns</w:t>
      </w:r>
      <w:r w:rsidRPr="00A35228">
        <w:rPr>
          <w:color w:val="auto"/>
        </w:rPr>
        <w:t xml:space="preserve"> ar fi </w:t>
      </w:r>
      <w:r>
        <w:rPr>
          <w:color w:val="auto"/>
        </w:rPr>
        <w:t>următorul</w:t>
      </w:r>
      <w:r w:rsidR="002F1A39">
        <w:t>.</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133" w:name="_Toc454222674"/>
      <w:r>
        <w:t>Trimiterea datelor prin DataChannel</w:t>
      </w:r>
      <w:bookmarkEnd w:id="133"/>
    </w:p>
    <w:p w:rsidR="000702E6" w:rsidRPr="00B9723E" w:rsidRDefault="00457CFA" w:rsidP="000702E6">
      <w:pPr>
        <w:ind w:firstLine="708"/>
      </w:pPr>
      <w:r w:rsidRPr="00A35228">
        <w:rPr>
          <w:color w:val="auto"/>
        </w:rPr>
        <w:t xml:space="preserve">Pentru trimiterea mesajelor sau a </w:t>
      </w:r>
      <w:r>
        <w:rPr>
          <w:color w:val="auto"/>
        </w:rPr>
        <w:t>fişierelor prin canalul de date, utiliz</w:t>
      </w:r>
      <w:r w:rsidRPr="00A35228">
        <w:rPr>
          <w:color w:val="auto"/>
        </w:rPr>
        <w:t xml:space="preserve">atorii trebuie prima </w:t>
      </w:r>
      <w:r>
        <w:rPr>
          <w:color w:val="auto"/>
        </w:rPr>
        <w:t>dată</w:t>
      </w:r>
      <w:r w:rsidRPr="00A35228">
        <w:rPr>
          <w:color w:val="auto"/>
        </w:rPr>
        <w:t xml:space="preserve"> sa se conecteze. </w:t>
      </w:r>
      <w:r>
        <w:rPr>
          <w:color w:val="auto"/>
        </w:rPr>
        <w:t>Atât</w:t>
      </w:r>
      <w:r w:rsidRPr="00A35228">
        <w:rPr>
          <w:color w:val="auto"/>
        </w:rPr>
        <w:t xml:space="preserve"> pentru transmiterea de </w:t>
      </w:r>
      <w:r>
        <w:rPr>
          <w:color w:val="auto"/>
        </w:rPr>
        <w:t>fişiere</w:t>
      </w:r>
      <w:r w:rsidRPr="00A35228">
        <w:rPr>
          <w:color w:val="auto"/>
        </w:rPr>
        <w:t xml:space="preserve">, </w:t>
      </w:r>
      <w:r>
        <w:rPr>
          <w:color w:val="auto"/>
        </w:rPr>
        <w:t>cât</w:t>
      </w:r>
      <w:r w:rsidRPr="00A35228">
        <w:rPr>
          <w:color w:val="auto"/>
        </w:rPr>
        <w:t xml:space="preserve"> </w:t>
      </w:r>
      <w:r>
        <w:rPr>
          <w:color w:val="auto"/>
        </w:rPr>
        <w:t>şi</w:t>
      </w:r>
      <w:r w:rsidRPr="00A35228">
        <w:rPr>
          <w:color w:val="auto"/>
        </w:rPr>
        <w:t xml:space="preserve"> transmiterea mesajelor de </w:t>
      </w:r>
      <w:r>
        <w:rPr>
          <w:color w:val="auto"/>
        </w:rPr>
        <w:t xml:space="preserve">tip </w:t>
      </w:r>
      <w:r w:rsidRPr="00A35228">
        <w:rPr>
          <w:color w:val="auto"/>
        </w:rPr>
        <w:t xml:space="preserve">text, se </w:t>
      </w:r>
      <w:r>
        <w:rPr>
          <w:color w:val="auto"/>
        </w:rPr>
        <w:t>foloseşte</w:t>
      </w:r>
      <w:r w:rsidRPr="00A35228">
        <w:rPr>
          <w:color w:val="auto"/>
        </w:rPr>
        <w:t xml:space="preserve"> </w:t>
      </w:r>
      <w:r>
        <w:rPr>
          <w:color w:val="auto"/>
        </w:rPr>
        <w:t>funcția</w:t>
      </w:r>
      <w:r w:rsidRPr="00A35228">
        <w:rPr>
          <w:color w:val="auto"/>
        </w:rPr>
        <w:t xml:space="preserve"> </w:t>
      </w:r>
      <w:r w:rsidRPr="00A35228">
        <w:rPr>
          <w:i/>
          <w:color w:val="auto"/>
        </w:rPr>
        <w:t>send</w:t>
      </w:r>
      <w:r w:rsidRPr="00A35228">
        <w:rPr>
          <w:color w:val="auto"/>
        </w:rPr>
        <w:t xml:space="preserve">() din DataChannel. Un exemplu de trimitere de mesaj se face </w:t>
      </w:r>
      <w:r>
        <w:rPr>
          <w:color w:val="auto"/>
        </w:rPr>
        <w:t>în</w:t>
      </w:r>
      <w:r w:rsidRPr="00A35228">
        <w:rPr>
          <w:color w:val="auto"/>
        </w:rPr>
        <w:t xml:space="preserve"> felul </w:t>
      </w:r>
      <w:r>
        <w:rPr>
          <w:color w:val="auto"/>
        </w:rPr>
        <w:t>următo</w:t>
      </w:r>
      <w:r w:rsidR="00B52FA1">
        <w:rPr>
          <w:color w:val="auto"/>
        </w:rPr>
        <w:t>r</w:t>
      </w:r>
      <w:r w:rsidR="000702E6">
        <w:t>:</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331795" w:rsidRPr="00A35228" w:rsidRDefault="00331795" w:rsidP="00331795">
      <w:pPr>
        <w:ind w:firstLine="708"/>
        <w:rPr>
          <w:color w:val="auto"/>
        </w:rPr>
      </w:pPr>
      <w:r>
        <w:rPr>
          <w:color w:val="auto"/>
        </w:rPr>
        <w:t>După</w:t>
      </w:r>
      <w:r w:rsidRPr="00A35228">
        <w:rPr>
          <w:color w:val="auto"/>
        </w:rPr>
        <w:t xml:space="preserve"> cum </w:t>
      </w:r>
      <w:r>
        <w:rPr>
          <w:color w:val="auto"/>
        </w:rPr>
        <w:t>se observă</w:t>
      </w:r>
      <w:r w:rsidRPr="00A35228">
        <w:rPr>
          <w:color w:val="auto"/>
        </w:rPr>
        <w:t xml:space="preserve">, </w:t>
      </w:r>
      <w:r>
        <w:rPr>
          <w:color w:val="auto"/>
        </w:rPr>
        <w:t>funcția</w:t>
      </w:r>
      <w:r w:rsidRPr="00A35228">
        <w:rPr>
          <w:color w:val="auto"/>
        </w:rPr>
        <w:t xml:space="preserve"> sendData() face urmatoarele lucruri:</w:t>
      </w:r>
    </w:p>
    <w:p w:rsidR="00331795" w:rsidRPr="00A35228" w:rsidRDefault="00331795" w:rsidP="00331795">
      <w:pPr>
        <w:pStyle w:val="ListParagraph"/>
        <w:numPr>
          <w:ilvl w:val="0"/>
          <w:numId w:val="38"/>
        </w:numPr>
        <w:rPr>
          <w:color w:val="auto"/>
        </w:rPr>
      </w:pPr>
      <w:r w:rsidRPr="00A35228">
        <w:rPr>
          <w:color w:val="auto"/>
        </w:rPr>
        <w:t xml:space="preserve">Se ia valoarea de </w:t>
      </w:r>
      <w:r>
        <w:rPr>
          <w:color w:val="auto"/>
        </w:rPr>
        <w:t>tip</w:t>
      </w:r>
      <w:r w:rsidRPr="00A35228">
        <w:rPr>
          <w:color w:val="auto"/>
        </w:rPr>
        <w:t xml:space="preserve">text din TextArea-ul </w:t>
      </w:r>
      <w:r>
        <w:rPr>
          <w:color w:val="auto"/>
        </w:rPr>
        <w:t>în</w:t>
      </w:r>
      <w:r w:rsidRPr="00A35228">
        <w:rPr>
          <w:color w:val="auto"/>
        </w:rPr>
        <w:t xml:space="preserve"> care a scris utilizatorul mesajul lui</w:t>
      </w:r>
    </w:p>
    <w:p w:rsidR="00331795" w:rsidRPr="00A35228" w:rsidRDefault="00331795" w:rsidP="00331795">
      <w:pPr>
        <w:pStyle w:val="ListParagraph"/>
        <w:numPr>
          <w:ilvl w:val="0"/>
          <w:numId w:val="38"/>
        </w:numPr>
        <w:rPr>
          <w:color w:val="auto"/>
        </w:rPr>
      </w:pPr>
      <w:r w:rsidRPr="00A35228">
        <w:rPr>
          <w:color w:val="auto"/>
        </w:rPr>
        <w:t>Se ia numele utilizatorului care trimite mesajul</w:t>
      </w:r>
    </w:p>
    <w:p w:rsidR="00331795" w:rsidRPr="00A35228" w:rsidRDefault="00331795" w:rsidP="00331795">
      <w:pPr>
        <w:pStyle w:val="ListParagraph"/>
        <w:numPr>
          <w:ilvl w:val="0"/>
          <w:numId w:val="38"/>
        </w:numPr>
        <w:rPr>
          <w:color w:val="auto"/>
        </w:rPr>
      </w:pPr>
      <w:r w:rsidRPr="00A35228">
        <w:rPr>
          <w:color w:val="auto"/>
        </w:rPr>
        <w:t>Se calculeaza timpul local</w:t>
      </w:r>
    </w:p>
    <w:p w:rsidR="00331795" w:rsidRPr="00A35228" w:rsidRDefault="00331795" w:rsidP="00331795">
      <w:pPr>
        <w:pStyle w:val="ListParagraph"/>
        <w:numPr>
          <w:ilvl w:val="0"/>
          <w:numId w:val="38"/>
        </w:numPr>
        <w:rPr>
          <w:color w:val="auto"/>
        </w:rPr>
      </w:pPr>
      <w:r w:rsidRPr="00A35228">
        <w:rPr>
          <w:color w:val="auto"/>
        </w:rPr>
        <w:t xml:space="preserve">Se afiseaza </w:t>
      </w:r>
      <w:r>
        <w:rPr>
          <w:color w:val="auto"/>
        </w:rPr>
        <w:t>în</w:t>
      </w:r>
      <w:r w:rsidRPr="00A35228">
        <w:rPr>
          <w:color w:val="auto"/>
        </w:rPr>
        <w:t xml:space="preserve"> TextArea-ul de mesaje primite dat</w:t>
      </w:r>
      <w:r>
        <w:rPr>
          <w:color w:val="auto"/>
        </w:rPr>
        <w:t>a</w:t>
      </w:r>
      <w:r w:rsidRPr="00A35228">
        <w:rPr>
          <w:color w:val="auto"/>
        </w:rPr>
        <w:t xml:space="preserve">, username-ul </w:t>
      </w:r>
      <w:r>
        <w:rPr>
          <w:color w:val="auto"/>
        </w:rPr>
        <w:t>şi</w:t>
      </w:r>
      <w:r w:rsidRPr="00A35228">
        <w:rPr>
          <w:color w:val="auto"/>
        </w:rPr>
        <w:t xml:space="preserve"> mesajul</w:t>
      </w:r>
    </w:p>
    <w:p w:rsidR="00331795" w:rsidRPr="00A35228" w:rsidRDefault="00331795" w:rsidP="00331795">
      <w:pPr>
        <w:pStyle w:val="ListParagraph"/>
        <w:numPr>
          <w:ilvl w:val="0"/>
          <w:numId w:val="38"/>
        </w:numPr>
        <w:rPr>
          <w:color w:val="auto"/>
        </w:rPr>
      </w:pPr>
      <w:r w:rsidRPr="00A35228">
        <w:rPr>
          <w:color w:val="auto"/>
        </w:rPr>
        <w:t xml:space="preserve">Se trimite prin canalul de date mesajul </w:t>
      </w:r>
      <w:r>
        <w:rPr>
          <w:color w:val="auto"/>
        </w:rPr>
        <w:t>împreună</w:t>
      </w:r>
      <w:r w:rsidRPr="00A35228">
        <w:rPr>
          <w:color w:val="auto"/>
        </w:rPr>
        <w:t xml:space="preserve"> cu username-ul.</w:t>
      </w:r>
    </w:p>
    <w:p w:rsidR="00331795" w:rsidRPr="00A35228" w:rsidRDefault="00331795" w:rsidP="00331795">
      <w:pPr>
        <w:pStyle w:val="ListParagraph"/>
        <w:numPr>
          <w:ilvl w:val="0"/>
          <w:numId w:val="38"/>
        </w:numPr>
        <w:rPr>
          <w:color w:val="auto"/>
        </w:rPr>
      </w:pPr>
      <w:r w:rsidRPr="00A35228">
        <w:rPr>
          <w:color w:val="auto"/>
        </w:rPr>
        <w:t xml:space="preserve">Se trimite codat username-ul, deoarece nu vrem citiri suplimentare din baza de date, iar la primire de mesaj se decodeaza username-ul pentru </w:t>
      </w:r>
      <w:r>
        <w:rPr>
          <w:color w:val="auto"/>
        </w:rPr>
        <w:t>afişarea</w:t>
      </w:r>
      <w:r w:rsidRPr="00A35228">
        <w:rPr>
          <w:color w:val="auto"/>
        </w:rPr>
        <w:t xml:space="preserve"> mesajului.</w:t>
      </w:r>
    </w:p>
    <w:p w:rsidR="00566125" w:rsidRDefault="00331795" w:rsidP="00331795">
      <w:pPr>
        <w:ind w:firstLine="708"/>
      </w:pPr>
      <w:r w:rsidRPr="00A35228">
        <w:rPr>
          <w:color w:val="auto"/>
        </w:rPr>
        <w:tab/>
        <w:t xml:space="preserve">Pentru trimiterea </w:t>
      </w:r>
      <w:r>
        <w:rPr>
          <w:color w:val="auto"/>
        </w:rPr>
        <w:t>fişierelor</w:t>
      </w:r>
      <w:r w:rsidRPr="00A35228">
        <w:rPr>
          <w:color w:val="auto"/>
        </w:rPr>
        <w:t xml:space="preserve"> se incarca un </w:t>
      </w:r>
      <w:r>
        <w:rPr>
          <w:color w:val="auto"/>
        </w:rPr>
        <w:t>fişier</w:t>
      </w:r>
      <w:r w:rsidRPr="00A35228">
        <w:rPr>
          <w:color w:val="auto"/>
        </w:rPr>
        <w:t xml:space="preserve"> de pe calculatorul utilizatorului, </w:t>
      </w:r>
      <w:r>
        <w:rPr>
          <w:color w:val="auto"/>
        </w:rPr>
        <w:t>după</w:t>
      </w:r>
      <w:r w:rsidRPr="00A35228">
        <w:rPr>
          <w:color w:val="auto"/>
        </w:rPr>
        <w:t xml:space="preserve"> care fisierul este trimis pe bucati la celalalt utilizator, byte cu byte. </w:t>
      </w:r>
      <w:r>
        <w:rPr>
          <w:color w:val="auto"/>
        </w:rPr>
        <w:t>În</w:t>
      </w:r>
      <w:r w:rsidRPr="00A35228">
        <w:rPr>
          <w:color w:val="auto"/>
        </w:rPr>
        <w:t xml:space="preserve"> timp ce utilizatorul incarca fisierul de pe calculatorul lui, numele fisierului va fi scris </w:t>
      </w:r>
      <w:r>
        <w:rPr>
          <w:color w:val="auto"/>
        </w:rPr>
        <w:t>în</w:t>
      </w:r>
      <w:r w:rsidRPr="00A35228">
        <w:rPr>
          <w:color w:val="auto"/>
        </w:rPr>
        <w:t xml:space="preserve"> baza de date pentru schimbul de </w:t>
      </w:r>
      <w:r>
        <w:rPr>
          <w:color w:val="auto"/>
        </w:rPr>
        <w:t>informaţii</w:t>
      </w:r>
      <w:r w:rsidR="00566125">
        <w:t>.</w:t>
      </w:r>
    </w:p>
    <w:p w:rsidR="006C660E" w:rsidRPr="004820F3" w:rsidRDefault="006C660E" w:rsidP="006C660E">
      <w:pPr>
        <w:pStyle w:val="Heading3"/>
        <w:numPr>
          <w:ilvl w:val="2"/>
          <w:numId w:val="1"/>
        </w:numPr>
      </w:pPr>
      <w:bookmarkStart w:id="134" w:name="_Toc454222675"/>
      <w:r>
        <w:t>Primirea datelor de pe DataChannel</w:t>
      </w:r>
      <w:bookmarkEnd w:id="134"/>
    </w:p>
    <w:p w:rsidR="00823DE1" w:rsidRDefault="00E33790" w:rsidP="00823DE1">
      <w:pPr>
        <w:ind w:firstLine="708"/>
      </w:pPr>
      <w:r w:rsidRPr="00A35228">
        <w:rPr>
          <w:color w:val="auto"/>
        </w:rPr>
        <w:t xml:space="preserve">La primirea mesajelor de </w:t>
      </w:r>
      <w:r>
        <w:rPr>
          <w:color w:val="auto"/>
        </w:rPr>
        <w:t xml:space="preserve">tip </w:t>
      </w:r>
      <w:r w:rsidRPr="00A35228">
        <w:rPr>
          <w:color w:val="auto"/>
        </w:rPr>
        <w:t xml:space="preserve">text se face prin tratarea eventului de onmessage. La primirea mesajelor de </w:t>
      </w:r>
      <w:r>
        <w:rPr>
          <w:color w:val="auto"/>
        </w:rPr>
        <w:t xml:space="preserve">tip </w:t>
      </w:r>
      <w:r w:rsidRPr="00A35228">
        <w:rPr>
          <w:color w:val="auto"/>
        </w:rPr>
        <w:t xml:space="preserve">text se face decodarea mesajului pentru a </w:t>
      </w:r>
      <w:r>
        <w:rPr>
          <w:color w:val="auto"/>
        </w:rPr>
        <w:t>află</w:t>
      </w:r>
      <w:r w:rsidRPr="00A35228">
        <w:rPr>
          <w:color w:val="auto"/>
        </w:rPr>
        <w:t xml:space="preserve"> numele utilizatorului de la care a venit mesajul, </w:t>
      </w:r>
      <w:r>
        <w:rPr>
          <w:color w:val="auto"/>
        </w:rPr>
        <w:t>şi</w:t>
      </w:r>
      <w:r w:rsidRPr="00A35228">
        <w:rPr>
          <w:color w:val="auto"/>
        </w:rPr>
        <w:t xml:space="preserve"> se afisesaza </w:t>
      </w:r>
      <w:r>
        <w:rPr>
          <w:color w:val="auto"/>
        </w:rPr>
        <w:t>în</w:t>
      </w:r>
      <w:r w:rsidRPr="00A35228">
        <w:rPr>
          <w:color w:val="auto"/>
        </w:rPr>
        <w:t xml:space="preserve"> TextArea-ul utilizatorului, la fel </w:t>
      </w:r>
      <w:r>
        <w:rPr>
          <w:color w:val="auto"/>
        </w:rPr>
        <w:t>când</w:t>
      </w:r>
      <w:r w:rsidRPr="00A35228">
        <w:rPr>
          <w:color w:val="auto"/>
        </w:rPr>
        <w:t xml:space="preserve"> se afiseaza trimiterea mesajului. </w:t>
      </w:r>
      <w:r>
        <w:rPr>
          <w:color w:val="auto"/>
        </w:rPr>
        <w:t>După</w:t>
      </w:r>
      <w:r w:rsidRPr="00A35228">
        <w:rPr>
          <w:color w:val="auto"/>
        </w:rPr>
        <w:t xml:space="preserve"> </w:t>
      </w:r>
      <w:r>
        <w:rPr>
          <w:color w:val="auto"/>
        </w:rPr>
        <w:t>afişarea</w:t>
      </w:r>
      <w:r w:rsidRPr="00A35228">
        <w:rPr>
          <w:color w:val="auto"/>
        </w:rPr>
        <w:t xml:space="preserve"> mesajului se salveaza mesajul </w:t>
      </w:r>
      <w:r>
        <w:rPr>
          <w:color w:val="auto"/>
        </w:rPr>
        <w:t>în</w:t>
      </w:r>
      <w:r w:rsidRPr="00A35228">
        <w:rPr>
          <w:color w:val="auto"/>
        </w:rPr>
        <w:t xml:space="preserve"> baza de date, pentru a putea vizualiza </w:t>
      </w:r>
      <w:r>
        <w:rPr>
          <w:color w:val="auto"/>
        </w:rPr>
        <w:t>în</w:t>
      </w:r>
      <w:r w:rsidRPr="00A35228">
        <w:rPr>
          <w:color w:val="auto"/>
        </w:rPr>
        <w:t xml:space="preserve"> viitor conversatia </w:t>
      </w:r>
      <w:r>
        <w:rPr>
          <w:color w:val="auto"/>
        </w:rPr>
        <w:t>între</w:t>
      </w:r>
      <w:r w:rsidRPr="00A35228">
        <w:rPr>
          <w:color w:val="auto"/>
        </w:rPr>
        <w:t xml:space="preserve"> cei doi </w:t>
      </w:r>
      <w:r>
        <w:rPr>
          <w:color w:val="auto"/>
        </w:rPr>
        <w:t>clienţi</w:t>
      </w:r>
      <w:r w:rsidRPr="00A35228">
        <w:rPr>
          <w:color w:val="auto"/>
        </w:rPr>
        <w:t>. Salvarea se face pr</w:t>
      </w:r>
      <w:r>
        <w:rPr>
          <w:color w:val="auto"/>
        </w:rPr>
        <w:t>într-</w:t>
      </w:r>
      <w:r w:rsidRPr="00A35228">
        <w:rPr>
          <w:color w:val="auto"/>
        </w:rPr>
        <w:t xml:space="preserve">o simpla scriere </w:t>
      </w:r>
      <w:r>
        <w:rPr>
          <w:color w:val="auto"/>
        </w:rPr>
        <w:t>în</w:t>
      </w:r>
      <w:r w:rsidRPr="00A35228">
        <w:rPr>
          <w:color w:val="auto"/>
        </w:rPr>
        <w:t xml:space="preserve"> baza de date a urmatoarelor </w:t>
      </w:r>
      <w:r>
        <w:rPr>
          <w:color w:val="auto"/>
        </w:rPr>
        <w:t>informaţii</w:t>
      </w:r>
      <w:r w:rsidRPr="00A35228">
        <w:rPr>
          <w:color w:val="auto"/>
        </w:rPr>
        <w:t xml:space="preserve">: id-ul clientului local, id-ul clientului remote, mesajul primit, </w:t>
      </w:r>
      <w:r>
        <w:rPr>
          <w:color w:val="auto"/>
        </w:rPr>
        <w:t>şi</w:t>
      </w:r>
      <w:r w:rsidRPr="00A35228">
        <w:rPr>
          <w:color w:val="auto"/>
        </w:rPr>
        <w:t xml:space="preserve"> data </w:t>
      </w:r>
      <w:r>
        <w:rPr>
          <w:color w:val="auto"/>
        </w:rPr>
        <w:t>în</w:t>
      </w:r>
      <w:r w:rsidRPr="00A35228">
        <w:rPr>
          <w:color w:val="auto"/>
        </w:rPr>
        <w:t xml:space="preserve"> care a primit mesajul</w:t>
      </w:r>
      <w:r w:rsidR="00823DE1">
        <w:t>.</w:t>
      </w:r>
    </w:p>
    <w:p w:rsidR="00823DE1" w:rsidRDefault="00E33790" w:rsidP="00823DE1">
      <w:pPr>
        <w:ind w:firstLine="708"/>
      </w:pPr>
      <w:r w:rsidRPr="00A35228">
        <w:rPr>
          <w:color w:val="auto"/>
        </w:rPr>
        <w:t xml:space="preserve">La primirea </w:t>
      </w:r>
      <w:r>
        <w:rPr>
          <w:color w:val="auto"/>
        </w:rPr>
        <w:t>fişierelor</w:t>
      </w:r>
      <w:r w:rsidRPr="00A35228">
        <w:rPr>
          <w:color w:val="auto"/>
        </w:rPr>
        <w:t xml:space="preserve"> se creeaza prima </w:t>
      </w:r>
      <w:r>
        <w:rPr>
          <w:color w:val="auto"/>
        </w:rPr>
        <w:t>dată</w:t>
      </w:r>
      <w:r w:rsidRPr="00A35228">
        <w:rPr>
          <w:color w:val="auto"/>
        </w:rPr>
        <w:t xml:space="preserve"> un buffer cu ajutorul caruia se creeaza URL-ul folosit pentru downloadarea fisierului</w:t>
      </w:r>
      <w:r w:rsidR="00823DE1">
        <w:t>.</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E24F3" w:rsidRPr="00A35228" w:rsidRDefault="008E24F3" w:rsidP="008E24F3">
      <w:pPr>
        <w:ind w:firstLine="708"/>
        <w:rPr>
          <w:color w:val="auto"/>
        </w:rPr>
      </w:pPr>
      <w:r>
        <w:rPr>
          <w:color w:val="auto"/>
        </w:rPr>
        <w:lastRenderedPageBreak/>
        <w:t>După</w:t>
      </w:r>
      <w:r w:rsidRPr="00A35228">
        <w:rPr>
          <w:color w:val="auto"/>
        </w:rPr>
        <w:t xml:space="preserve"> ce se creeaza URL-ul cu fisierul primit, se citeste din baza de date numele fisierului, </w:t>
      </w:r>
      <w:r>
        <w:rPr>
          <w:color w:val="auto"/>
        </w:rPr>
        <w:t>şi</w:t>
      </w:r>
      <w:r w:rsidRPr="00A35228">
        <w:rPr>
          <w:color w:val="auto"/>
        </w:rPr>
        <w:t xml:space="preserve"> se va creea linkul de descarcare a fisierului.</w:t>
      </w:r>
    </w:p>
    <w:p w:rsidR="00823DE1" w:rsidRDefault="008E24F3" w:rsidP="008E24F3">
      <w:pPr>
        <w:ind w:firstLine="708"/>
      </w:pPr>
      <w:r w:rsidRPr="00A35228">
        <w:rPr>
          <w:color w:val="auto"/>
        </w:rPr>
        <w:t xml:space="preserve">Deoarece mesajele </w:t>
      </w:r>
      <w:r>
        <w:rPr>
          <w:color w:val="auto"/>
        </w:rPr>
        <w:t>şi</w:t>
      </w:r>
      <w:r w:rsidRPr="00A35228">
        <w:rPr>
          <w:color w:val="auto"/>
        </w:rPr>
        <w:t xml:space="preserve"> </w:t>
      </w:r>
      <w:r>
        <w:rPr>
          <w:color w:val="auto"/>
        </w:rPr>
        <w:t>fişierele</w:t>
      </w:r>
      <w:r w:rsidRPr="00A35228">
        <w:rPr>
          <w:color w:val="auto"/>
        </w:rPr>
        <w:t xml:space="preserve"> sunt transmise </w:t>
      </w:r>
      <w:r>
        <w:rPr>
          <w:color w:val="auto"/>
        </w:rPr>
        <w:t>în</w:t>
      </w:r>
      <w:r w:rsidRPr="00A35228">
        <w:rPr>
          <w:color w:val="auto"/>
        </w:rPr>
        <w:t xml:space="preserve"> acelasi fel, la primire trebuie diferentiate cele </w:t>
      </w:r>
      <w:r>
        <w:rPr>
          <w:color w:val="auto"/>
        </w:rPr>
        <w:t>două</w:t>
      </w:r>
      <w:r w:rsidRPr="00A35228">
        <w:rPr>
          <w:color w:val="auto"/>
        </w:rPr>
        <w:t xml:space="preserve"> tipuri de mesaje. Acesta se face pr</w:t>
      </w:r>
      <w:r>
        <w:rPr>
          <w:color w:val="auto"/>
        </w:rPr>
        <w:t>într-un</w:t>
      </w:r>
      <w:r w:rsidRPr="00A35228">
        <w:rPr>
          <w:color w:val="auto"/>
        </w:rPr>
        <w:t xml:space="preserve"> bloc de try/catch</w:t>
      </w:r>
      <w:r w:rsidR="00823DE1">
        <w:t xml:space="preserve">.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317D25" w:rsidRPr="00A35228" w:rsidRDefault="00823DE1" w:rsidP="00317D25">
      <w:pPr>
        <w:ind w:firstLine="708"/>
        <w:rPr>
          <w:color w:val="auto"/>
        </w:rPr>
      </w:pPr>
      <w:r>
        <w:tab/>
      </w:r>
      <w:r w:rsidR="00317D25">
        <w:rPr>
          <w:color w:val="auto"/>
        </w:rPr>
        <w:t>După</w:t>
      </w:r>
      <w:r w:rsidR="00317D25" w:rsidRPr="00A35228">
        <w:rPr>
          <w:color w:val="auto"/>
        </w:rPr>
        <w:t xml:space="preserve"> cum </w:t>
      </w:r>
      <w:r w:rsidR="00317D25">
        <w:rPr>
          <w:color w:val="auto"/>
        </w:rPr>
        <w:t>se observă</w:t>
      </w:r>
      <w:r w:rsidR="00317D25" w:rsidRPr="00A35228">
        <w:rPr>
          <w:color w:val="auto"/>
        </w:rPr>
        <w:t xml:space="preserve">, se verifica </w:t>
      </w:r>
      <w:r w:rsidR="00317D25">
        <w:rPr>
          <w:color w:val="auto"/>
        </w:rPr>
        <w:t>dacă</w:t>
      </w:r>
      <w:r w:rsidR="00317D25" w:rsidRPr="00A35228">
        <w:rPr>
          <w:color w:val="auto"/>
        </w:rPr>
        <w:t xml:space="preserve"> </w:t>
      </w:r>
      <w:r w:rsidR="00317D25">
        <w:rPr>
          <w:color w:val="auto"/>
        </w:rPr>
        <w:t>poate să</w:t>
      </w:r>
      <w:r w:rsidR="00317D25" w:rsidRPr="00A35228">
        <w:rPr>
          <w:color w:val="auto"/>
        </w:rPr>
        <w:t xml:space="preserve"> faca decodarea mesajului primit. </w:t>
      </w:r>
      <w:r w:rsidR="00317D25">
        <w:rPr>
          <w:color w:val="auto"/>
        </w:rPr>
        <w:t>Dacă</w:t>
      </w:r>
      <w:r w:rsidR="00317D25" w:rsidRPr="00A35228">
        <w:rPr>
          <w:color w:val="auto"/>
        </w:rPr>
        <w:t xml:space="preserve"> acesta nu </w:t>
      </w:r>
      <w:r w:rsidR="00317D25">
        <w:rPr>
          <w:color w:val="auto"/>
        </w:rPr>
        <w:t>aruncă</w:t>
      </w:r>
      <w:r w:rsidR="00317D25" w:rsidRPr="00A35228">
        <w:rPr>
          <w:color w:val="auto"/>
        </w:rPr>
        <w:t xml:space="preserve"> o </w:t>
      </w:r>
      <w:r w:rsidR="00317D25">
        <w:rPr>
          <w:color w:val="auto"/>
        </w:rPr>
        <w:t>excepţie</w:t>
      </w:r>
      <w:r w:rsidR="00317D25" w:rsidRPr="00A35228">
        <w:rPr>
          <w:color w:val="auto"/>
        </w:rPr>
        <w:t xml:space="preserve">, atunci inseamnca ca mesajul primit este de tip text. </w:t>
      </w:r>
      <w:r w:rsidR="00317D25">
        <w:rPr>
          <w:color w:val="auto"/>
        </w:rPr>
        <w:t>În</w:t>
      </w:r>
      <w:r w:rsidR="00317D25" w:rsidRPr="00A35228">
        <w:rPr>
          <w:color w:val="auto"/>
        </w:rPr>
        <w:t xml:space="preserve"> caz contrar </w:t>
      </w:r>
      <w:r w:rsidR="00317D25">
        <w:rPr>
          <w:color w:val="auto"/>
        </w:rPr>
        <w:t>această</w:t>
      </w:r>
      <w:r w:rsidR="00317D25" w:rsidRPr="00A35228">
        <w:rPr>
          <w:color w:val="auto"/>
        </w:rPr>
        <w:t xml:space="preserve"> </w:t>
      </w:r>
      <w:r w:rsidR="00317D25">
        <w:rPr>
          <w:color w:val="auto"/>
        </w:rPr>
        <w:t>excepţie</w:t>
      </w:r>
      <w:r w:rsidR="00317D25" w:rsidRPr="00A35228">
        <w:rPr>
          <w:color w:val="auto"/>
        </w:rPr>
        <w:t xml:space="preserve"> este prinsa, </w:t>
      </w:r>
      <w:r w:rsidR="00317D25">
        <w:rPr>
          <w:color w:val="auto"/>
        </w:rPr>
        <w:t>şi</w:t>
      </w:r>
      <w:r w:rsidR="00317D25" w:rsidRPr="00A35228">
        <w:rPr>
          <w:color w:val="auto"/>
        </w:rPr>
        <w:t xml:space="preserve"> este tratata ca mesajul fiind </w:t>
      </w:r>
      <w:r w:rsidR="00317D25">
        <w:rPr>
          <w:color w:val="auto"/>
        </w:rPr>
        <w:t>fişier</w:t>
      </w:r>
      <w:r w:rsidR="00317D25" w:rsidRPr="00A35228">
        <w:rPr>
          <w:color w:val="auto"/>
        </w:rPr>
        <w:t>.</w:t>
      </w:r>
    </w:p>
    <w:p w:rsidR="00823DE1" w:rsidRDefault="00317D25" w:rsidP="00317D25">
      <w:pPr>
        <w:ind w:firstLine="708"/>
      </w:pPr>
      <w:r w:rsidRPr="00A35228">
        <w:rPr>
          <w:color w:val="auto"/>
        </w:rPr>
        <w:tab/>
        <w:t xml:space="preserve">Mesajele de la un utilizator la altul se pot transmite </w:t>
      </w:r>
      <w:r>
        <w:rPr>
          <w:color w:val="auto"/>
        </w:rPr>
        <w:t>în</w:t>
      </w:r>
      <w:r w:rsidRPr="00A35228">
        <w:rPr>
          <w:color w:val="auto"/>
        </w:rPr>
        <w:t xml:space="preserve"> acelasi timp, deoarece canalul de date este bidirectional</w:t>
      </w:r>
      <w:r w:rsidR="00823DE1">
        <w:t>.</w:t>
      </w:r>
    </w:p>
    <w:p w:rsidR="00714938" w:rsidRPr="004820F3" w:rsidRDefault="00714938" w:rsidP="00714938">
      <w:pPr>
        <w:pStyle w:val="Heading3"/>
        <w:numPr>
          <w:ilvl w:val="2"/>
          <w:numId w:val="1"/>
        </w:numPr>
      </w:pPr>
      <w:bookmarkStart w:id="135" w:name="_Toc454222676"/>
      <w:r>
        <w:t>Vizualizarea istoricului</w:t>
      </w:r>
      <w:bookmarkEnd w:id="135"/>
    </w:p>
    <w:p w:rsidR="007B5FD8" w:rsidRPr="007B5FD8" w:rsidRDefault="007B5FD8" w:rsidP="007B5FD8">
      <w:pPr>
        <w:ind w:firstLine="708"/>
        <w:rPr>
          <w:color w:val="auto"/>
        </w:rPr>
      </w:pPr>
      <w:r w:rsidRPr="007B5FD8">
        <w:rPr>
          <w:color w:val="auto"/>
        </w:rPr>
        <w:t>Pentru a vizualiza istoria conversatiilor, se citeste din baza de date liniile ce tin de cei doi utilizatori. Tot ce trebuie utilizatorul sa faca, este sa se logeze, altfel nu poate vizualiza istoricul. Vizualizarea se face prin deschiderea paginii history.php cu parametrul de id a clientului remote. Funcția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4C439E" w:rsidP="00D44185">
      <w:pPr>
        <w:ind w:firstLine="708"/>
      </w:pPr>
      <w:r>
        <w:rPr>
          <w:color w:val="auto"/>
        </w:rPr>
        <w:t>Funcția</w:t>
      </w:r>
      <w:r w:rsidRPr="00A35228">
        <w:rPr>
          <w:color w:val="auto"/>
        </w:rPr>
        <w:t xml:space="preserve"> </w:t>
      </w:r>
      <w:r w:rsidRPr="00A35228">
        <w:rPr>
          <w:i/>
          <w:color w:val="auto"/>
        </w:rPr>
        <w:t>window.open</w:t>
      </w:r>
      <w:r w:rsidRPr="00A35228">
        <w:rPr>
          <w:color w:val="auto"/>
        </w:rPr>
        <w:t xml:space="preserve"> este deja </w:t>
      </w:r>
      <w:r>
        <w:rPr>
          <w:color w:val="auto"/>
        </w:rPr>
        <w:t>implementată</w:t>
      </w:r>
      <w:r w:rsidRPr="00A35228">
        <w:rPr>
          <w:color w:val="auto"/>
        </w:rPr>
        <w:t xml:space="preserve"> </w:t>
      </w:r>
      <w:r>
        <w:rPr>
          <w:color w:val="auto"/>
        </w:rPr>
        <w:t>în</w:t>
      </w:r>
      <w:r w:rsidRPr="00A35228">
        <w:rPr>
          <w:color w:val="auto"/>
        </w:rPr>
        <w:t xml:space="preserve"> browser-ul clientului, iar </w:t>
      </w:r>
      <w:r>
        <w:rPr>
          <w:color w:val="auto"/>
        </w:rPr>
        <w:t>în</w:t>
      </w:r>
      <w:r w:rsidRPr="00A35228">
        <w:rPr>
          <w:color w:val="auto"/>
        </w:rPr>
        <w:t xml:space="preserve"> scriptul de JacaScript, tot ce trebuie </w:t>
      </w:r>
      <w:r>
        <w:rPr>
          <w:color w:val="auto"/>
        </w:rPr>
        <w:t>realizat</w:t>
      </w:r>
      <w:r w:rsidRPr="00A35228">
        <w:rPr>
          <w:color w:val="auto"/>
        </w:rPr>
        <w:t xml:space="preserve"> este </w:t>
      </w:r>
      <w:r>
        <w:rPr>
          <w:color w:val="auto"/>
        </w:rPr>
        <w:t>să fie</w:t>
      </w:r>
      <w:r w:rsidRPr="00A35228">
        <w:rPr>
          <w:color w:val="auto"/>
        </w:rPr>
        <w:t xml:space="preserve"> </w:t>
      </w:r>
      <w:r w:rsidRPr="00A212FD">
        <w:rPr>
          <w:color w:val="auto"/>
        </w:rPr>
        <w:t xml:space="preserve">apelată </w:t>
      </w:r>
      <w:r>
        <w:rPr>
          <w:color w:val="auto"/>
        </w:rPr>
        <w:t>funcția</w:t>
      </w:r>
      <w:r w:rsidRPr="00A35228">
        <w:rPr>
          <w:color w:val="auto"/>
        </w:rPr>
        <w:t xml:space="preserve"> </w:t>
      </w:r>
      <w:r>
        <w:rPr>
          <w:color w:val="auto"/>
        </w:rPr>
        <w:t>respectivă</w:t>
      </w:r>
      <w:r w:rsidR="00D44185">
        <w:t>.</w:t>
      </w:r>
    </w:p>
    <w:p w:rsidR="00D44185" w:rsidRPr="00AA1090" w:rsidRDefault="002D30EF" w:rsidP="00AA1090">
      <w:pPr>
        <w:pStyle w:val="Heading2"/>
        <w:numPr>
          <w:ilvl w:val="1"/>
          <w:numId w:val="1"/>
        </w:numPr>
      </w:pPr>
      <w:bookmarkStart w:id="136" w:name="_Toc454222677"/>
      <w:r>
        <w:t>Proiectarae bazei de date</w:t>
      </w:r>
      <w:bookmarkEnd w:id="136"/>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1F3F86" w:rsidRDefault="001F3F86" w:rsidP="001F3F86">
      <w:pPr>
        <w:pStyle w:val="Caption"/>
        <w:jc w:val="center"/>
        <w:rPr>
          <w:i w:val="0"/>
          <w:iCs w:val="0"/>
          <w:color w:val="000000"/>
          <w:sz w:val="24"/>
          <w:szCs w:val="24"/>
        </w:rPr>
      </w:pPr>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w:t>
      </w:r>
      <w:ins w:id="137" w:author="Szabolcs Bene" w:date="2016-06-20T22:40:00Z">
        <w:r w:rsidR="00EB4DBA">
          <w:rPr>
            <w:i w:val="0"/>
            <w:iCs w:val="0"/>
            <w:color w:val="000000"/>
            <w:sz w:val="24"/>
            <w:szCs w:val="24"/>
          </w:rPr>
          <w:t>Baza de date</w:t>
        </w:r>
      </w:ins>
      <w:del w:id="138" w:author="Szabolcs Bene" w:date="2016-06-20T22:40:00Z">
        <w:r w:rsidRPr="001F3F86" w:rsidDel="00EB4DBA">
          <w:rPr>
            <w:i w:val="0"/>
            <w:iCs w:val="0"/>
            <w:color w:val="000000"/>
            <w:sz w:val="24"/>
            <w:szCs w:val="24"/>
          </w:rPr>
          <w:delText>Tabelele bazei de date</w:delText>
        </w:r>
      </w:del>
    </w:p>
    <w:p w:rsidR="00D44185" w:rsidRPr="00D44185" w:rsidRDefault="00D44185" w:rsidP="00D44185">
      <w:pPr>
        <w:ind w:firstLine="708"/>
      </w:pPr>
    </w:p>
    <w:p w:rsidR="00BF45D0" w:rsidRDefault="001F6A48" w:rsidP="009F3330">
      <w:pPr>
        <w:ind w:firstLine="708"/>
      </w:pPr>
      <w:r>
        <w:rPr>
          <w:color w:val="auto"/>
        </w:rPr>
        <w:t>După</w:t>
      </w:r>
      <w:r w:rsidRPr="00A35228">
        <w:rPr>
          <w:color w:val="auto"/>
        </w:rPr>
        <w:t xml:space="preserve"> cum </w:t>
      </w:r>
      <w:r>
        <w:rPr>
          <w:color w:val="auto"/>
        </w:rPr>
        <w:t>se observă</w:t>
      </w:r>
      <w:r w:rsidRPr="00A35228">
        <w:rPr>
          <w:color w:val="auto"/>
        </w:rPr>
        <w:t xml:space="preserve">, tabelul user, are relatie m-n cu toate celelalte tabele, cheile primare fiind </w:t>
      </w:r>
      <w:r w:rsidRPr="00A35228">
        <w:rPr>
          <w:i/>
          <w:color w:val="auto"/>
        </w:rPr>
        <w:t>id-ul</w:t>
      </w:r>
      <w:r w:rsidRPr="00A35228">
        <w:rPr>
          <w:color w:val="auto"/>
        </w:rPr>
        <w:t xml:space="preserve"> </w:t>
      </w:r>
      <w:r>
        <w:rPr>
          <w:color w:val="auto"/>
        </w:rPr>
        <w:t>şi</w:t>
      </w:r>
      <w:r w:rsidRPr="00A35228">
        <w:rPr>
          <w:color w:val="auto"/>
        </w:rPr>
        <w:t xml:space="preserve"> </w:t>
      </w:r>
      <w:r w:rsidRPr="00A35228">
        <w:rPr>
          <w:i/>
          <w:color w:val="auto"/>
        </w:rPr>
        <w:t>username-ul</w:t>
      </w:r>
      <w:r w:rsidRPr="00A35228">
        <w:rPr>
          <w:color w:val="auto"/>
        </w:rPr>
        <w:t xml:space="preserve">. Aceste chei sunt </w:t>
      </w:r>
      <w:r>
        <w:rPr>
          <w:color w:val="auto"/>
        </w:rPr>
        <w:t>atât</w:t>
      </w:r>
      <w:r w:rsidRPr="00A35228">
        <w:rPr>
          <w:color w:val="auto"/>
        </w:rPr>
        <w:t xml:space="preserve"> primare </w:t>
      </w:r>
      <w:r>
        <w:rPr>
          <w:color w:val="auto"/>
        </w:rPr>
        <w:t>cât</w:t>
      </w:r>
      <w:r w:rsidRPr="00A35228">
        <w:rPr>
          <w:color w:val="auto"/>
        </w:rPr>
        <w:t xml:space="preserve"> </w:t>
      </w:r>
      <w:r>
        <w:rPr>
          <w:color w:val="auto"/>
        </w:rPr>
        <w:t>şi</w:t>
      </w:r>
      <w:r w:rsidRPr="00A35228">
        <w:rPr>
          <w:color w:val="auto"/>
        </w:rPr>
        <w:t xml:space="preserve"> unice</w:t>
      </w:r>
      <w:r w:rsidR="009F3330">
        <w:t>.</w:t>
      </w:r>
    </w:p>
    <w:p w:rsidR="006A27F4" w:rsidRPr="00AA1090" w:rsidRDefault="00C71498" w:rsidP="006A27F4">
      <w:pPr>
        <w:pStyle w:val="Heading2"/>
        <w:numPr>
          <w:ilvl w:val="1"/>
          <w:numId w:val="1"/>
        </w:numPr>
      </w:pPr>
      <w:bookmarkStart w:id="139" w:name="_Toc454222678"/>
      <w:r>
        <w:t>Concluzie</w:t>
      </w:r>
      <w:bookmarkEnd w:id="139"/>
    </w:p>
    <w:p w:rsidR="00513B35" w:rsidRPr="00513B35" w:rsidRDefault="00513B35" w:rsidP="00513B35">
      <w:pPr>
        <w:ind w:firstLine="708"/>
      </w:pPr>
      <w:r w:rsidRPr="00513B35">
        <w:t xml:space="preserve">Aplicaţia web implementează tehnologia WebRTC oferită de browserele web folosind JavaScript şi PHP, iar mecanismul de semnalare implementat este scrierea şi citirea din baza de date. Avantajul acestui mecanism de semnalare este că nu avem nevoie de un server separat pentru gestionarea negocierilor şi a transmiterilor de informaţii de reţea, ci doar de aplicaţia propriu-zisa, care are conexiune către baza de date. </w:t>
      </w:r>
    </w:p>
    <w:p w:rsidR="00513B35" w:rsidRPr="00513B35" w:rsidRDefault="00513B35" w:rsidP="00513B35">
      <w:pPr>
        <w:ind w:firstLine="708"/>
      </w:pPr>
      <w:r w:rsidRPr="00513B35">
        <w:tab/>
        <w:t>Arhitectura acestei aplicaţii este bazat pe arhitectura de layer, iar fiecare layer are responsabilitatea lui. Această arhitectura este imbinat cu diferite patternuri de design cum ar fi MVC-ul sau Front Controller-ul, avantajele acestor patternuri fiind separarea responsabilitatilor şi centralizarea controlului de date.</w:t>
      </w:r>
    </w:p>
    <w:p w:rsidR="00C46E39" w:rsidRPr="00964B07" w:rsidRDefault="00513B35" w:rsidP="00513B35">
      <w:pPr>
        <w:ind w:firstLine="708"/>
      </w:pPr>
      <w:r w:rsidRPr="00513B35">
        <w:tab/>
        <w:t>Baza de date fiind MySql, se poate integra şi folosi cu uşurinţă în codul de PHP, astfel creând simplitate în codul aplicaţiei</w:t>
      </w:r>
      <w:r w:rsidR="00C46E39">
        <w:t>.</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140" w:name="h.2s8eyo1" w:colFirst="0" w:colLast="0"/>
      <w:bookmarkStart w:id="141" w:name="_Toc454222679"/>
      <w:bookmarkEnd w:id="140"/>
      <w:r>
        <w:lastRenderedPageBreak/>
        <w:t>Testare şi Validare</w:t>
      </w:r>
      <w:bookmarkEnd w:id="141"/>
    </w:p>
    <w:p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rsidR="00646EAA" w:rsidRDefault="00646EAA" w:rsidP="00646EAA">
      <w:pPr>
        <w:ind w:firstLine="708"/>
      </w:pPr>
      <w:r>
        <w:t xml:space="preserve">Paşii de testare a functionalitatilor majore s-au făcut după modul următor. </w:t>
      </w:r>
    </w:p>
    <w:p w:rsidR="001B4815" w:rsidRPr="001C261F" w:rsidRDefault="00646EAA" w:rsidP="00646EAA">
      <w:pPr>
        <w:ind w:firstLine="708"/>
      </w:pPr>
      <w:r w:rsidRPr="00646EAA">
        <w:rPr>
          <w:b/>
        </w:rPr>
        <w:t>Î</w:t>
      </w:r>
      <w:r w:rsidR="001B4815" w:rsidRPr="003E3EF0">
        <w:rPr>
          <w:b/>
        </w:rPr>
        <w:t>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p>
    <w:tbl>
      <w:tblPr>
        <w:tblStyle w:val="TableGrid"/>
        <w:tblW w:w="8136" w:type="dxa"/>
        <w:tblInd w:w="1440" w:type="dxa"/>
        <w:tblLook w:val="04A0" w:firstRow="1" w:lastRow="0" w:firstColumn="1" w:lastColumn="0" w:noHBand="0" w:noVBand="1"/>
      </w:tblPr>
      <w:tblGrid>
        <w:gridCol w:w="5648"/>
        <w:gridCol w:w="2488"/>
      </w:tblGrid>
      <w:tr w:rsidR="00CC0D3A" w:rsidRPr="003E3EF0" w:rsidTr="001C261F">
        <w:tc>
          <w:tcPr>
            <w:tcW w:w="4102" w:type="dxa"/>
          </w:tcPr>
          <w:p w:rsidR="000A2112" w:rsidRPr="00835DC4" w:rsidRDefault="00357D81" w:rsidP="000A2112">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001A5943" w:rsidRPr="00835DC4">
              <w:rPr>
                <w:rFonts w:ascii="Times New Roman" w:hAnsi="Times New Roman" w:cs="Times New Roman"/>
                <w:b/>
                <w:sz w:val="24"/>
                <w:szCs w:val="24"/>
              </w:rPr>
              <w:t>iunea actuală</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845A52" w:rsidP="00B33BB8">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xml:space="preserve"> linkul </w:t>
            </w:r>
            <w:r w:rsidR="00B33BB8">
              <w:rPr>
                <w:rFonts w:ascii="Times New Roman" w:hAnsi="Times New Roman" w:cs="Times New Roman"/>
                <w:sz w:val="24"/>
                <w:szCs w:val="24"/>
              </w:rPr>
              <w:t>d</w:t>
            </w:r>
            <w:r w:rsidRPr="00845A52">
              <w:rPr>
                <w:rFonts w:ascii="Times New Roman" w:hAnsi="Times New Roman" w:cs="Times New Roman"/>
                <w:sz w:val="24"/>
                <w:szCs w:val="24"/>
              </w:rPr>
              <w:t>e înregistrare din meniu şi va introduce în câmpurile de text următoarele informaţii: smoke, smoke@szabi.dev, Smoke1Smoke, Smoke1Smoke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0A2112" w:rsidRPr="003E3EF0" w:rsidRDefault="00685229" w:rsidP="000A2112">
            <w:pPr>
              <w:pStyle w:val="ListParagraph"/>
              <w:ind w:left="0"/>
              <w:rPr>
                <w:rFonts w:ascii="Times New Roman" w:hAnsi="Times New Roman" w:cs="Times New Roman"/>
                <w:sz w:val="24"/>
                <w:szCs w:val="24"/>
              </w:rPr>
            </w:pPr>
            <w:r w:rsidRPr="00685229">
              <w:rPr>
                <w:rFonts w:ascii="Times New Roman" w:hAnsi="Times New Roman" w:cs="Times New Roman"/>
                <w:sz w:val="24"/>
                <w:szCs w:val="24"/>
              </w:rPr>
              <w:t>Utilizatorul cu nume smoke şi parolă Smoke1Smoke a fost creat, iar utilizatorul este redirecţionat la pagină de home</w:t>
            </w:r>
            <w:r w:rsidR="000A2112" w:rsidRPr="003E3EF0">
              <w:rPr>
                <w:rFonts w:ascii="Times New Roman" w:hAnsi="Times New Roman" w:cs="Times New Roman"/>
                <w:sz w:val="24"/>
                <w:szCs w:val="24"/>
              </w:rPr>
              <w:t>.</w:t>
            </w:r>
          </w:p>
        </w:tc>
      </w:tr>
      <w:tr w:rsidR="00CC0D3A" w:rsidRPr="003E3EF0" w:rsidTr="001C261F">
        <w:tc>
          <w:tcPr>
            <w:tcW w:w="4102" w:type="dxa"/>
          </w:tcPr>
          <w:p w:rsidR="002B79C3" w:rsidRPr="003E3EF0" w:rsidRDefault="007970D2" w:rsidP="007970D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linkul de înregistrare din meniu şi va introduce în câmpurile de text următoarele informaţii: smoke</w:t>
            </w:r>
            <w:r>
              <w:rPr>
                <w:rFonts w:ascii="Times New Roman" w:hAnsi="Times New Roman" w:cs="Times New Roman"/>
                <w:sz w:val="24"/>
                <w:szCs w:val="24"/>
              </w:rPr>
              <w:t>2</w:t>
            </w:r>
            <w:r w:rsidRPr="00845A52">
              <w:rPr>
                <w:rFonts w:ascii="Times New Roman" w:hAnsi="Times New Roman" w:cs="Times New Roman"/>
                <w:sz w:val="24"/>
                <w:szCs w:val="24"/>
              </w:rPr>
              <w:t>, smoke</w:t>
            </w:r>
            <w:r>
              <w:rPr>
                <w:rFonts w:ascii="Times New Roman" w:hAnsi="Times New Roman" w:cs="Times New Roman"/>
                <w:sz w:val="24"/>
                <w:szCs w:val="24"/>
              </w:rPr>
              <w:t>2</w:t>
            </w:r>
            <w:r w:rsidRPr="00845A52">
              <w:rPr>
                <w:rFonts w:ascii="Times New Roman" w:hAnsi="Times New Roman" w:cs="Times New Roman"/>
                <w:sz w:val="24"/>
                <w:szCs w:val="24"/>
              </w:rPr>
              <w:t>@szabi.dev, Smoke</w:t>
            </w:r>
            <w:r>
              <w:rPr>
                <w:rFonts w:ascii="Times New Roman" w:hAnsi="Times New Roman" w:cs="Times New Roman"/>
                <w:sz w:val="24"/>
                <w:szCs w:val="24"/>
              </w:rPr>
              <w:t>2</w:t>
            </w:r>
            <w:r w:rsidRPr="00845A52">
              <w:rPr>
                <w:rFonts w:ascii="Times New Roman" w:hAnsi="Times New Roman" w:cs="Times New Roman"/>
                <w:sz w:val="24"/>
                <w:szCs w:val="24"/>
              </w:rPr>
              <w:t>Smoke, Smoke</w:t>
            </w:r>
            <w:r>
              <w:rPr>
                <w:rFonts w:ascii="Times New Roman" w:hAnsi="Times New Roman" w:cs="Times New Roman"/>
                <w:sz w:val="24"/>
                <w:szCs w:val="24"/>
              </w:rPr>
              <w:t>2</w:t>
            </w:r>
            <w:r w:rsidRPr="00845A52">
              <w:rPr>
                <w:rFonts w:ascii="Times New Roman" w:hAnsi="Times New Roman" w:cs="Times New Roman"/>
                <w:sz w:val="24"/>
                <w:szCs w:val="24"/>
              </w:rPr>
              <w:t>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2B79C3" w:rsidRPr="003E3EF0" w:rsidRDefault="00345B0A" w:rsidP="00345B0A">
            <w:pPr>
              <w:pStyle w:val="ListParagraph"/>
              <w:ind w:left="0"/>
              <w:rPr>
                <w:rFonts w:ascii="Times New Roman" w:hAnsi="Times New Roman" w:cs="Times New Roman"/>
                <w:sz w:val="24"/>
                <w:szCs w:val="24"/>
              </w:rPr>
            </w:pPr>
            <w:r w:rsidRPr="00345B0A">
              <w:rPr>
                <w:rFonts w:ascii="Times New Roman" w:hAnsi="Times New Roman" w:cs="Times New Roman"/>
                <w:sz w:val="24"/>
                <w:szCs w:val="24"/>
              </w:rPr>
              <w:t>Utilizatorul cu nume smoke</w:t>
            </w:r>
            <w:r>
              <w:rPr>
                <w:rFonts w:ascii="Times New Roman" w:hAnsi="Times New Roman" w:cs="Times New Roman"/>
                <w:sz w:val="24"/>
                <w:szCs w:val="24"/>
              </w:rPr>
              <w:t>2</w:t>
            </w:r>
            <w:r w:rsidRPr="00345B0A">
              <w:rPr>
                <w:rFonts w:ascii="Times New Roman" w:hAnsi="Times New Roman" w:cs="Times New Roman"/>
                <w:sz w:val="24"/>
                <w:szCs w:val="24"/>
              </w:rPr>
              <w:t xml:space="preserve"> şi parolă Smoke</w:t>
            </w:r>
            <w:r>
              <w:rPr>
                <w:rFonts w:ascii="Times New Roman" w:hAnsi="Times New Roman" w:cs="Times New Roman"/>
                <w:sz w:val="24"/>
                <w:szCs w:val="24"/>
              </w:rPr>
              <w:t>2</w:t>
            </w:r>
            <w:r w:rsidRPr="00345B0A">
              <w:rPr>
                <w:rFonts w:ascii="Times New Roman" w:hAnsi="Times New Roman" w:cs="Times New Roman"/>
                <w:sz w:val="24"/>
                <w:szCs w:val="24"/>
              </w:rPr>
              <w:t>Smoke a fost creat, iar utilizatorul este redirecţionat la pagină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3C0ED9">
              <w:rPr>
                <w:rFonts w:ascii="Times New Roman" w:hAnsi="Times New Roman" w:cs="Times New Roman"/>
                <w:sz w:val="24"/>
                <w:szCs w:val="24"/>
              </w:rPr>
              <w:t>ap</w:t>
            </w:r>
            <w:r w:rsidR="003C0ED9" w:rsidRPr="00845A52">
              <w:rPr>
                <w:rFonts w:ascii="Times New Roman" w:hAnsi="Times New Roman" w:cs="Times New Roman"/>
                <w:sz w:val="24"/>
                <w:szCs w:val="24"/>
              </w:rPr>
              <w:t>ă</w:t>
            </w:r>
            <w:r w:rsidR="003C0ED9">
              <w:rPr>
                <w:rFonts w:ascii="Times New Roman" w:hAnsi="Times New Roman" w:cs="Times New Roman"/>
                <w:sz w:val="24"/>
                <w:szCs w:val="24"/>
              </w:rPr>
              <w:t>sa</w:t>
            </w:r>
            <w:r w:rsidR="003C0ED9"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9E42DE"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smoke, </w:t>
            </w:r>
            <w:hyperlink r:id="rId37"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D04B98" w:rsidP="00F01F3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F01F32" w:rsidRPr="003E3EF0" w:rsidRDefault="007049BE" w:rsidP="000A2112">
            <w:pPr>
              <w:pStyle w:val="ListParagraph"/>
              <w:ind w:left="0"/>
              <w:rPr>
                <w:rFonts w:ascii="Times New Roman" w:hAnsi="Times New Roman" w:cs="Times New Roman"/>
                <w:sz w:val="24"/>
                <w:szCs w:val="24"/>
              </w:rPr>
            </w:pPr>
            <w:r w:rsidRPr="007049BE">
              <w:rPr>
                <w:rFonts w:ascii="Times New Roman" w:hAnsi="Times New Roman" w:cs="Times New Roman"/>
                <w:sz w:val="24"/>
                <w:szCs w:val="24"/>
              </w:rPr>
              <w:t>Utilizatorul va primi un mesaj de eroare că numele de utilizator există deja în baza de date, şi nu va fi redirecţionat pe pagină de home.</w:t>
            </w:r>
          </w:p>
        </w:tc>
      </w:tr>
      <w:tr w:rsidR="00CC0D3A" w:rsidRPr="003E3EF0" w:rsidTr="001C261F">
        <w:tc>
          <w:tcPr>
            <w:tcW w:w="4102" w:type="dxa"/>
          </w:tcPr>
          <w:p w:rsidR="00CB7393" w:rsidRPr="003E3EF0" w:rsidRDefault="00D04B98"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3E3EF0">
              <w:rPr>
                <w:rFonts w:ascii="Times New Roman" w:hAnsi="Times New Roman" w:cs="Times New Roman"/>
                <w:sz w:val="24"/>
                <w:szCs w:val="24"/>
              </w:rPr>
              <w:t xml:space="preserve"> linkul </w:t>
            </w:r>
            <w:r w:rsidRPr="00845A52">
              <w:rPr>
                <w:rFonts w:ascii="Times New Roman" w:hAnsi="Times New Roman" w:cs="Times New Roman"/>
                <w:sz w:val="24"/>
                <w:szCs w:val="24"/>
              </w:rPr>
              <w:lastRenderedPageBreak/>
              <w:t>de înregistrare din meniu şi va introduce în câmpurile de text următoarele informaţii</w:t>
            </w:r>
            <w:r w:rsidRPr="003E3EF0">
              <w:rPr>
                <w:rFonts w:ascii="Times New Roman" w:hAnsi="Times New Roman" w:cs="Times New Roman"/>
                <w:sz w:val="24"/>
                <w:szCs w:val="24"/>
              </w:rPr>
              <w:t xml:space="preserve">: </w:t>
            </w:r>
            <w:r w:rsidR="00CB7393" w:rsidRPr="003E3EF0">
              <w:rPr>
                <w:rFonts w:ascii="Times New Roman" w:hAnsi="Times New Roman" w:cs="Times New Roman"/>
                <w:sz w:val="24"/>
                <w:szCs w:val="24"/>
              </w:rPr>
              <w:t xml:space="preserve">smoke, </w:t>
            </w:r>
            <w:hyperlink r:id="rId38" w:history="1">
              <w:r w:rsidR="00CB7393" w:rsidRPr="003E3EF0">
                <w:rPr>
                  <w:rStyle w:val="Hyperlink"/>
                  <w:rFonts w:ascii="Times New Roman" w:hAnsi="Times New Roman" w:cs="Times New Roman"/>
                  <w:sz w:val="24"/>
                  <w:szCs w:val="24"/>
                </w:rPr>
                <w:t>smoke_mail</w:t>
              </w:r>
            </w:hyperlink>
            <w:r w:rsidR="00CB7393" w:rsidRPr="003E3EF0">
              <w:rPr>
                <w:rFonts w:ascii="Times New Roman" w:hAnsi="Times New Roman" w:cs="Times New Roman"/>
                <w:sz w:val="24"/>
                <w:szCs w:val="24"/>
              </w:rPr>
              <w:t xml:space="preserve">, Smoke1Smoke, Smoke1Smoke </w:t>
            </w:r>
          </w:p>
          <w:p w:rsidR="00CB7393" w:rsidRPr="003E3EF0" w:rsidRDefault="00D04B98" w:rsidP="00CB7393">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CB7393" w:rsidRPr="003E3EF0" w:rsidRDefault="00A350E6" w:rsidP="00CB7393">
            <w:pPr>
              <w:pStyle w:val="ListParagraph"/>
              <w:ind w:left="0"/>
              <w:rPr>
                <w:rFonts w:ascii="Times New Roman" w:hAnsi="Times New Roman" w:cs="Times New Roman"/>
                <w:sz w:val="24"/>
                <w:szCs w:val="24"/>
              </w:rPr>
            </w:pPr>
            <w:r w:rsidRPr="00A350E6">
              <w:rPr>
                <w:rFonts w:ascii="Times New Roman" w:hAnsi="Times New Roman" w:cs="Times New Roman"/>
                <w:sz w:val="24"/>
                <w:szCs w:val="24"/>
              </w:rPr>
              <w:lastRenderedPageBreak/>
              <w:t xml:space="preserve">Utilizatorul va primi </w:t>
            </w:r>
            <w:r w:rsidRPr="00A350E6">
              <w:rPr>
                <w:rFonts w:ascii="Times New Roman" w:hAnsi="Times New Roman" w:cs="Times New Roman"/>
                <w:sz w:val="24"/>
                <w:szCs w:val="24"/>
              </w:rPr>
              <w:lastRenderedPageBreak/>
              <w:t>un mesaj de eroare că formatul de email nu este valid, şi nu va fi redirecţionat pe pagină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w:t>
            </w:r>
            <w:r w:rsidR="005072CC">
              <w:rPr>
                <w:rFonts w:ascii="Times New Roman" w:hAnsi="Times New Roman" w:cs="Times New Roman"/>
                <w:sz w:val="24"/>
                <w:szCs w:val="24"/>
              </w:rPr>
              <w:t>ap</w:t>
            </w:r>
            <w:r w:rsidR="005072CC" w:rsidRPr="00845A52">
              <w:rPr>
                <w:rFonts w:ascii="Times New Roman" w:hAnsi="Times New Roman" w:cs="Times New Roman"/>
                <w:sz w:val="24"/>
                <w:szCs w:val="24"/>
              </w:rPr>
              <w:t>ă</w:t>
            </w:r>
            <w:r w:rsidR="005072CC">
              <w:rPr>
                <w:rFonts w:ascii="Times New Roman" w:hAnsi="Times New Roman" w:cs="Times New Roman"/>
                <w:sz w:val="24"/>
                <w:szCs w:val="24"/>
              </w:rPr>
              <w:t>sa</w:t>
            </w:r>
            <w:r w:rsidR="005072CC"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843B2F" w:rsidRPr="00843B2F">
              <w:rPr>
                <w:rFonts w:ascii="Times New Roman" w:hAnsi="Times New Roman" w:cs="Times New Roman"/>
                <w:sz w:val="24"/>
                <w:szCs w:val="24"/>
              </w:rPr>
              <w:t>de înregistrare din meniu şi nu va completă toate câmpurile de text, după care va apasă butonul de înregistrare</w:t>
            </w:r>
          </w:p>
        </w:tc>
        <w:tc>
          <w:tcPr>
            <w:tcW w:w="4034" w:type="dxa"/>
          </w:tcPr>
          <w:p w:rsidR="00C83CFC" w:rsidRPr="003E3EF0" w:rsidRDefault="00991C23" w:rsidP="001C261F">
            <w:pPr>
              <w:pStyle w:val="ListParagraph"/>
              <w:keepNext/>
              <w:ind w:left="0"/>
              <w:rPr>
                <w:rFonts w:ascii="Times New Roman" w:hAnsi="Times New Roman" w:cs="Times New Roman"/>
                <w:sz w:val="24"/>
                <w:szCs w:val="24"/>
              </w:rPr>
            </w:pPr>
            <w:r w:rsidRPr="00991C23">
              <w:rPr>
                <w:rFonts w:ascii="Times New Roman" w:hAnsi="Times New Roman" w:cs="Times New Roman"/>
                <w:sz w:val="24"/>
                <w:szCs w:val="24"/>
              </w:rPr>
              <w:t>Utilizatorul va primi un mesaj de eroare că să completeze toate câmpurile de texit, şi nu va fi redirecţionat pe pagină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AD4629" w:rsidRPr="00AD4629">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734E21" w:rsidRPr="003E3EF0" w:rsidRDefault="00CC58B0" w:rsidP="00B20558">
            <w:pPr>
              <w:pStyle w:val="ListParagraph"/>
              <w:ind w:left="0"/>
              <w:rPr>
                <w:rFonts w:ascii="Times New Roman" w:hAnsi="Times New Roman" w:cs="Times New Roman"/>
                <w:sz w:val="24"/>
                <w:szCs w:val="24"/>
              </w:rPr>
            </w:pPr>
            <w:r w:rsidRPr="00CC58B0">
              <w:rPr>
                <w:rFonts w:ascii="Times New Roman" w:hAnsi="Times New Roman" w:cs="Times New Roman"/>
                <w:sz w:val="24"/>
                <w:szCs w:val="24"/>
              </w:rPr>
              <w:t>Utilizatorul va primi primi un mesaj de eroare că numele de utilizator sau parolă este greşită şi nu va fi redirecţionat pe pagină de welcome.</w:t>
            </w:r>
          </w:p>
        </w:tc>
      </w:tr>
      <w:tr w:rsidR="00023C76" w:rsidRPr="003E3EF0" w:rsidTr="007232F1">
        <w:tc>
          <w:tcPr>
            <w:tcW w:w="4081" w:type="dxa"/>
          </w:tcPr>
          <w:p w:rsidR="00734E21" w:rsidRPr="003E3EF0" w:rsidRDefault="005D500C" w:rsidP="004348C4">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w:t>
            </w:r>
            <w:r w:rsidR="004348C4">
              <w:rPr>
                <w:rFonts w:ascii="Times New Roman" w:hAnsi="Times New Roman" w:cs="Times New Roman"/>
                <w:sz w:val="24"/>
                <w:szCs w:val="24"/>
              </w:rPr>
              <w:t>2</w:t>
            </w:r>
            <w:r w:rsidR="004348C4" w:rsidRPr="004348C4">
              <w:rPr>
                <w:rFonts w:ascii="Times New Roman" w:hAnsi="Times New Roman" w:cs="Times New Roman"/>
                <w:sz w:val="24"/>
                <w:szCs w:val="24"/>
              </w:rPr>
              <w:t>Smoke. După introducerea infromat</w:t>
            </w:r>
            <w:r w:rsidR="004348C4">
              <w:rPr>
                <w:rFonts w:ascii="Times New Roman" w:hAnsi="Times New Roman" w:cs="Times New Roman"/>
                <w:sz w:val="24"/>
                <w:szCs w:val="24"/>
              </w:rPr>
              <w:t>iilor se apasă butonul de login</w:t>
            </w:r>
            <w:r w:rsidRPr="003E3EF0">
              <w:rPr>
                <w:rFonts w:ascii="Times New Roman" w:hAnsi="Times New Roman" w:cs="Times New Roman"/>
                <w:sz w:val="24"/>
                <w:szCs w:val="24"/>
              </w:rPr>
              <w:t>.</w:t>
            </w:r>
          </w:p>
        </w:tc>
        <w:tc>
          <w:tcPr>
            <w:tcW w:w="4055" w:type="dxa"/>
          </w:tcPr>
          <w:p w:rsidR="00734E21" w:rsidRPr="003E3EF0" w:rsidRDefault="00B601B4" w:rsidP="00B20558">
            <w:pPr>
              <w:pStyle w:val="ListParagraph"/>
              <w:ind w:left="0"/>
              <w:rPr>
                <w:rFonts w:ascii="Times New Roman" w:hAnsi="Times New Roman" w:cs="Times New Roman"/>
                <w:sz w:val="24"/>
                <w:szCs w:val="24"/>
              </w:rPr>
            </w:pPr>
            <w:r w:rsidRPr="00B601B4">
              <w:rPr>
                <w:rFonts w:ascii="Times New Roman" w:hAnsi="Times New Roman" w:cs="Times New Roman"/>
                <w:sz w:val="24"/>
                <w:szCs w:val="24"/>
              </w:rPr>
              <w:t>Utilizatorul va primi un mesaj de eroare că numele de utilizator există deja în baza de date, şi nu va fi redirecţionat pe pagină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563533"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010F5B">
              <w:rPr>
                <w:rFonts w:ascii="Times New Roman" w:hAnsi="Times New Roman" w:cs="Times New Roman"/>
                <w:sz w:val="24"/>
                <w:szCs w:val="24"/>
              </w:rPr>
              <w:t>ap</w:t>
            </w:r>
            <w:r w:rsidR="00010F5B" w:rsidRPr="00845A52">
              <w:rPr>
                <w:rFonts w:ascii="Times New Roman" w:hAnsi="Times New Roman" w:cs="Times New Roman"/>
                <w:sz w:val="24"/>
                <w:szCs w:val="24"/>
              </w:rPr>
              <w:t>ă</w:t>
            </w:r>
            <w:r w:rsidR="00010F5B">
              <w:rPr>
                <w:rFonts w:ascii="Times New Roman" w:hAnsi="Times New Roman" w:cs="Times New Roman"/>
                <w:sz w:val="24"/>
                <w:szCs w:val="24"/>
              </w:rPr>
              <w:t>sa</w:t>
            </w:r>
            <w:r w:rsidR="00010F5B"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7E7DA2"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home.</w:t>
            </w:r>
          </w:p>
        </w:tc>
      </w:tr>
    </w:tbl>
    <w:p w:rsidR="007232F1" w:rsidRDefault="007232F1" w:rsidP="007232F1">
      <w:pPr>
        <w:pStyle w:val="ListParagraph"/>
        <w:ind w:left="1440" w:firstLine="0"/>
      </w:pPr>
    </w:p>
    <w:p w:rsidR="000F01EA" w:rsidRDefault="000F01EA" w:rsidP="007232F1">
      <w:pPr>
        <w:pStyle w:val="ListParagraph"/>
        <w:ind w:left="1440" w:firstLine="0"/>
      </w:pPr>
    </w:p>
    <w:p w:rsidR="000F01EA" w:rsidRDefault="000F01EA" w:rsidP="007232F1">
      <w:pPr>
        <w:pStyle w:val="ListParagraph"/>
        <w:ind w:left="1440" w:firstLine="0"/>
      </w:pPr>
    </w:p>
    <w:p w:rsidR="002F5A10" w:rsidRPr="003E3EF0" w:rsidRDefault="002F5A10"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w:t>
      </w:r>
      <w:r w:rsidR="001E44D5" w:rsidRPr="001E44D5">
        <w:rPr>
          <w:b/>
          <w:color w:val="auto"/>
        </w:rPr>
        <w:t>ă</w:t>
      </w:r>
      <w:r w:rsidRPr="003E3EF0">
        <w:rPr>
          <w:b/>
        </w:rPr>
        <w:t>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1520A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w:t>
            </w:r>
            <w:r w:rsidR="001520A3">
              <w:rPr>
                <w:rFonts w:ascii="Times New Roman" w:hAnsi="Times New Roman" w:cs="Times New Roman"/>
                <w:sz w:val="24"/>
                <w:szCs w:val="24"/>
              </w:rPr>
              <w:t xml:space="preserve">lizatorul va deschide browserul </w:t>
            </w:r>
            <w:r w:rsidRPr="003E3EF0">
              <w:rPr>
                <w:rFonts w:ascii="Times New Roman" w:hAnsi="Times New Roman" w:cs="Times New Roman"/>
                <w:sz w:val="24"/>
                <w:szCs w:val="24"/>
              </w:rPr>
              <w:t xml:space="preserve">Chrome </w:t>
            </w:r>
            <w:r w:rsidR="007A2BD6" w:rsidRPr="004348C4">
              <w:rPr>
                <w:rFonts w:ascii="Times New Roman" w:hAnsi="Times New Roman" w:cs="Times New Roman"/>
                <w:sz w:val="24"/>
                <w:szCs w:val="24"/>
              </w:rPr>
              <w:t xml:space="preserve">şi </w:t>
            </w:r>
            <w:r w:rsidRPr="003E3EF0">
              <w:rPr>
                <w:rFonts w:ascii="Times New Roman" w:hAnsi="Times New Roman" w:cs="Times New Roman"/>
                <w:sz w:val="24"/>
                <w:szCs w:val="24"/>
              </w:rPr>
              <w:t>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 xml:space="preserve">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765E73" w:rsidRPr="003E3EF0" w:rsidTr="00B20558">
        <w:tc>
          <w:tcPr>
            <w:tcW w:w="4081" w:type="dxa"/>
          </w:tcPr>
          <w:p w:rsidR="00765E73" w:rsidRPr="003E3EF0" w:rsidRDefault="00826826" w:rsidP="00223BCC">
            <w:pPr>
              <w:pStyle w:val="ListParagraph"/>
              <w:ind w:left="0"/>
              <w:rPr>
                <w:rFonts w:ascii="Times New Roman" w:hAnsi="Times New Roman" w:cs="Times New Roman"/>
                <w:sz w:val="24"/>
                <w:szCs w:val="24"/>
              </w:rPr>
            </w:pPr>
            <w:r w:rsidRPr="00826826">
              <w:rPr>
                <w:rFonts w:ascii="Times New Roman" w:hAnsi="Times New Roman" w:cs="Times New Roman"/>
                <w:sz w:val="24"/>
                <w:szCs w:val="24"/>
              </w:rPr>
              <w:t>Utilizatorul va deschide browserul Chrome în mod privat şi se va loga în aplicaţie cu următoarele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6E18FC" w:rsidRPr="003E3EF0" w:rsidTr="00B20558">
        <w:tc>
          <w:tcPr>
            <w:tcW w:w="4081" w:type="dxa"/>
          </w:tcPr>
          <w:p w:rsidR="006E18FC" w:rsidRPr="003E3EF0" w:rsidRDefault="007B553D" w:rsidP="00B20558">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utiliziator şi va </w:t>
            </w:r>
            <w:r w:rsidR="00097581">
              <w:rPr>
                <w:rFonts w:ascii="Times New Roman" w:hAnsi="Times New Roman" w:cs="Times New Roman"/>
                <w:sz w:val="24"/>
                <w:szCs w:val="24"/>
              </w:rPr>
              <w:t>ap</w:t>
            </w:r>
            <w:r w:rsidR="00097581" w:rsidRPr="007B553D">
              <w:rPr>
                <w:rFonts w:ascii="Times New Roman" w:hAnsi="Times New Roman" w:cs="Times New Roman"/>
                <w:sz w:val="24"/>
                <w:szCs w:val="24"/>
              </w:rPr>
              <w:t>ă</w:t>
            </w:r>
            <w:r w:rsidR="00097581">
              <w:rPr>
                <w:rFonts w:ascii="Times New Roman" w:hAnsi="Times New Roman" w:cs="Times New Roman"/>
                <w:sz w:val="24"/>
                <w:szCs w:val="24"/>
              </w:rPr>
              <w:t>sa</w:t>
            </w:r>
            <w:r w:rsidR="00097581" w:rsidRPr="007B553D">
              <w:rPr>
                <w:rFonts w:ascii="Times New Roman" w:hAnsi="Times New Roman" w:cs="Times New Roman"/>
                <w:sz w:val="24"/>
                <w:szCs w:val="24"/>
              </w:rPr>
              <w:t xml:space="preserve"> </w:t>
            </w:r>
            <w:r w:rsidRPr="007B553D">
              <w:rPr>
                <w:rFonts w:ascii="Times New Roman" w:hAnsi="Times New Roman" w:cs="Times New Roman"/>
                <w:sz w:val="24"/>
                <w:szCs w:val="24"/>
              </w:rPr>
              <w:t>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w:t>
            </w:r>
            <w:r w:rsidR="00A34944">
              <w:rPr>
                <w:rFonts w:ascii="Times New Roman" w:hAnsi="Times New Roman" w:cs="Times New Roman"/>
                <w:sz w:val="24"/>
                <w:szCs w:val="24"/>
              </w:rPr>
              <w:t>rimi primi un mesaj de eroare că</w:t>
            </w:r>
            <w:r w:rsidRPr="003E3EF0">
              <w:rPr>
                <w:rFonts w:ascii="Times New Roman" w:hAnsi="Times New Roman" w:cs="Times New Roman"/>
                <w:sz w:val="24"/>
                <w:szCs w:val="24"/>
              </w:rPr>
              <w:t xml:space="preserve"> numele de </w:t>
            </w:r>
            <w:r w:rsidR="00A34944">
              <w:rPr>
                <w:rFonts w:ascii="Times New Roman" w:hAnsi="Times New Roman" w:cs="Times New Roman"/>
                <w:sz w:val="24"/>
                <w:szCs w:val="24"/>
              </w:rPr>
              <w:t>utilizator nu există</w:t>
            </w:r>
          </w:p>
        </w:tc>
      </w:tr>
      <w:tr w:rsidR="006E18FC" w:rsidRPr="003E3EF0" w:rsidTr="00B20558">
        <w:tc>
          <w:tcPr>
            <w:tcW w:w="4081" w:type="dxa"/>
          </w:tcPr>
          <w:p w:rsidR="006E18FC" w:rsidRPr="003E3EF0" w:rsidRDefault="00BF636D" w:rsidP="00BF636D">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w:t>
            </w:r>
            <w:r>
              <w:rPr>
                <w:rFonts w:ascii="Times New Roman" w:hAnsi="Times New Roman" w:cs="Times New Roman"/>
                <w:sz w:val="24"/>
                <w:szCs w:val="24"/>
              </w:rPr>
              <w:t>smoke2</w:t>
            </w:r>
            <w:r w:rsidR="00097581">
              <w:rPr>
                <w:rFonts w:ascii="Times New Roman" w:hAnsi="Times New Roman" w:cs="Times New Roman"/>
                <w:sz w:val="24"/>
                <w:szCs w:val="24"/>
              </w:rPr>
              <w:t xml:space="preserve"> şi va ap</w:t>
            </w:r>
            <w:r w:rsidRPr="007B553D">
              <w:rPr>
                <w:rFonts w:ascii="Times New Roman" w:hAnsi="Times New Roman" w:cs="Times New Roman"/>
                <w:sz w:val="24"/>
                <w:szCs w:val="24"/>
              </w:rPr>
              <w:t>ă</w:t>
            </w:r>
            <w:r w:rsidR="00097581">
              <w:rPr>
                <w:rFonts w:ascii="Times New Roman" w:hAnsi="Times New Roman" w:cs="Times New Roman"/>
                <w:sz w:val="24"/>
                <w:szCs w:val="24"/>
              </w:rPr>
              <w:t>sa</w:t>
            </w:r>
            <w:r w:rsidRPr="007B553D">
              <w:rPr>
                <w:rFonts w:ascii="Times New Roman" w:hAnsi="Times New Roman" w:cs="Times New Roman"/>
                <w:sz w:val="24"/>
                <w:szCs w:val="24"/>
              </w:rPr>
              <w:t xml:space="preserve">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w:t>
            </w:r>
            <w:r w:rsidR="00A34944">
              <w:rPr>
                <w:rFonts w:ascii="Times New Roman" w:hAnsi="Times New Roman" w:cs="Times New Roman"/>
                <w:sz w:val="24"/>
                <w:szCs w:val="24"/>
              </w:rPr>
              <w:t>rieteni a utilizatorului smoke ș</w:t>
            </w:r>
            <w:r w:rsidRPr="003E3EF0">
              <w:rPr>
                <w:rFonts w:ascii="Times New Roman" w:hAnsi="Times New Roman" w:cs="Times New Roman"/>
                <w:sz w:val="24"/>
                <w:szCs w:val="24"/>
              </w:rPr>
              <w:t>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smoke2 din lista de prieteni</w:t>
            </w:r>
          </w:p>
        </w:tc>
        <w:tc>
          <w:tcPr>
            <w:tcW w:w="4055" w:type="dxa"/>
          </w:tcPr>
          <w:p w:rsidR="00C25929" w:rsidRPr="003E3EF0" w:rsidRDefault="00834B7A" w:rsidP="00FD1F93">
            <w:pPr>
              <w:pStyle w:val="ListParagraph"/>
              <w:ind w:left="0"/>
              <w:rPr>
                <w:rFonts w:ascii="Times New Roman" w:hAnsi="Times New Roman" w:cs="Times New Roman"/>
                <w:sz w:val="24"/>
                <w:szCs w:val="24"/>
              </w:rPr>
            </w:pPr>
            <w:r>
              <w:rPr>
                <w:rFonts w:ascii="Times New Roman" w:hAnsi="Times New Roman" w:cs="Times New Roman"/>
                <w:sz w:val="24"/>
                <w:szCs w:val="24"/>
              </w:rPr>
              <w:t>La utilizatorul smoke v</w:t>
            </w:r>
            <w:r w:rsidR="00C25929" w:rsidRPr="003E3EF0">
              <w:rPr>
                <w:rFonts w:ascii="Times New Roman" w:hAnsi="Times New Roman" w:cs="Times New Roman"/>
                <w:sz w:val="24"/>
                <w:szCs w:val="24"/>
              </w:rPr>
              <w:t>a</w:t>
            </w:r>
            <w:r>
              <w:rPr>
                <w:rFonts w:ascii="Times New Roman" w:hAnsi="Times New Roman" w:cs="Times New Roman"/>
                <w:sz w:val="24"/>
                <w:szCs w:val="24"/>
              </w:rPr>
              <w:t xml:space="preserve"> apă</w:t>
            </w:r>
            <w:r w:rsidR="00FD1F93" w:rsidRPr="003E3EF0">
              <w:rPr>
                <w:rFonts w:ascii="Times New Roman" w:hAnsi="Times New Roman" w:cs="Times New Roman"/>
                <w:sz w:val="24"/>
                <w:szCs w:val="24"/>
              </w:rPr>
              <w:t>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A7357A">
              <w:rPr>
                <w:rFonts w:ascii="Times New Roman" w:hAnsi="Times New Roman" w:cs="Times New Roman"/>
                <w:sz w:val="24"/>
                <w:szCs w:val="24"/>
              </w:rPr>
              <w:t>ap</w:t>
            </w:r>
            <w:r w:rsidR="00A7357A" w:rsidRPr="00845A52">
              <w:rPr>
                <w:rFonts w:ascii="Times New Roman" w:hAnsi="Times New Roman" w:cs="Times New Roman"/>
                <w:sz w:val="24"/>
                <w:szCs w:val="24"/>
              </w:rPr>
              <w:t>ă</w:t>
            </w:r>
            <w:r w:rsidR="00A7357A">
              <w:rPr>
                <w:rFonts w:ascii="Times New Roman" w:hAnsi="Times New Roman" w:cs="Times New Roman"/>
                <w:sz w:val="24"/>
                <w:szCs w:val="24"/>
              </w:rPr>
              <w:t>sa</w:t>
            </w:r>
            <w:r w:rsidR="00A7357A" w:rsidRPr="003E3EF0">
              <w:rPr>
                <w:rFonts w:ascii="Times New Roman" w:hAnsi="Times New Roman" w:cs="Times New Roman"/>
                <w:sz w:val="24"/>
                <w:szCs w:val="24"/>
              </w:rPr>
              <w:t xml:space="preserve"> </w:t>
            </w:r>
            <w:r w:rsidRPr="003E3EF0">
              <w:rPr>
                <w:rFonts w:ascii="Times New Roman" w:hAnsi="Times New Roman" w:cs="Times New Roman"/>
                <w:sz w:val="24"/>
                <w:szCs w:val="24"/>
              </w:rPr>
              <w:t>pe butonul de Start</w:t>
            </w:r>
          </w:p>
        </w:tc>
        <w:tc>
          <w:tcPr>
            <w:tcW w:w="4055" w:type="dxa"/>
          </w:tcPr>
          <w:p w:rsidR="00C25929" w:rsidRPr="003E3EF0" w:rsidRDefault="00834B7A" w:rsidP="0086561E">
            <w:pPr>
              <w:pStyle w:val="ListParagraph"/>
              <w:ind w:left="0"/>
              <w:rPr>
                <w:rFonts w:ascii="Times New Roman" w:hAnsi="Times New Roman" w:cs="Times New Roman"/>
                <w:sz w:val="24"/>
                <w:szCs w:val="24"/>
              </w:rPr>
            </w:pPr>
            <w:r>
              <w:rPr>
                <w:rFonts w:ascii="Times New Roman" w:hAnsi="Times New Roman" w:cs="Times New Roman"/>
                <w:sz w:val="24"/>
                <w:szCs w:val="24"/>
              </w:rPr>
              <w:t>Dup</w:t>
            </w:r>
            <w:r w:rsidR="0086561E">
              <w:rPr>
                <w:rFonts w:ascii="Times New Roman" w:hAnsi="Times New Roman" w:cs="Times New Roman"/>
                <w:sz w:val="24"/>
                <w:szCs w:val="24"/>
              </w:rPr>
              <w:t>ă</w:t>
            </w:r>
            <w:r>
              <w:rPr>
                <w:rFonts w:ascii="Times New Roman" w:hAnsi="Times New Roman" w:cs="Times New Roman"/>
                <w:sz w:val="24"/>
                <w:szCs w:val="24"/>
              </w:rPr>
              <w:t xml:space="preserve"> 5 secunde de aș</w:t>
            </w:r>
            <w:r w:rsidR="00FD1F93" w:rsidRPr="003E3EF0">
              <w:rPr>
                <w:rFonts w:ascii="Times New Roman" w:hAnsi="Times New Roman" w:cs="Times New Roman"/>
                <w:sz w:val="24"/>
                <w:szCs w:val="24"/>
              </w:rPr>
              <w:t>tepta</w:t>
            </w:r>
            <w:r w:rsidR="00475631">
              <w:rPr>
                <w:rFonts w:ascii="Times New Roman" w:hAnsi="Times New Roman" w:cs="Times New Roman"/>
                <w:sz w:val="24"/>
                <w:szCs w:val="24"/>
              </w:rPr>
              <w:t>re la utilizatorul smoke2 va apă</w:t>
            </w:r>
            <w:r w:rsidR="00FD1F93" w:rsidRPr="003E3EF0">
              <w:rPr>
                <w:rFonts w:ascii="Times New Roman" w:hAnsi="Times New Roman" w:cs="Times New Roman"/>
                <w:sz w:val="24"/>
                <w:szCs w:val="24"/>
              </w:rPr>
              <w:t>rea cererea de conexiune</w:t>
            </w:r>
            <w:r>
              <w:rPr>
                <w:rFonts w:ascii="Times New Roman" w:hAnsi="Times New Roman" w:cs="Times New Roman"/>
                <w:sz w:val="24"/>
                <w:szCs w:val="24"/>
              </w:rPr>
              <w:t>.</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butonul de Accept</w:t>
            </w:r>
          </w:p>
        </w:tc>
        <w:tc>
          <w:tcPr>
            <w:tcW w:w="4055" w:type="dxa"/>
          </w:tcPr>
          <w:p w:rsidR="00C25929" w:rsidRPr="003E3EF0" w:rsidRDefault="00FD1F93"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aproximativ 15 secunde conexiunea se realizeaz</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iar </w:t>
            </w:r>
            <w:r w:rsidR="0086561E">
              <w:rPr>
                <w:rFonts w:ascii="Times New Roman" w:hAnsi="Times New Roman" w:cs="Times New Roman"/>
                <w:sz w:val="24"/>
                <w:szCs w:val="24"/>
              </w:rPr>
              <w:t>î</w:t>
            </w:r>
            <w:r w:rsidRPr="003E3EF0">
              <w:rPr>
                <w:rFonts w:ascii="Times New Roman" w:hAnsi="Times New Roman" w:cs="Times New Roman"/>
                <w:sz w:val="24"/>
                <w:szCs w:val="24"/>
              </w:rPr>
              <w:t>n feres</w:t>
            </w:r>
            <w:r w:rsidR="0086561E">
              <w:rPr>
                <w:rFonts w:ascii="Times New Roman" w:hAnsi="Times New Roman" w:cs="Times New Roman"/>
                <w:sz w:val="24"/>
                <w:szCs w:val="24"/>
              </w:rPr>
              <w:t>t</w:t>
            </w:r>
            <w:r w:rsidRPr="003E3EF0">
              <w:rPr>
                <w:rFonts w:ascii="Times New Roman" w:hAnsi="Times New Roman" w:cs="Times New Roman"/>
                <w:sz w:val="24"/>
                <w:szCs w:val="24"/>
              </w:rPr>
              <w:t>rele de video vor ap</w:t>
            </w:r>
            <w:r w:rsidR="0086561E">
              <w:rPr>
                <w:rFonts w:ascii="Times New Roman" w:hAnsi="Times New Roman" w:cs="Times New Roman"/>
                <w:sz w:val="24"/>
                <w:szCs w:val="24"/>
              </w:rPr>
              <w:t>ă</w:t>
            </w:r>
            <w:r w:rsidRPr="003E3EF0">
              <w:rPr>
                <w:rFonts w:ascii="Times New Roman" w:hAnsi="Times New Roman" w:cs="Times New Roman"/>
                <w:sz w:val="24"/>
                <w:szCs w:val="24"/>
              </w:rPr>
              <w:t>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w:t>
            </w:r>
            <w:r w:rsidR="0086561E">
              <w:rPr>
                <w:rFonts w:ascii="Times New Roman" w:hAnsi="Times New Roman" w:cs="Times New Roman"/>
                <w:sz w:val="24"/>
                <w:szCs w:val="24"/>
              </w:rPr>
              <w:t>ă cu</w:t>
            </w:r>
            <w:r w:rsidRPr="003E3EF0">
              <w:rPr>
                <w:rFonts w:ascii="Times New Roman" w:hAnsi="Times New Roman" w:cs="Times New Roman"/>
                <w:sz w:val="24"/>
                <w:szCs w:val="24"/>
              </w:rPr>
              <w:t xml:space="preserve"> informa</w:t>
            </w:r>
            <w:r w:rsidR="0086561E">
              <w:rPr>
                <w:rFonts w:ascii="Times New Roman" w:hAnsi="Times New Roman" w:cs="Times New Roman"/>
                <w:sz w:val="24"/>
                <w:szCs w:val="24"/>
              </w:rPr>
              <w:t>ț</w:t>
            </w:r>
            <w:r w:rsidRPr="003E3EF0">
              <w:rPr>
                <w:rFonts w:ascii="Times New Roman" w:hAnsi="Times New Roman" w:cs="Times New Roman"/>
                <w:sz w:val="24"/>
                <w:szCs w:val="24"/>
              </w:rPr>
              <w:t>ia urm</w:t>
            </w:r>
            <w:r w:rsidR="0086561E">
              <w:rPr>
                <w:rFonts w:ascii="Times New Roman" w:hAnsi="Times New Roman" w:cs="Times New Roman"/>
                <w:sz w:val="24"/>
                <w:szCs w:val="24"/>
              </w:rPr>
              <w:t>ă</w:t>
            </w:r>
            <w:r w:rsidRPr="003E3EF0">
              <w:rPr>
                <w:rFonts w:ascii="Times New Roman" w:hAnsi="Times New Roman" w:cs="Times New Roman"/>
                <w:sz w:val="24"/>
                <w:szCs w:val="24"/>
              </w:rPr>
              <w:t>toare</w:t>
            </w:r>
            <w:r w:rsidR="00763BBE">
              <w:rPr>
                <w:rFonts w:ascii="Times New Roman" w:hAnsi="Times New Roman" w:cs="Times New Roman"/>
                <w:sz w:val="24"/>
                <w:szCs w:val="24"/>
              </w:rPr>
              <w:t>:</w:t>
            </w:r>
            <w:r w:rsidR="00E35C7D">
              <w:rPr>
                <w:rFonts w:ascii="Times New Roman" w:hAnsi="Times New Roman" w:cs="Times New Roman"/>
                <w:sz w:val="24"/>
                <w:szCs w:val="24"/>
              </w:rPr>
              <w:t xml:space="preserve"> [data curentă</w:t>
            </w:r>
            <w:r w:rsidRPr="003E3EF0">
              <w:rPr>
                <w:rFonts w:ascii="Times New Roman" w:hAnsi="Times New Roman" w:cs="Times New Roman"/>
                <w:sz w:val="24"/>
                <w:szCs w:val="24"/>
              </w:rPr>
              <w:t>] smoke: Salut smoke2</w:t>
            </w:r>
          </w:p>
        </w:tc>
      </w:tr>
    </w:tbl>
    <w:p w:rsidR="00D947B2" w:rsidRPr="003E3EF0" w:rsidRDefault="00D947B2" w:rsidP="006E18FC">
      <w:pPr>
        <w:pStyle w:val="ListParagraph"/>
        <w:ind w:left="1440" w:firstLine="0"/>
      </w:pPr>
    </w:p>
    <w:p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rsidR="004164D7" w:rsidRDefault="00F3628D" w:rsidP="00BE20BA">
      <w:pPr>
        <w:pStyle w:val="Heading1"/>
        <w:numPr>
          <w:ilvl w:val="0"/>
          <w:numId w:val="1"/>
        </w:numPr>
      </w:pPr>
      <w:bookmarkStart w:id="142" w:name="h.17dp8vu" w:colFirst="0" w:colLast="0"/>
      <w:bookmarkStart w:id="143" w:name="_Toc454222680"/>
      <w:bookmarkEnd w:id="142"/>
      <w:r>
        <w:lastRenderedPageBreak/>
        <w:t>Manual de Instalare</w:t>
      </w:r>
      <w:r w:rsidR="00BC6B3A">
        <w:t xml:space="preserve"> și </w:t>
      </w:r>
      <w:r>
        <w:t>Utilizare</w:t>
      </w:r>
      <w:bookmarkEnd w:id="143"/>
    </w:p>
    <w:p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rsidR="00B6552E" w:rsidRDefault="00B6552E" w:rsidP="00B6552E">
      <w:pPr>
        <w:pStyle w:val="Heading2"/>
        <w:numPr>
          <w:ilvl w:val="1"/>
          <w:numId w:val="1"/>
        </w:numPr>
      </w:pPr>
      <w:bookmarkStart w:id="144" w:name="_Toc454222681"/>
      <w:r>
        <w:t>Instalare si rulare</w:t>
      </w:r>
      <w:bookmarkEnd w:id="144"/>
    </w:p>
    <w:p w:rsidR="00235C88" w:rsidRDefault="000673D2" w:rsidP="00235C88">
      <w:r w:rsidRPr="00A35228">
        <w:rPr>
          <w:color w:val="auto"/>
        </w:rPr>
        <w:t xml:space="preserve">Pentru instalarea </w:t>
      </w:r>
      <w:r>
        <w:rPr>
          <w:color w:val="auto"/>
        </w:rPr>
        <w:t>aplicaţiei</w:t>
      </w:r>
      <w:r w:rsidRPr="00A35228">
        <w:rPr>
          <w:color w:val="auto"/>
        </w:rPr>
        <w:t xml:space="preserve"> pe o </w:t>
      </w:r>
      <w:r>
        <w:rPr>
          <w:color w:val="auto"/>
        </w:rPr>
        <w:t>reţea</w:t>
      </w:r>
      <w:r w:rsidRPr="00A35228">
        <w:rPr>
          <w:color w:val="auto"/>
        </w:rPr>
        <w:t xml:space="preserve"> locala avem nevoie de urmatoarele </w:t>
      </w:r>
      <w:r>
        <w:rPr>
          <w:color w:val="auto"/>
        </w:rPr>
        <w:t>aplicaţii</w:t>
      </w:r>
      <w:r w:rsidRPr="00A35228">
        <w:rPr>
          <w:color w:val="auto"/>
        </w:rPr>
        <w:t xml:space="preserve"> instalate pe clientul local: Git, XAMPP </w:t>
      </w:r>
      <w:r>
        <w:rPr>
          <w:color w:val="auto"/>
        </w:rPr>
        <w:t>şi</w:t>
      </w:r>
      <w:r w:rsidRPr="00A35228">
        <w:rPr>
          <w:color w:val="auto"/>
        </w:rPr>
        <w:t xml:space="preserve"> un browser web (Chrome, Opera), iar sistemul de operare </w:t>
      </w:r>
      <w:r>
        <w:rPr>
          <w:color w:val="auto"/>
        </w:rPr>
        <w:t>trebuie să</w:t>
      </w:r>
      <w:r w:rsidRPr="00A35228">
        <w:rPr>
          <w:color w:val="auto"/>
        </w:rPr>
        <w:t xml:space="preserve"> fie Windows 7,8 sau 10</w:t>
      </w:r>
      <w:r w:rsidR="00611299">
        <w:t>.</w:t>
      </w:r>
    </w:p>
    <w:p w:rsidR="008C31F8" w:rsidRDefault="008C31F8" w:rsidP="008C31F8">
      <w:pPr>
        <w:pStyle w:val="Heading3"/>
        <w:numPr>
          <w:ilvl w:val="2"/>
          <w:numId w:val="1"/>
        </w:numPr>
      </w:pPr>
      <w:bookmarkStart w:id="145" w:name="_Toc454222682"/>
      <w:r>
        <w:t>Instalare Git</w:t>
      </w:r>
      <w:bookmarkEnd w:id="145"/>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9"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146" w:name="_Toc454222683"/>
      <w:r>
        <w:t>Instalare XAMPP</w:t>
      </w:r>
      <w:bookmarkEnd w:id="146"/>
    </w:p>
    <w:p w:rsidR="004B50E0" w:rsidRDefault="004B50E0" w:rsidP="004B50E0">
      <w:r w:rsidRPr="004B50E0">
        <w:t>Pentru instalarea programului XAMPP, utilizatorul trebuie să între pe pagina</w:t>
      </w:r>
    </w:p>
    <w:p w:rsidR="00581482" w:rsidRPr="004B50E0" w:rsidRDefault="00190E4C" w:rsidP="00D523EB">
      <w:hyperlink r:id="rId42" w:history="1">
        <w:r w:rsidR="00581482" w:rsidRPr="004B50E0">
          <w:t>https://www.apachefriends.org/download.html</w:t>
        </w:r>
      </w:hyperlink>
    </w:p>
    <w:p w:rsidR="004B50E0" w:rsidRPr="004B50E0" w:rsidRDefault="004B50E0" w:rsidP="004B50E0">
      <w:r w:rsidRPr="004B50E0">
        <w:t>şi sa descarce ultima versiune a programului. După ce se termina descarcarea se poate porni executabilul de instalare şi cu instalarea programului în sine.</w:t>
      </w:r>
    </w:p>
    <w:p w:rsidR="00A431B6" w:rsidRDefault="004B50E0" w:rsidP="004B50E0">
      <w:r w:rsidRPr="004B50E0">
        <w:t>Minima configuratie a programului trebuie să fie ca în figura X de mai jos, iar restul optiunilor poate fi lasat pe seama clientului</w:t>
      </w:r>
      <w:r w:rsidR="00420599">
        <w:t>.</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p>
    <w:p w:rsidR="00EE4812" w:rsidRDefault="00EE4812" w:rsidP="00235C88"/>
    <w:p w:rsidR="0059717B" w:rsidRDefault="00AD60D9" w:rsidP="0059717B">
      <w:r w:rsidRPr="00A35228">
        <w:rPr>
          <w:color w:val="auto"/>
        </w:rPr>
        <w:t xml:space="preserve">Fiind programele Git </w:t>
      </w:r>
      <w:r>
        <w:rPr>
          <w:color w:val="auto"/>
        </w:rPr>
        <w:t>şi</w:t>
      </w:r>
      <w:r w:rsidRPr="00A35228">
        <w:rPr>
          <w:color w:val="auto"/>
        </w:rPr>
        <w:t xml:space="preserve"> XAMPP instalate, se poate descarca </w:t>
      </w:r>
      <w:r>
        <w:rPr>
          <w:color w:val="auto"/>
        </w:rPr>
        <w:t>aplicaţia</w:t>
      </w:r>
      <w:r w:rsidRPr="00A35228">
        <w:rPr>
          <w:color w:val="auto"/>
        </w:rPr>
        <w:t xml:space="preserve"> de pe siteul github. Utilizatorul </w:t>
      </w:r>
      <w:r>
        <w:rPr>
          <w:color w:val="auto"/>
        </w:rPr>
        <w:t>trebuie să</w:t>
      </w:r>
      <w:r w:rsidRPr="00A35228">
        <w:rPr>
          <w:color w:val="auto"/>
        </w:rPr>
        <w:t xml:space="preserve"> </w:t>
      </w:r>
      <w:r>
        <w:rPr>
          <w:color w:val="auto"/>
        </w:rPr>
        <w:t>între</w:t>
      </w:r>
      <w:r w:rsidRPr="00A35228">
        <w:rPr>
          <w:color w:val="auto"/>
        </w:rPr>
        <w:t xml:space="preserve"> din Command Line </w:t>
      </w:r>
      <w:r>
        <w:rPr>
          <w:color w:val="auto"/>
        </w:rPr>
        <w:t>în</w:t>
      </w:r>
      <w:r w:rsidRPr="00A35228">
        <w:rPr>
          <w:color w:val="auto"/>
        </w:rPr>
        <w:t xml:space="preserve"> folderul unde a instalat xampp-ul, pe calea urmatoare</w:t>
      </w:r>
      <w:r w:rsidR="0059717B">
        <w:t>:</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190E4C" w:rsidP="0059717B">
      <w:pPr>
        <w:rPr>
          <w:i/>
        </w:rPr>
      </w:pPr>
      <w:hyperlink r:id="rId44" w:history="1">
        <w:r w:rsidR="00595FAD" w:rsidRPr="00E220F5">
          <w:rPr>
            <w:rStyle w:val="Hyperlink"/>
            <w:i/>
          </w:rPr>
          <w:t>https://github.com/Arctigor/webrtc.git</w:t>
        </w:r>
      </w:hyperlink>
    </w:p>
    <w:p w:rsidR="00595FAD" w:rsidRDefault="00595FAD" w:rsidP="0059717B">
      <w:pPr>
        <w:rPr>
          <w:i/>
        </w:rPr>
      </w:pPr>
    </w:p>
    <w:p w:rsidR="004164D7" w:rsidRDefault="001365EA" w:rsidP="00595FAD">
      <w:r>
        <w:rPr>
          <w:color w:val="auto"/>
        </w:rPr>
        <w:t>După</w:t>
      </w:r>
      <w:r w:rsidRPr="00A35228">
        <w:rPr>
          <w:color w:val="auto"/>
        </w:rPr>
        <w:t xml:space="preserve"> ce se ruleaza </w:t>
      </w:r>
      <w:r>
        <w:rPr>
          <w:color w:val="auto"/>
        </w:rPr>
        <w:t>această</w:t>
      </w:r>
      <w:r w:rsidRPr="00A35228">
        <w:rPr>
          <w:color w:val="auto"/>
        </w:rPr>
        <w:t xml:space="preserve"> comanda, </w:t>
      </w:r>
      <w:r>
        <w:rPr>
          <w:color w:val="auto"/>
        </w:rPr>
        <w:t>aplicaţia</w:t>
      </w:r>
      <w:r w:rsidRPr="00A35228">
        <w:rPr>
          <w:color w:val="auto"/>
        </w:rPr>
        <w:t xml:space="preserve"> va fi descarcata </w:t>
      </w:r>
      <w:r>
        <w:rPr>
          <w:color w:val="auto"/>
        </w:rPr>
        <w:t>în</w:t>
      </w:r>
      <w:r w:rsidRPr="00A35228">
        <w:rPr>
          <w:color w:val="auto"/>
        </w:rPr>
        <w:t xml:space="preserve"> folderul htdocs sub numele de webrtc. </w:t>
      </w:r>
      <w:r>
        <w:rPr>
          <w:color w:val="auto"/>
        </w:rPr>
        <w:t>Următorul</w:t>
      </w:r>
      <w:r w:rsidRPr="00A35228">
        <w:rPr>
          <w:color w:val="auto"/>
        </w:rPr>
        <w:t xml:space="preserve"> pas este sa </w:t>
      </w:r>
      <w:r>
        <w:rPr>
          <w:color w:val="auto"/>
        </w:rPr>
        <w:t>între</w:t>
      </w:r>
      <w:r w:rsidRPr="00A35228">
        <w:rPr>
          <w:color w:val="auto"/>
        </w:rPr>
        <w:t xml:space="preserve"> </w:t>
      </w:r>
      <w:r>
        <w:rPr>
          <w:color w:val="auto"/>
        </w:rPr>
        <w:t>în</w:t>
      </w:r>
      <w:r w:rsidRPr="00A35228">
        <w:rPr>
          <w:color w:val="auto"/>
        </w:rPr>
        <w:t xml:space="preserve"> folderul webrtc\server-conf </w:t>
      </w:r>
      <w:r>
        <w:rPr>
          <w:color w:val="auto"/>
        </w:rPr>
        <w:t>şi</w:t>
      </w:r>
      <w:r w:rsidRPr="00A35228">
        <w:rPr>
          <w:color w:val="auto"/>
        </w:rPr>
        <w:t xml:space="preserve"> se copieaza cele </w:t>
      </w:r>
      <w:r>
        <w:rPr>
          <w:color w:val="auto"/>
        </w:rPr>
        <w:t>două</w:t>
      </w:r>
      <w:r w:rsidRPr="00A35228">
        <w:rPr>
          <w:color w:val="auto"/>
        </w:rPr>
        <w:t xml:space="preserve"> </w:t>
      </w:r>
      <w:r>
        <w:rPr>
          <w:color w:val="auto"/>
        </w:rPr>
        <w:t>fişiere</w:t>
      </w:r>
      <w:r w:rsidRPr="00A35228">
        <w:rPr>
          <w:color w:val="auto"/>
        </w:rPr>
        <w:t xml:space="preserve"> </w:t>
      </w:r>
      <w:r>
        <w:rPr>
          <w:color w:val="auto"/>
        </w:rPr>
        <w:t>în</w:t>
      </w:r>
      <w:r w:rsidRPr="00A35228">
        <w:rPr>
          <w:color w:val="auto"/>
        </w:rPr>
        <w:t xml:space="preserve"> folderele de configuratii a serverului de apache, care se </w:t>
      </w:r>
      <w:r>
        <w:rPr>
          <w:color w:val="auto"/>
        </w:rPr>
        <w:t>află</w:t>
      </w:r>
      <w:r w:rsidRPr="00A35228">
        <w:rPr>
          <w:color w:val="auto"/>
        </w:rPr>
        <w:t xml:space="preserve"> pe urmatoarele </w:t>
      </w:r>
      <w:r>
        <w:rPr>
          <w:color w:val="auto"/>
        </w:rPr>
        <w:t>căi</w:t>
      </w:r>
      <w:r w:rsidR="00595FAD">
        <w:t>.</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1365EA" w:rsidP="00595FAD">
      <w:r>
        <w:rPr>
          <w:color w:val="auto"/>
        </w:rPr>
        <w:lastRenderedPageBreak/>
        <w:t>După</w:t>
      </w:r>
      <w:r w:rsidRPr="00A35228">
        <w:rPr>
          <w:color w:val="auto"/>
        </w:rPr>
        <w:t xml:space="preserve"> aceste configurari, utilizatorul </w:t>
      </w:r>
      <w:r>
        <w:rPr>
          <w:color w:val="auto"/>
        </w:rPr>
        <w:t>trebuie să</w:t>
      </w:r>
      <w:r w:rsidRPr="00A35228">
        <w:rPr>
          <w:color w:val="auto"/>
        </w:rPr>
        <w:t xml:space="preserve"> modifice fisierul de hosts din C:\Windows\System32\drivers\etc\hosts cu urmatoarele </w:t>
      </w:r>
      <w:r>
        <w:rPr>
          <w:color w:val="auto"/>
        </w:rPr>
        <w:t>informaţii</w:t>
      </w:r>
      <w:r w:rsidR="00F62B8F">
        <w:t>.</w:t>
      </w:r>
    </w:p>
    <w:p w:rsidR="004164D7" w:rsidRDefault="004164D7" w:rsidP="0059717B"/>
    <w:p w:rsidR="00F62B8F" w:rsidRDefault="00F62B8F">
      <w:pPr>
        <w:rPr>
          <w:i/>
        </w:rPr>
      </w:pPr>
      <w:r w:rsidRPr="00F62B8F">
        <w:rPr>
          <w:i/>
        </w:rPr>
        <w:t>&lt;IP local&gt; szabi.dev</w:t>
      </w:r>
    </w:p>
    <w:p w:rsidR="00F62B8F" w:rsidRDefault="00F62B8F"/>
    <w:p w:rsidR="002A2378" w:rsidRPr="00A35228" w:rsidRDefault="002A2378" w:rsidP="002A2378">
      <w:pPr>
        <w:rPr>
          <w:color w:val="auto"/>
        </w:rPr>
      </w:pPr>
      <w:r w:rsidRPr="00A35228">
        <w:rPr>
          <w:color w:val="auto"/>
        </w:rPr>
        <w:t>Un exemplu ar fi 192.168.1.103 szabi.dev.</w:t>
      </w:r>
    </w:p>
    <w:p w:rsidR="002E3F40" w:rsidRDefault="002A2378" w:rsidP="002A2378">
      <w:pPr>
        <w:ind w:firstLine="0"/>
      </w:pPr>
      <w:r w:rsidRPr="00A35228">
        <w:rPr>
          <w:i/>
          <w:color w:val="auto"/>
        </w:rPr>
        <w:tab/>
      </w:r>
      <w:r>
        <w:rPr>
          <w:color w:val="auto"/>
        </w:rPr>
        <w:t>După</w:t>
      </w:r>
      <w:r w:rsidRPr="00A35228">
        <w:rPr>
          <w:color w:val="auto"/>
        </w:rPr>
        <w:t xml:space="preserve"> aceste modificari se porneste Control Panelul de la XAMPP </w:t>
      </w:r>
      <w:r>
        <w:rPr>
          <w:color w:val="auto"/>
        </w:rPr>
        <w:t>şi</w:t>
      </w:r>
      <w:r w:rsidRPr="00A35228">
        <w:rPr>
          <w:color w:val="auto"/>
        </w:rPr>
        <w:t xml:space="preserve"> se porneste serverul de Apache </w:t>
      </w:r>
      <w:r>
        <w:rPr>
          <w:color w:val="auto"/>
        </w:rPr>
        <w:t>şi</w:t>
      </w:r>
      <w:r w:rsidRPr="00A35228">
        <w:rPr>
          <w:color w:val="auto"/>
        </w:rPr>
        <w:t xml:space="preserve"> MySQL, </w:t>
      </w:r>
      <w:r>
        <w:rPr>
          <w:color w:val="auto"/>
        </w:rPr>
        <w:t>după</w:t>
      </w:r>
      <w:r w:rsidRPr="00A35228">
        <w:rPr>
          <w:color w:val="auto"/>
        </w:rPr>
        <w:t xml:space="preserve"> cum se vede </w:t>
      </w:r>
      <w:r>
        <w:rPr>
          <w:color w:val="auto"/>
        </w:rPr>
        <w:t>în</w:t>
      </w:r>
      <w:r w:rsidRPr="00A35228">
        <w:rPr>
          <w:color w:val="auto"/>
        </w:rPr>
        <w:t xml:space="preserve"> figura</w:t>
      </w:r>
      <w:r w:rsidR="00860BAF">
        <w:t xml:space="preserve">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p>
    <w:p w:rsidR="00C34D5D" w:rsidRDefault="00C34D5D" w:rsidP="00F62B8F">
      <w:pPr>
        <w:ind w:firstLine="0"/>
      </w:pPr>
    </w:p>
    <w:p w:rsidR="00EF5F7C" w:rsidRPr="00A35228" w:rsidRDefault="00EF5F7C" w:rsidP="00EF5F7C">
      <w:pPr>
        <w:rPr>
          <w:color w:val="auto"/>
        </w:rPr>
      </w:pPr>
      <w:r>
        <w:rPr>
          <w:color w:val="auto"/>
        </w:rPr>
        <w:t>După</w:t>
      </w:r>
      <w:r w:rsidRPr="00A35228">
        <w:rPr>
          <w:color w:val="auto"/>
        </w:rPr>
        <w:t xml:space="preserve"> ce se pornesc cu succes cele </w:t>
      </w:r>
      <w:r>
        <w:rPr>
          <w:color w:val="auto"/>
        </w:rPr>
        <w:t>două</w:t>
      </w:r>
      <w:r w:rsidRPr="00A35228">
        <w:rPr>
          <w:color w:val="auto"/>
        </w:rPr>
        <w:t xml:space="preserve"> module, </w:t>
      </w:r>
      <w:r>
        <w:rPr>
          <w:color w:val="auto"/>
        </w:rPr>
        <w:t>următorul</w:t>
      </w:r>
      <w:r w:rsidRPr="00A35228">
        <w:rPr>
          <w:color w:val="auto"/>
        </w:rPr>
        <w:t xml:space="preserve"> pas este creearea bazei de date cu </w:t>
      </w:r>
      <w:r>
        <w:rPr>
          <w:color w:val="auto"/>
        </w:rPr>
        <w:t>informaţii</w:t>
      </w:r>
      <w:r w:rsidRPr="00A35228">
        <w:rPr>
          <w:color w:val="auto"/>
        </w:rPr>
        <w:t xml:space="preserve"> de baza care vin </w:t>
      </w:r>
      <w:r>
        <w:rPr>
          <w:color w:val="auto"/>
        </w:rPr>
        <w:t>în</w:t>
      </w:r>
      <w:r w:rsidRPr="00A35228">
        <w:rPr>
          <w:color w:val="auto"/>
        </w:rPr>
        <w:t xml:space="preserve"> mod implicit cu </w:t>
      </w:r>
      <w:r>
        <w:rPr>
          <w:color w:val="auto"/>
        </w:rPr>
        <w:t>aplicaţie</w:t>
      </w:r>
      <w:r w:rsidRPr="00A35228">
        <w:rPr>
          <w:color w:val="auto"/>
        </w:rPr>
        <w:t xml:space="preserve">. Clientul </w:t>
      </w:r>
      <w:r>
        <w:rPr>
          <w:color w:val="auto"/>
        </w:rPr>
        <w:t>trebuie să</w:t>
      </w:r>
      <w:r w:rsidRPr="00A35228">
        <w:rPr>
          <w:color w:val="auto"/>
        </w:rPr>
        <w:t xml:space="preserve"> navigheze pe linkul </w:t>
      </w:r>
    </w:p>
    <w:p w:rsidR="00EF5F7C" w:rsidRPr="00A35228" w:rsidRDefault="00190E4C" w:rsidP="00EF5F7C">
      <w:pPr>
        <w:rPr>
          <w:color w:val="auto"/>
        </w:rPr>
      </w:pPr>
      <w:hyperlink r:id="rId46" w:history="1">
        <w:r w:rsidR="00EF5F7C" w:rsidRPr="00A35228">
          <w:rPr>
            <w:rStyle w:val="Hyperlink"/>
            <w:color w:val="auto"/>
          </w:rPr>
          <w:t>http://localhost/phpmyadmin/</w:t>
        </w:r>
      </w:hyperlink>
    </w:p>
    <w:p w:rsidR="00ED2C58" w:rsidRPr="007F651B" w:rsidRDefault="00EF5F7C" w:rsidP="00EF5F7C">
      <w:pPr>
        <w:ind w:firstLine="0"/>
      </w:pPr>
      <w:r>
        <w:rPr>
          <w:color w:val="auto"/>
        </w:rPr>
        <w:t>după</w:t>
      </w:r>
      <w:r w:rsidRPr="00A35228">
        <w:rPr>
          <w:color w:val="auto"/>
        </w:rPr>
        <w:t xml:space="preserve"> care </w:t>
      </w:r>
      <w:r>
        <w:rPr>
          <w:color w:val="auto"/>
        </w:rPr>
        <w:t>trebuie să</w:t>
      </w:r>
      <w:r w:rsidRPr="00A35228">
        <w:rPr>
          <w:color w:val="auto"/>
        </w:rPr>
        <w:t xml:space="preserve"> creeze o noua schema prin a da click pe obiectul </w:t>
      </w:r>
      <w:r w:rsidRPr="00A35228">
        <w:rPr>
          <w:i/>
          <w:color w:val="auto"/>
        </w:rPr>
        <w:t>New</w:t>
      </w:r>
      <w:r w:rsidRPr="00A35228">
        <w:rPr>
          <w:color w:val="auto"/>
        </w:rPr>
        <w:t xml:space="preserve">, care se </w:t>
      </w:r>
      <w:r>
        <w:rPr>
          <w:color w:val="auto"/>
        </w:rPr>
        <w:t>află</w:t>
      </w:r>
      <w:r w:rsidRPr="00A35228">
        <w:rPr>
          <w:color w:val="auto"/>
        </w:rPr>
        <w:t xml:space="preserve"> </w:t>
      </w:r>
      <w:r>
        <w:rPr>
          <w:color w:val="auto"/>
        </w:rPr>
        <w:t>în</w:t>
      </w:r>
      <w:r w:rsidRPr="00A35228">
        <w:rPr>
          <w:color w:val="auto"/>
        </w:rPr>
        <w:t xml:space="preserve"> partea stanga a paginii. </w:t>
      </w:r>
      <w:r>
        <w:rPr>
          <w:color w:val="auto"/>
        </w:rPr>
        <w:t>După</w:t>
      </w:r>
      <w:r w:rsidRPr="00A35228">
        <w:rPr>
          <w:color w:val="auto"/>
        </w:rPr>
        <w:t xml:space="preserve"> apasarea butonuli New, apare o noua fereastra unde clientul </w:t>
      </w:r>
      <w:r>
        <w:rPr>
          <w:color w:val="auto"/>
        </w:rPr>
        <w:t>trebuie să</w:t>
      </w:r>
      <w:r w:rsidRPr="00A35228">
        <w:rPr>
          <w:color w:val="auto"/>
        </w:rPr>
        <w:t xml:space="preserve"> introduca numele de webrtc, </w:t>
      </w:r>
      <w:r>
        <w:rPr>
          <w:color w:val="auto"/>
        </w:rPr>
        <w:t>şi</w:t>
      </w:r>
      <w:r w:rsidRPr="00A35228">
        <w:rPr>
          <w:color w:val="auto"/>
        </w:rPr>
        <w:t xml:space="preserve"> sa creeze schema noua. </w:t>
      </w:r>
      <w:r>
        <w:rPr>
          <w:color w:val="auto"/>
        </w:rPr>
        <w:t>După</w:t>
      </w:r>
      <w:r w:rsidRPr="00A35228">
        <w:rPr>
          <w:color w:val="auto"/>
        </w:rPr>
        <w:t xml:space="preserve"> crearea schemei se, de click pe </w:t>
      </w:r>
      <w:r w:rsidRPr="00A35228">
        <w:rPr>
          <w:color w:val="auto"/>
        </w:rPr>
        <w:lastRenderedPageBreak/>
        <w:t xml:space="preserve">webrtc creat, </w:t>
      </w:r>
      <w:r>
        <w:rPr>
          <w:color w:val="auto"/>
        </w:rPr>
        <w:t>şi</w:t>
      </w:r>
      <w:r w:rsidRPr="00A35228">
        <w:rPr>
          <w:color w:val="auto"/>
        </w:rPr>
        <w:t xml:space="preserve"> se da click pe butonul de import aflat prin taburile paginii. </w:t>
      </w:r>
      <w:r>
        <w:rPr>
          <w:color w:val="auto"/>
        </w:rPr>
        <w:t>După</w:t>
      </w:r>
      <w:r w:rsidRPr="00A35228">
        <w:rPr>
          <w:color w:val="auto"/>
        </w:rPr>
        <w:t xml:space="preserve"> ce apare pagina urmatoare, clientul </w:t>
      </w:r>
      <w:r>
        <w:rPr>
          <w:color w:val="auto"/>
        </w:rPr>
        <w:t>trebuie să</w:t>
      </w:r>
      <w:r w:rsidRPr="00A35228">
        <w:rPr>
          <w:color w:val="auto"/>
        </w:rPr>
        <w:t xml:space="preserve"> aleaga fisierul webrtc de pe calea </w:t>
      </w:r>
      <w:r w:rsidRPr="00A35228">
        <w:rPr>
          <w:i/>
          <w:color w:val="auto"/>
        </w:rPr>
        <w:t>...\xampp\htdocs\webrtc\mysql\webrtc.sql</w:t>
      </w:r>
      <w:r w:rsidRPr="00A35228">
        <w:rPr>
          <w:color w:val="auto"/>
        </w:rPr>
        <w:t xml:space="preserve">, apoi </w:t>
      </w:r>
      <w:r>
        <w:rPr>
          <w:color w:val="auto"/>
        </w:rPr>
        <w:t>trebuie să</w:t>
      </w:r>
      <w:r w:rsidRPr="00A35228">
        <w:rPr>
          <w:color w:val="auto"/>
        </w:rPr>
        <w:t xml:space="preserve"> dea click pe butonul de OK. Baza de date va fi importat cu success, iar clientul </w:t>
      </w:r>
      <w:r>
        <w:rPr>
          <w:color w:val="auto"/>
        </w:rPr>
        <w:t>poate să</w:t>
      </w:r>
      <w:r w:rsidRPr="00A35228">
        <w:rPr>
          <w:color w:val="auto"/>
        </w:rPr>
        <w:t xml:space="preserve"> </w:t>
      </w:r>
      <w:r>
        <w:rPr>
          <w:color w:val="auto"/>
        </w:rPr>
        <w:t>folosească</w:t>
      </w:r>
      <w:r w:rsidRPr="00A35228">
        <w:rPr>
          <w:color w:val="auto"/>
        </w:rPr>
        <w:t xml:space="preserve"> </w:t>
      </w:r>
      <w:r>
        <w:rPr>
          <w:color w:val="auto"/>
        </w:rPr>
        <w:t>aplicaţia</w:t>
      </w:r>
      <w:r w:rsidRPr="00A35228">
        <w:rPr>
          <w:color w:val="auto"/>
        </w:rPr>
        <w:t xml:space="preserve"> cu succes, navigand pe pagina </w:t>
      </w:r>
      <w:hyperlink r:id="rId47" w:history="1">
        <w:r w:rsidRPr="00A35228">
          <w:rPr>
            <w:rStyle w:val="Hyperlink"/>
            <w:color w:val="auto"/>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147" w:name="_Toc454222684"/>
      <w:r>
        <w:t>Utilizarea aplicatiei</w:t>
      </w:r>
      <w:bookmarkEnd w:id="147"/>
    </w:p>
    <w:p w:rsidR="0009725D" w:rsidRDefault="0009725D" w:rsidP="00B84BAE">
      <w:r>
        <w:rPr>
          <w:noProof/>
        </w:rPr>
        <mc:AlternateContent>
          <mc:Choice Requires="wps">
            <w:drawing>
              <wp:anchor distT="0" distB="0" distL="114300" distR="114300" simplePos="0" relativeHeight="251658752"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190E4C" w:rsidRPr="00B84BAE" w:rsidRDefault="00190E4C"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190E4C" w:rsidRPr="00B84BAE" w:rsidRDefault="00190E4C"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v:textbox>
                <w10:wrap type="topAndBottom"/>
              </v:shape>
            </w:pict>
          </mc:Fallback>
        </mc:AlternateContent>
      </w:r>
      <w:r w:rsidR="00876EB2">
        <w:rPr>
          <w:noProof/>
        </w:rPr>
        <w:drawing>
          <wp:anchor distT="0" distB="0" distL="114300" distR="114300" simplePos="0" relativeHeight="251653632"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9F2121" w:rsidRPr="009F2121">
        <w:rPr>
          <w:color w:val="auto"/>
        </w:rPr>
        <w:t xml:space="preserve"> </w:t>
      </w:r>
      <w:r w:rsidR="009F2121" w:rsidRPr="00A35228">
        <w:rPr>
          <w:color w:val="auto"/>
        </w:rPr>
        <w:t xml:space="preserve">La navigarea </w:t>
      </w:r>
      <w:r w:rsidR="009F2121">
        <w:rPr>
          <w:color w:val="auto"/>
        </w:rPr>
        <w:t>aplicaţiei</w:t>
      </w:r>
      <w:r w:rsidR="009F2121" w:rsidRPr="00A35228">
        <w:rPr>
          <w:color w:val="auto"/>
        </w:rPr>
        <w:t xml:space="preserve"> la pagina principala, utilizatorul poate avea trei </w:t>
      </w:r>
      <w:r w:rsidR="009F2121">
        <w:rPr>
          <w:color w:val="auto"/>
        </w:rPr>
        <w:t>opţiuni</w:t>
      </w:r>
      <w:r w:rsidR="009F2121" w:rsidRPr="00A35228">
        <w:rPr>
          <w:color w:val="auto"/>
        </w:rPr>
        <w:t xml:space="preserve">, </w:t>
      </w:r>
      <w:r w:rsidR="009F2121">
        <w:rPr>
          <w:color w:val="auto"/>
        </w:rPr>
        <w:t>după</w:t>
      </w:r>
      <w:r w:rsidR="009F2121" w:rsidRPr="00A35228">
        <w:rPr>
          <w:color w:val="auto"/>
        </w:rPr>
        <w:t xml:space="preserve"> cum se vede </w:t>
      </w:r>
      <w:r w:rsidR="009F2121">
        <w:rPr>
          <w:color w:val="auto"/>
        </w:rPr>
        <w:t>şi</w:t>
      </w:r>
      <w:r w:rsidR="009F2121" w:rsidRPr="00A35228">
        <w:rPr>
          <w:color w:val="auto"/>
        </w:rPr>
        <w:t xml:space="preserve"> </w:t>
      </w:r>
      <w:r w:rsidR="009F2121">
        <w:rPr>
          <w:color w:val="auto"/>
        </w:rPr>
        <w:t>în</w:t>
      </w:r>
      <w:r w:rsidR="009F2121" w:rsidRPr="00A35228">
        <w:rPr>
          <w:color w:val="auto"/>
        </w:rPr>
        <w:t xml:space="preserve"> figura X de mai jos: </w:t>
      </w:r>
      <w:r w:rsidR="009F2121">
        <w:rPr>
          <w:color w:val="auto"/>
        </w:rPr>
        <w:t>înregistrare</w:t>
      </w:r>
      <w:r w:rsidR="009F2121" w:rsidRPr="00A35228">
        <w:rPr>
          <w:color w:val="auto"/>
        </w:rPr>
        <w:t>, logare simpla, logare cu facebook</w:t>
      </w:r>
      <w:r w:rsidR="00876EB2">
        <w:t>.</w:t>
      </w:r>
    </w:p>
    <w:p w:rsidR="00243001" w:rsidRDefault="00243001" w:rsidP="00C34D5D"/>
    <w:p w:rsidR="00F6335F" w:rsidRPr="00A35228" w:rsidRDefault="00F6335F" w:rsidP="00F6335F">
      <w:pPr>
        <w:rPr>
          <w:color w:val="auto"/>
        </w:rPr>
      </w:pPr>
      <w:r w:rsidRPr="00A35228">
        <w:rPr>
          <w:color w:val="auto"/>
        </w:rPr>
        <w:t xml:space="preserve">La </w:t>
      </w:r>
      <w:r>
        <w:rPr>
          <w:color w:val="auto"/>
        </w:rPr>
        <w:t>înregistrare</w:t>
      </w:r>
      <w:r w:rsidRPr="00A35228">
        <w:rPr>
          <w:color w:val="auto"/>
        </w:rPr>
        <w:t xml:space="preserve"> utilizatorul </w:t>
      </w:r>
      <w:r>
        <w:rPr>
          <w:color w:val="auto"/>
        </w:rPr>
        <w:t>trebuie să</w:t>
      </w:r>
      <w:r w:rsidRPr="00A35228">
        <w:rPr>
          <w:color w:val="auto"/>
        </w:rPr>
        <w:t xml:space="preserve"> introduca datele valide, ca sa se poate inregistra, </w:t>
      </w:r>
      <w:r>
        <w:rPr>
          <w:color w:val="auto"/>
        </w:rPr>
        <w:t>după</w:t>
      </w:r>
      <w:r w:rsidRPr="00A35228">
        <w:rPr>
          <w:color w:val="auto"/>
        </w:rPr>
        <w:t xml:space="preserve"> regurile mentionate </w:t>
      </w:r>
      <w:r>
        <w:rPr>
          <w:color w:val="auto"/>
        </w:rPr>
        <w:t>în</w:t>
      </w:r>
      <w:r w:rsidRPr="00A35228">
        <w:rPr>
          <w:color w:val="auto"/>
        </w:rPr>
        <w:t xml:space="preserve"> capitolul 5. </w:t>
      </w:r>
      <w:r>
        <w:rPr>
          <w:color w:val="auto"/>
        </w:rPr>
        <w:t>După</w:t>
      </w:r>
      <w:r w:rsidRPr="00A35228">
        <w:rPr>
          <w:color w:val="auto"/>
        </w:rPr>
        <w:t xml:space="preserve"> ce clientul a creat cu succes un utilizator, </w:t>
      </w:r>
      <w:r>
        <w:rPr>
          <w:color w:val="auto"/>
        </w:rPr>
        <w:t>poate să</w:t>
      </w:r>
      <w:r w:rsidRPr="00A35228">
        <w:rPr>
          <w:color w:val="auto"/>
        </w:rPr>
        <w:t xml:space="preserve"> se logeze cu acel utilizator, </w:t>
      </w:r>
      <w:r>
        <w:rPr>
          <w:color w:val="auto"/>
        </w:rPr>
        <w:t>după</w:t>
      </w:r>
      <w:r w:rsidRPr="00A35228">
        <w:rPr>
          <w:color w:val="auto"/>
        </w:rPr>
        <w:t xml:space="preserve"> care va fi </w:t>
      </w:r>
      <w:r>
        <w:rPr>
          <w:color w:val="auto"/>
        </w:rPr>
        <w:t>redirecţionat</w:t>
      </w:r>
      <w:r w:rsidRPr="00A35228">
        <w:rPr>
          <w:color w:val="auto"/>
        </w:rPr>
        <w:t xml:space="preserve"> pe pagina de welcome, unde se poate conecta </w:t>
      </w:r>
      <w:r>
        <w:rPr>
          <w:color w:val="auto"/>
        </w:rPr>
        <w:t>şi</w:t>
      </w:r>
      <w:r w:rsidRPr="00A35228">
        <w:rPr>
          <w:color w:val="auto"/>
        </w:rPr>
        <w:t xml:space="preserve"> comunica cu alti utilizatori.</w:t>
      </w:r>
    </w:p>
    <w:p w:rsidR="00F6335F" w:rsidRPr="00A35228" w:rsidRDefault="00F6335F" w:rsidP="00F6335F">
      <w:pPr>
        <w:rPr>
          <w:color w:val="auto"/>
        </w:rPr>
      </w:pPr>
      <w:r w:rsidRPr="00A35228">
        <w:rPr>
          <w:color w:val="auto"/>
        </w:rPr>
        <w:t xml:space="preserve">Pe pagina de welcome </w:t>
      </w:r>
      <w:r>
        <w:rPr>
          <w:color w:val="auto"/>
        </w:rPr>
        <w:t>poate să</w:t>
      </w:r>
      <w:r w:rsidRPr="00A35228">
        <w:rPr>
          <w:color w:val="auto"/>
        </w:rPr>
        <w:t xml:space="preserve"> adauge prieteni apasand pe butonul de Add friend, </w:t>
      </w:r>
      <w:r>
        <w:rPr>
          <w:color w:val="auto"/>
        </w:rPr>
        <w:t>şi</w:t>
      </w:r>
      <w:r w:rsidRPr="00A35228">
        <w:rPr>
          <w:color w:val="auto"/>
        </w:rPr>
        <w:t xml:space="preserve"> poate </w:t>
      </w:r>
      <w:r>
        <w:rPr>
          <w:color w:val="auto"/>
        </w:rPr>
        <w:t>începe</w:t>
      </w:r>
      <w:r w:rsidRPr="00A35228">
        <w:rPr>
          <w:color w:val="auto"/>
        </w:rPr>
        <w:t xml:space="preserve"> o </w:t>
      </w:r>
      <w:r>
        <w:rPr>
          <w:color w:val="auto"/>
        </w:rPr>
        <w:t>conversaţie</w:t>
      </w:r>
      <w:r w:rsidRPr="00A35228">
        <w:rPr>
          <w:color w:val="auto"/>
        </w:rPr>
        <w:t xml:space="preserve"> de tip text sau audio/video apasand pe unul dintre lista de prieteni </w:t>
      </w:r>
      <w:r>
        <w:rPr>
          <w:color w:val="auto"/>
        </w:rPr>
        <w:t>şi</w:t>
      </w:r>
      <w:r w:rsidRPr="00A35228">
        <w:rPr>
          <w:color w:val="auto"/>
        </w:rPr>
        <w:t xml:space="preserve"> apoi pe butonul de Start.</w:t>
      </w:r>
    </w:p>
    <w:p w:rsidR="00F6335F" w:rsidRPr="00A35228" w:rsidRDefault="00F6335F" w:rsidP="00F6335F">
      <w:pPr>
        <w:rPr>
          <w:color w:val="auto"/>
        </w:rPr>
      </w:pPr>
      <w:r>
        <w:rPr>
          <w:color w:val="auto"/>
        </w:rPr>
        <w:t>Dacă</w:t>
      </w:r>
      <w:r w:rsidRPr="00A35228">
        <w:rPr>
          <w:color w:val="auto"/>
        </w:rPr>
        <w:t xml:space="preserve"> un alt utilizator cere sa se conecteze la client, atunci acesta va putea alege de a accepta sau a refuza acea conexiune apasand pe butoanele de Accept sau Decline. </w:t>
      </w:r>
      <w:r>
        <w:rPr>
          <w:color w:val="auto"/>
        </w:rPr>
        <w:t>Dacă</w:t>
      </w:r>
      <w:r w:rsidRPr="00A35228">
        <w:rPr>
          <w:color w:val="auto"/>
        </w:rPr>
        <w:t xml:space="preserve"> se accepta conexiunea, atunci </w:t>
      </w:r>
      <w:r>
        <w:rPr>
          <w:color w:val="auto"/>
        </w:rPr>
        <w:t>trebuie să</w:t>
      </w:r>
      <w:r w:rsidRPr="00A35228">
        <w:rPr>
          <w:color w:val="auto"/>
        </w:rPr>
        <w:t xml:space="preserve"> astepte pana ce </w:t>
      </w:r>
      <w:r>
        <w:rPr>
          <w:color w:val="auto"/>
        </w:rPr>
        <w:t>aplicaţia</w:t>
      </w:r>
      <w:r w:rsidRPr="00A35228">
        <w:rPr>
          <w:color w:val="auto"/>
        </w:rPr>
        <w:t xml:space="preserve"> va crea conexiunea </w:t>
      </w:r>
      <w:r>
        <w:rPr>
          <w:color w:val="auto"/>
        </w:rPr>
        <w:t>între</w:t>
      </w:r>
      <w:r w:rsidRPr="00A35228">
        <w:rPr>
          <w:color w:val="auto"/>
        </w:rPr>
        <w:t xml:space="preserve"> cei doi utilizatori.</w:t>
      </w:r>
    </w:p>
    <w:p w:rsidR="00F6335F" w:rsidRPr="00A35228" w:rsidRDefault="00F6335F" w:rsidP="00F6335F">
      <w:pPr>
        <w:rPr>
          <w:color w:val="auto"/>
        </w:rPr>
      </w:pPr>
      <w:r w:rsidRPr="00A35228">
        <w:rPr>
          <w:color w:val="auto"/>
        </w:rPr>
        <w:t xml:space="preserve">Apasand pe butonul de Connect to Fb, utilizatorul </w:t>
      </w:r>
      <w:r>
        <w:rPr>
          <w:color w:val="auto"/>
        </w:rPr>
        <w:t>poate să</w:t>
      </w:r>
      <w:r w:rsidRPr="00A35228">
        <w:rPr>
          <w:color w:val="auto"/>
        </w:rPr>
        <w:t>-</w:t>
      </w:r>
      <w:r>
        <w:rPr>
          <w:color w:val="auto"/>
        </w:rPr>
        <w:t>şi</w:t>
      </w:r>
      <w:r w:rsidRPr="00A35228">
        <w:rPr>
          <w:color w:val="auto"/>
        </w:rPr>
        <w:t xml:space="preserve"> conecteze propriul cont de facebook la contul creat. </w:t>
      </w:r>
      <w:r>
        <w:rPr>
          <w:color w:val="auto"/>
        </w:rPr>
        <w:t>După</w:t>
      </w:r>
      <w:r w:rsidRPr="00A35228">
        <w:rPr>
          <w:color w:val="auto"/>
        </w:rPr>
        <w:t xml:space="preserve"> ce utilizatorul se logeaza pe facebook, conexiunea dintre contul curent </w:t>
      </w:r>
      <w:r>
        <w:rPr>
          <w:color w:val="auto"/>
        </w:rPr>
        <w:t>şi</w:t>
      </w:r>
      <w:r w:rsidRPr="00A35228">
        <w:rPr>
          <w:color w:val="auto"/>
        </w:rPr>
        <w:t xml:space="preserve"> contul de facebook se face automat, </w:t>
      </w:r>
      <w:r>
        <w:rPr>
          <w:color w:val="auto"/>
        </w:rPr>
        <w:t>după</w:t>
      </w:r>
      <w:r w:rsidRPr="00A35228">
        <w:rPr>
          <w:color w:val="auto"/>
        </w:rPr>
        <w:t xml:space="preserve"> care utilizatorul </w:t>
      </w:r>
      <w:r>
        <w:rPr>
          <w:color w:val="auto"/>
        </w:rPr>
        <w:t>poate să</w:t>
      </w:r>
      <w:r w:rsidRPr="00A35228">
        <w:rPr>
          <w:color w:val="auto"/>
        </w:rPr>
        <w:t xml:space="preserve"> se logeze cu contul de Facebook din pagina principala, apasand butonul Login with Fb.</w:t>
      </w:r>
    </w:p>
    <w:p w:rsidR="00F6335F" w:rsidRPr="00A35228" w:rsidRDefault="00F6335F" w:rsidP="00F6335F">
      <w:pPr>
        <w:rPr>
          <w:color w:val="auto"/>
        </w:rPr>
      </w:pPr>
      <w:r>
        <w:rPr>
          <w:color w:val="auto"/>
        </w:rPr>
        <w:t>Dacă</w:t>
      </w:r>
      <w:r w:rsidRPr="00A35228">
        <w:rPr>
          <w:color w:val="auto"/>
        </w:rPr>
        <w:t xml:space="preserve"> se creeaza o conexiune dintre cei doi utilizatori, se pot transfera </w:t>
      </w:r>
      <w:r>
        <w:rPr>
          <w:color w:val="auto"/>
        </w:rPr>
        <w:t>între</w:t>
      </w:r>
      <w:r w:rsidRPr="00A35228">
        <w:rPr>
          <w:color w:val="auto"/>
        </w:rPr>
        <w:t xml:space="preserve"> ei </w:t>
      </w:r>
      <w:r>
        <w:rPr>
          <w:color w:val="auto"/>
        </w:rPr>
        <w:t>fişiere</w:t>
      </w:r>
      <w:r w:rsidRPr="00A35228">
        <w:rPr>
          <w:color w:val="auto"/>
        </w:rPr>
        <w:t xml:space="preserve"> de orice tip, prin a da click pe butonul Send file, </w:t>
      </w:r>
      <w:r>
        <w:rPr>
          <w:color w:val="auto"/>
        </w:rPr>
        <w:t>după</w:t>
      </w:r>
      <w:r w:rsidRPr="00A35228">
        <w:rPr>
          <w:color w:val="auto"/>
        </w:rPr>
        <w:t xml:space="preserve"> ce se va alege fisierul dorit.</w:t>
      </w:r>
    </w:p>
    <w:p w:rsidR="00F6335F" w:rsidRPr="00A35228" w:rsidRDefault="00F6335F" w:rsidP="00F6335F">
      <w:pPr>
        <w:rPr>
          <w:color w:val="auto"/>
        </w:rPr>
      </w:pPr>
      <w:r w:rsidRPr="00A35228">
        <w:rPr>
          <w:color w:val="auto"/>
        </w:rPr>
        <w:t xml:space="preserve">La iesirea din </w:t>
      </w:r>
      <w:r>
        <w:rPr>
          <w:color w:val="auto"/>
        </w:rPr>
        <w:t>aplicaţie</w:t>
      </w:r>
      <w:r w:rsidRPr="00A35228">
        <w:rPr>
          <w:color w:val="auto"/>
        </w:rPr>
        <w:t xml:space="preserve">, utilizatorul </w:t>
      </w:r>
      <w:r>
        <w:rPr>
          <w:color w:val="auto"/>
        </w:rPr>
        <w:t>poate să</w:t>
      </w:r>
      <w:r w:rsidRPr="00A35228">
        <w:rPr>
          <w:color w:val="auto"/>
        </w:rPr>
        <w:t xml:space="preserve"> dea click pe butonul de Logout aflat </w:t>
      </w:r>
      <w:r>
        <w:rPr>
          <w:color w:val="auto"/>
        </w:rPr>
        <w:t>în</w:t>
      </w:r>
      <w:r w:rsidRPr="00A35228">
        <w:rPr>
          <w:color w:val="auto"/>
        </w:rPr>
        <w:t xml:space="preserve"> meniul </w:t>
      </w:r>
      <w:r>
        <w:rPr>
          <w:color w:val="auto"/>
        </w:rPr>
        <w:t>aplicaţiei</w:t>
      </w:r>
      <w:r w:rsidRPr="00A35228">
        <w:rPr>
          <w:color w:val="auto"/>
        </w:rPr>
        <w:t>.</w:t>
      </w:r>
    </w:p>
    <w:p w:rsidR="00A37C58" w:rsidRDefault="00F6335F" w:rsidP="00F6335F">
      <w:r w:rsidRPr="00A35228">
        <w:rPr>
          <w:color w:val="auto"/>
        </w:rPr>
        <w:t xml:space="preserve">O conexiune cu success se poate vedea </w:t>
      </w:r>
      <w:r>
        <w:rPr>
          <w:color w:val="auto"/>
        </w:rPr>
        <w:t>în</w:t>
      </w:r>
      <w:r w:rsidRPr="00A35228">
        <w:rPr>
          <w:color w:val="auto"/>
        </w:rPr>
        <w:t xml:space="preserve"> figura </w:t>
      </w:r>
      <w:r>
        <w:rPr>
          <w:color w:val="auto"/>
        </w:rPr>
        <w:t>7.6</w:t>
      </w:r>
      <w:r w:rsidRPr="00A35228">
        <w:rPr>
          <w:color w:val="auto"/>
        </w:rPr>
        <w:t xml:space="preserve"> de mai jos</w:t>
      </w:r>
      <w:r w:rsidR="00997FD6">
        <w:t>.</w:t>
      </w:r>
    </w:p>
    <w:p w:rsidR="00A37C58" w:rsidRDefault="00A37C58" w:rsidP="00C34D5D"/>
    <w:p w:rsidR="0069006F" w:rsidRDefault="009A3853" w:rsidP="009A3853">
      <w:r>
        <w:rPr>
          <w:noProof/>
        </w:rPr>
        <mc:AlternateContent>
          <mc:Choice Requires="wps">
            <w:drawing>
              <wp:anchor distT="0" distB="0" distL="114300" distR="114300" simplePos="0" relativeHeight="251689472"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190E4C" w:rsidRPr="009A3853" w:rsidRDefault="00190E4C"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190E4C" w:rsidRPr="009A3853" w:rsidRDefault="00190E4C"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v:textbox>
                <w10:wrap type="topAndBottom"/>
              </v:shape>
            </w:pict>
          </mc:Fallback>
        </mc:AlternateContent>
      </w:r>
      <w:r w:rsidR="00A37C58">
        <w:rPr>
          <w:noProof/>
        </w:rPr>
        <w:drawing>
          <wp:anchor distT="0" distB="0" distL="114300" distR="114300" simplePos="0" relativeHeight="251663872"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393B2B" w:rsidRPr="00A35228" w:rsidRDefault="00393B2B" w:rsidP="00393B2B">
      <w:pPr>
        <w:rPr>
          <w:color w:val="auto"/>
        </w:rPr>
      </w:pPr>
      <w:r w:rsidRPr="00A35228">
        <w:rPr>
          <w:color w:val="auto"/>
        </w:rPr>
        <w:t xml:space="preserve">Pentru a vedea istoricul unei </w:t>
      </w:r>
      <w:r>
        <w:rPr>
          <w:color w:val="auto"/>
        </w:rPr>
        <w:t>conversaţii</w:t>
      </w:r>
      <w:r w:rsidRPr="00A35228">
        <w:rPr>
          <w:color w:val="auto"/>
        </w:rPr>
        <w:t xml:space="preserve">, utilizatorul </w:t>
      </w:r>
      <w:r>
        <w:rPr>
          <w:color w:val="auto"/>
        </w:rPr>
        <w:t>trebuie să</w:t>
      </w:r>
      <w:r w:rsidRPr="00A35228">
        <w:rPr>
          <w:color w:val="auto"/>
        </w:rPr>
        <w:t xml:space="preserve"> dea click pe un prieten din lista de prieteni, </w:t>
      </w:r>
      <w:r>
        <w:rPr>
          <w:color w:val="auto"/>
        </w:rPr>
        <w:t>şi</w:t>
      </w:r>
      <w:r w:rsidRPr="00A35228">
        <w:rPr>
          <w:color w:val="auto"/>
        </w:rPr>
        <w:t xml:space="preserve"> apoi pe linkul de See history sub cele 2 TextArea-uri.</w:t>
      </w:r>
    </w:p>
    <w:p w:rsidR="004164D7" w:rsidRPr="00C34D5D" w:rsidRDefault="00393B2B" w:rsidP="00393B2B">
      <w:r w:rsidRPr="00A35228">
        <w:rPr>
          <w:color w:val="auto"/>
        </w:rPr>
        <w:t xml:space="preserve">Utilizatorul se mai poate juca </w:t>
      </w:r>
      <w:r>
        <w:rPr>
          <w:color w:val="auto"/>
        </w:rPr>
        <w:t>şi</w:t>
      </w:r>
      <w:r w:rsidRPr="00A35228">
        <w:rPr>
          <w:color w:val="auto"/>
        </w:rPr>
        <w:t xml:space="preserve"> cu culorile backgroundului, </w:t>
      </w:r>
      <w:r>
        <w:rPr>
          <w:color w:val="auto"/>
        </w:rPr>
        <w:t>şi</w:t>
      </w:r>
      <w:r w:rsidRPr="00A35228">
        <w:rPr>
          <w:color w:val="auto"/>
        </w:rPr>
        <w:t xml:space="preserve"> </w:t>
      </w:r>
      <w:r>
        <w:rPr>
          <w:color w:val="auto"/>
        </w:rPr>
        <w:t>poate să</w:t>
      </w:r>
      <w:r w:rsidRPr="00A35228">
        <w:rPr>
          <w:color w:val="auto"/>
        </w:rPr>
        <w:t>-</w:t>
      </w:r>
      <w:r>
        <w:rPr>
          <w:color w:val="auto"/>
        </w:rPr>
        <w:t>şi</w:t>
      </w:r>
      <w:r w:rsidRPr="00A35228">
        <w:rPr>
          <w:color w:val="auto"/>
        </w:rPr>
        <w:t xml:space="preserve"> aleaga fiecare ce culoare isi doreste din lista de culori prezentata </w:t>
      </w:r>
      <w:r>
        <w:rPr>
          <w:color w:val="auto"/>
        </w:rPr>
        <w:t>în</w:t>
      </w:r>
      <w:r w:rsidRPr="00A35228">
        <w:rPr>
          <w:color w:val="auto"/>
        </w:rPr>
        <w:t xml:space="preserve"> figura de mai sus</w:t>
      </w:r>
      <w:r w:rsidR="00722B1A">
        <w:t>.</w:t>
      </w:r>
      <w:r w:rsidR="00F3628D" w:rsidRPr="00C34D5D">
        <w:br w:type="page"/>
      </w:r>
    </w:p>
    <w:p w:rsidR="004164D7" w:rsidRDefault="00F3628D" w:rsidP="0027514E">
      <w:pPr>
        <w:pStyle w:val="Heading1"/>
        <w:numPr>
          <w:ilvl w:val="0"/>
          <w:numId w:val="1"/>
        </w:numPr>
      </w:pPr>
      <w:bookmarkStart w:id="148" w:name="h.3rdcrjn" w:colFirst="0" w:colLast="0"/>
      <w:bookmarkStart w:id="149" w:name="_Toc454222685"/>
      <w:bookmarkEnd w:id="148"/>
      <w:r>
        <w:lastRenderedPageBreak/>
        <w:t>Concluzii</w:t>
      </w:r>
      <w:bookmarkEnd w:id="149"/>
    </w:p>
    <w:p w:rsidR="004164D7" w:rsidRDefault="00A83F2C" w:rsidP="00844E55">
      <w:r w:rsidRPr="00A83F2C">
        <w:t xml:space="preserve">În acest capitol vor fi prezentate </w:t>
      </w:r>
      <w:del w:id="150" w:author="Szabolcs Bene" w:date="2016-06-20T22:42:00Z">
        <w:r w:rsidR="00844E55" w:rsidDel="00D81F3C">
          <w:delText xml:space="preserve">în </w:delText>
        </w:r>
      </w:del>
      <w:ins w:id="151" w:author="Szabolcs Bene" w:date="2016-06-20T22:42:00Z">
        <w:r w:rsidR="00D81F3C">
          <w:t>pe</w:t>
        </w:r>
        <w:r w:rsidR="00D81F3C">
          <w:t xml:space="preserve"> </w:t>
        </w:r>
      </w:ins>
      <w:r w:rsidR="00844E55">
        <w:t>scurt obiectivele propuse</w:t>
      </w:r>
      <w:ins w:id="152" w:author="Szabolcs Bene" w:date="2016-06-20T22:45:00Z">
        <w:r w:rsidR="00D81F3C">
          <w:t>, gradul de realizare</w:t>
        </w:r>
      </w:ins>
      <w:bookmarkStart w:id="153" w:name="_GoBack"/>
      <w:bookmarkEnd w:id="153"/>
      <w:r w:rsidR="00844E55">
        <w:t xml:space="preserve"> și câteva idei pentru dezvoltări ulterioare</w:t>
      </w:r>
      <w:r w:rsidRPr="00A83F2C">
        <w:t>.</w:t>
      </w:r>
    </w:p>
    <w:p w:rsidR="00E6327B" w:rsidRDefault="00E6327B" w:rsidP="00E6327B">
      <w:pPr>
        <w:pStyle w:val="Heading2"/>
        <w:numPr>
          <w:ilvl w:val="1"/>
          <w:numId w:val="1"/>
        </w:numPr>
      </w:pPr>
      <w:bookmarkStart w:id="154" w:name="_Toc454222686"/>
      <w:r>
        <w:t>Realizarea obiectivelor propuse</w:t>
      </w:r>
      <w:bookmarkEnd w:id="154"/>
    </w:p>
    <w:p w:rsidR="00026FE1" w:rsidRPr="00026FE1" w:rsidRDefault="00026FE1" w:rsidP="00026FE1">
      <w:r w:rsidRPr="00026FE1">
        <w:t>Sistemul care s-a realizat reuseste sa isi atinga scopul de a putea fi un sistem competitiv cu sistemele similare disponibile.</w:t>
      </w:r>
    </w:p>
    <w:p w:rsidR="00026FE1" w:rsidRPr="00026FE1" w:rsidRDefault="00026FE1" w:rsidP="00026FE1">
      <w:r w:rsidRPr="00026FE1">
        <w:t>Obiectivele secundare propuse s-au realizat în totalitate, utilizatorii se pot autentifica în aplicaţie prin nume de utilizator şi parola sau cont de Facebook, şi pot să se conecteze la alti utilizator pentru a realiza convorbiri în mesaje de tip text sau audio/video în timp real. Aplicaţia nu are nevoie de alte pluginuri sau programe externe pentru a realiza conexiunile cu alti utilizatori. Un utilizatori poate adauga mai multi prieteni în lista de prieteni şi poate să se conecteze la mai multi utilizatori în aceasi timp. Utilizatorul mai poate accesa şi conversaţiile anterioare pe care le-a avut cu alti utilizatori, şi poate să trimită fişiere către utilizatorii deja conectati, în timp real.</w:t>
      </w:r>
    </w:p>
    <w:p w:rsidR="00026FE1" w:rsidRPr="00026FE1" w:rsidRDefault="00026FE1" w:rsidP="00026FE1">
      <w:r w:rsidRPr="00026FE1">
        <w:t>Componenta de client se ocupa cu afişarea interfetei utilizator şi cu tratarea evenimentelor pornite de către utilizator, şi împreună cu componenta de server poate să realizeze conexiunea dintre utilizatori.</w:t>
      </w:r>
    </w:p>
    <w:p w:rsidR="00026FE1" w:rsidRPr="00026FE1" w:rsidRDefault="00026FE1" w:rsidP="00026FE1">
      <w:r w:rsidRPr="00026FE1">
        <w:t>Componenta de server se ocupa cu scrierea şi citirea de informaţii din baza de date, dar şi cu controlul paginilor şi a requesturilor utilizatorului. Conexiunea dintre componenta de client şi componenta de server se face prin requesturi sau apelari de funcții AJAX.</w:t>
      </w:r>
    </w:p>
    <w:p w:rsidR="00EA4BD7" w:rsidRDefault="00026FE1" w:rsidP="00026FE1">
      <w:r w:rsidRPr="00026FE1">
        <w:t>Sistemul reuseste sa livreze un mediu usor de inteles şi de utilizat, lucru sustinut şi de datele obţinute în urma studiului de evaluare. Utilizabilitatea şi lipsa nevoii de o perioada lunga de acomodare cu sistemul este sustinuta tot de rezultatele obţinute în urma efectuarii studiului</w:t>
      </w:r>
      <w:r w:rsidR="00FC64EE">
        <w:t>.</w:t>
      </w:r>
      <w:r w:rsidR="00EA4BD7">
        <w:t xml:space="preserve"> </w:t>
      </w:r>
    </w:p>
    <w:p w:rsidR="0030365C" w:rsidRDefault="00682628" w:rsidP="0030365C">
      <w:pPr>
        <w:pStyle w:val="Heading2"/>
        <w:numPr>
          <w:ilvl w:val="1"/>
          <w:numId w:val="1"/>
        </w:numPr>
      </w:pPr>
      <w:bookmarkStart w:id="155" w:name="_Toc454222687"/>
      <w:r>
        <w:t>Dezvoltari ulterioare</w:t>
      </w:r>
      <w:bookmarkEnd w:id="155"/>
    </w:p>
    <w:p w:rsidR="003F76E4" w:rsidRDefault="005E4D1C" w:rsidP="005E4D1C">
      <w:r>
        <w:t>În general orice sistem informatic poate să benefi</w:t>
      </w:r>
      <w:r w:rsidR="003F76E4">
        <w:t>cieze de dezvoltări ulterioare și de extinderea funcționalităților.</w:t>
      </w:r>
    </w:p>
    <w:p w:rsidR="005E4D1C" w:rsidRDefault="005E4D1C" w:rsidP="005E4D1C">
      <w:r>
        <w:t xml:space="preserve">O dezvoltare ulterioară poate fi creearea conferinţelor şi adăugarea a mai multor prieteni într-o singură conversaţie. Această funcţionalitate oferă posibilitatea de comunicare simultană de tip text sau audio/video, între clienţi, prin sincronizarea canalelor de comunicare. </w:t>
      </w:r>
    </w:p>
    <w:p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formatul şi culoarea textului trimis la ceilalţi clienţi. Pe partea de comunicare de tip audio şi </w:t>
      </w:r>
      <w:r>
        <w:lastRenderedPageBreak/>
        <w:t xml:space="preserve">video, se poate introduce funcţionalitatea de a modifică volumul sunetului sau de a opri sunetul de tot. Aceste dezvoltări pot să ofere şi schimbarea calităţii videoului transmis, dar şi schimbarea dimensiunea ferestrelor de video. </w:t>
      </w:r>
    </w:p>
    <w:p w:rsidR="005E4D1C" w:rsidRDefault="005E4D1C" w:rsidP="005E4D1C">
      <w:r>
        <w:t xml:space="preserve">Partea de interfaţă grafică se poate îmbunătăţi prin alegerea a mai multer teme de interfaţă şi salvarea acestora. </w:t>
      </w:r>
    </w:p>
    <w:p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rsidR="006649FE" w:rsidRDefault="00803410" w:rsidP="003D1BA6">
      <w:pPr>
        <w:pStyle w:val="Heading1"/>
        <w:ind w:firstLine="0"/>
      </w:pPr>
      <w:bookmarkStart w:id="156" w:name="h.26in1rg" w:colFirst="0" w:colLast="0"/>
      <w:bookmarkStart w:id="157" w:name="_Toc454222688"/>
      <w:bookmarkEnd w:id="156"/>
      <w:r>
        <w:lastRenderedPageBreak/>
        <w:t>Bibliografie</w:t>
      </w:r>
      <w:bookmarkEnd w:id="157"/>
    </w:p>
    <w:p w:rsidR="00DB367D" w:rsidRDefault="00192D8B" w:rsidP="00D269B2">
      <w:pPr>
        <w:ind w:left="709" w:hanging="709"/>
      </w:pPr>
      <w:r>
        <w:t>[1</w:t>
      </w:r>
      <w:r w:rsidR="00EE5C03">
        <w:t>]</w:t>
      </w:r>
      <w:r w:rsidR="00EE5C03">
        <w:tab/>
        <w:t>Flanagan,David:JavaScript:The DefinitiveGuide (5th e</w:t>
      </w:r>
      <w:r w:rsidRPr="00192D8B">
        <w:t>d.).</w:t>
      </w:r>
      <w:r w:rsidR="00EE5C03">
        <w:t xml:space="preserve"> </w:t>
      </w:r>
      <w:r w:rsidRPr="00192D8B">
        <w:t> </w:t>
      </w:r>
      <w:hyperlink r:id="rId50" w:tooltip="O'Reilly Media" w:history="1">
        <w:r>
          <w:t>O'Reilly</w:t>
        </w:r>
        <w:r w:rsidR="00EE5C03">
          <w:t xml:space="preserve"> </w:t>
        </w:r>
        <w:r w:rsidRPr="00192D8B">
          <w:t>&amp;</w:t>
        </w:r>
        <w:r w:rsidR="00EE5C03">
          <w:t xml:space="preserve"> </w:t>
        </w:r>
        <w:r w:rsidRPr="00192D8B">
          <w:t>Associates</w:t>
        </w:r>
      </w:hyperlink>
      <w:r w:rsidRPr="00192D8B">
        <w:t>.</w:t>
      </w:r>
      <w:r w:rsidR="00EE5C03">
        <w:t xml:space="preserve"> </w:t>
      </w:r>
      <w:hyperlink r:id="rId51" w:tooltip="International Standard Book Number" w:history="1">
        <w:r w:rsidRPr="00192D8B">
          <w:t>ISBN</w:t>
        </w:r>
      </w:hyperlink>
      <w:r w:rsidRPr="00192D8B">
        <w:t> </w:t>
      </w:r>
      <w:hyperlink r:id="rId52" w:tooltip="Special:BookSources/978-0-596-80552-4" w:history="1">
        <w:r w:rsidRPr="00192D8B">
          <w:t>978-0-596-80552-4</w:t>
        </w:r>
      </w:hyperlink>
      <w:r w:rsidR="00EE5C03">
        <w:t>, 2011</w:t>
      </w:r>
      <w:r w:rsidR="00EE5C03" w:rsidRPr="00192D8B">
        <w:t>. </w:t>
      </w:r>
    </w:p>
    <w:p w:rsidR="00FB07E7" w:rsidRDefault="00FB07E7" w:rsidP="00D269B2">
      <w:pPr>
        <w:ind w:left="709" w:hanging="709"/>
      </w:pPr>
      <w:r>
        <w:t>[2]</w:t>
      </w:r>
      <w:r>
        <w:tab/>
        <w:t>Flanagan,David:JavaScript:The DefinitiveGuide (6th e</w:t>
      </w:r>
      <w:r w:rsidRPr="00192D8B">
        <w:t>d.).</w:t>
      </w:r>
      <w:r>
        <w:t xml:space="preserve"> </w:t>
      </w:r>
      <w:r w:rsidRPr="00192D8B">
        <w:t> </w:t>
      </w:r>
      <w:hyperlink r:id="rId53" w:tooltip="O'Reilly Media" w:history="1">
        <w:r>
          <w:t xml:space="preserve">O'Reilly </w:t>
        </w:r>
        <w:r w:rsidRPr="00192D8B">
          <w:t>&amp;</w:t>
        </w:r>
        <w:r>
          <w:t xml:space="preserve"> </w:t>
        </w:r>
        <w:r w:rsidRPr="00192D8B">
          <w:t>Associates</w:t>
        </w:r>
      </w:hyperlink>
      <w:r w:rsidRPr="00192D8B">
        <w:t>.</w:t>
      </w:r>
      <w:r>
        <w:t xml:space="preserve"> </w:t>
      </w:r>
      <w:hyperlink r:id="rId54" w:tooltip="International Standard Book Number" w:history="1">
        <w:r w:rsidRPr="00192D8B">
          <w:t>ISBN</w:t>
        </w:r>
      </w:hyperlink>
      <w:r w:rsidRPr="00192D8B">
        <w:t> </w:t>
      </w:r>
      <w:hyperlink r:id="rId55" w:tooltip="Special:BookSources/978-0-596-80552-4" w:history="1">
        <w:r w:rsidRPr="00192D8B">
          <w:t>978-0-596-80552-4</w:t>
        </w:r>
      </w:hyperlink>
      <w:r>
        <w:t>, 2011</w:t>
      </w:r>
      <w:r w:rsidRPr="00192D8B">
        <w:t>. </w:t>
      </w:r>
    </w:p>
    <w:p w:rsidR="006422BA" w:rsidRDefault="006422BA" w:rsidP="00D269B2">
      <w:pPr>
        <w:ind w:firstLine="0"/>
      </w:pPr>
      <w:r>
        <w:t>[3]</w:t>
      </w:r>
      <w:r>
        <w:tab/>
      </w:r>
      <w:hyperlink r:id="rId56" w:history="1">
        <w:r w:rsidRPr="00192D8B">
          <w:t>"Perl Cookbook - 11.4. Taking References to Functions"</w:t>
        </w:r>
      </w:hyperlink>
    </w:p>
    <w:p w:rsidR="006C62F7" w:rsidRDefault="006649FE" w:rsidP="00D269B2">
      <w:pPr>
        <w:ind w:left="720" w:hanging="720"/>
      </w:pPr>
      <w:r>
        <w:t>[4]</w:t>
      </w:r>
      <w:r>
        <w:tab/>
      </w:r>
      <w:r w:rsidR="00A13637">
        <w:t>Williams</w:t>
      </w:r>
      <w:r>
        <w:t xml:space="preserve"> Alex</w:t>
      </w:r>
      <w:r w:rsidR="00A13637">
        <w:t>,</w:t>
      </w:r>
      <w:r w:rsidRPr="006649FE">
        <w:t> </w:t>
      </w:r>
      <w:hyperlink r:id="rId57" w:history="1">
        <w:r w:rsidRPr="006649FE">
          <w:t>"GitHub Pours Energies into Enterprise – Raises $100 Million From Power VC Andreessen Horowitz"</w:t>
        </w:r>
      </w:hyperlink>
      <w:r>
        <w:t>,</w:t>
      </w:r>
      <w:r w:rsidRPr="006649FE">
        <w:t xml:space="preserve"> 2012</w:t>
      </w:r>
    </w:p>
    <w:p w:rsidR="00265356" w:rsidRDefault="00265356" w:rsidP="00D269B2">
      <w:pPr>
        <w:ind w:left="709" w:hanging="709"/>
        <w:rPr>
          <w:rStyle w:val="Hyperlink"/>
        </w:rPr>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hyperlink r:id="rId58" w:history="1">
        <w:r w:rsidR="00653412" w:rsidRPr="00877346">
          <w:rPr>
            <w:rStyle w:val="Hyperlink"/>
          </w:rPr>
          <w:t>http://tools.ietf.org/html/draft-ietf-rtcweb-rtp-usage-02</w:t>
        </w:r>
      </w:hyperlink>
    </w:p>
    <w:p w:rsidR="000F0D73" w:rsidRPr="000F0D73" w:rsidRDefault="000F0D73" w:rsidP="00D269B2">
      <w:pPr>
        <w:ind w:left="709" w:hanging="709"/>
      </w:pPr>
      <w:r>
        <w:t>[6]</w:t>
      </w:r>
      <w:r>
        <w:tab/>
      </w:r>
      <w:hyperlink r:id="rId59" w:anchor="deprecated" w:history="1">
        <w:r w:rsidRPr="000F0D73">
          <w:t xml:space="preserve"> World Wide Web Consortium</w:t>
        </w:r>
        <w:r>
          <w:t>: Conformance-</w:t>
        </w:r>
        <w:r w:rsidRPr="000F0D73">
          <w:t xml:space="preserve"> requirements and recommendations"</w:t>
        </w:r>
      </w:hyperlink>
      <w:r w:rsidRPr="000F0D73">
        <w:t>, 1997.</w:t>
      </w:r>
    </w:p>
    <w:p w:rsidR="00F76A13" w:rsidRDefault="00F76A13" w:rsidP="00D269B2">
      <w:pPr>
        <w:ind w:left="709" w:hanging="709"/>
      </w:pPr>
      <w:r>
        <w:t>[7]</w:t>
      </w:r>
      <w:r>
        <w:tab/>
      </w:r>
      <w:r>
        <w:rPr>
          <w:rStyle w:val="apple-converted-space"/>
          <w:rFonts w:ascii="Arial" w:hAnsi="Arial" w:cs="Arial"/>
          <w:color w:val="252525"/>
          <w:sz w:val="19"/>
          <w:szCs w:val="19"/>
          <w:shd w:val="clear" w:color="auto" w:fill="FFFFFF"/>
        </w:rPr>
        <w:t> </w:t>
      </w:r>
      <w:r w:rsidRPr="008B7613">
        <w:rPr>
          <w:iCs/>
        </w:rPr>
        <w:t>Udemy</w:t>
      </w:r>
      <w:r>
        <w:rPr>
          <w:iCs/>
        </w:rPr>
        <w:t>,</w:t>
      </w:r>
      <w:r w:rsidRPr="008B7613">
        <w:rPr>
          <w:i/>
          <w:iCs/>
        </w:rPr>
        <w:t xml:space="preserve"> </w:t>
      </w:r>
      <w:hyperlink r:id="rId60" w:history="1">
        <w:r w:rsidRPr="008B7613">
          <w:t>"Downloading and installing XAMPP"</w:t>
        </w:r>
      </w:hyperlink>
      <w:r>
        <w:rPr>
          <w:iCs/>
        </w:rPr>
        <w:t>,2014</w:t>
      </w:r>
    </w:p>
    <w:p w:rsidR="00653412" w:rsidRDefault="00E967F8" w:rsidP="00D269B2">
      <w:pPr>
        <w:ind w:left="709" w:hanging="709"/>
      </w:pPr>
      <w:r>
        <w:t>[8</w:t>
      </w:r>
      <w:r w:rsidR="00653412">
        <w:t>]</w:t>
      </w:r>
      <w:r w:rsidR="00653412">
        <w:tab/>
      </w:r>
      <w:r w:rsidR="00653412" w:rsidRPr="00653412">
        <w:t>Owusu-Ansah Godfred</w:t>
      </w:r>
      <w:r w:rsidR="00653412">
        <w:t xml:space="preserve">, </w:t>
      </w:r>
      <w:hyperlink r:id="rId61" w:history="1">
        <w:r w:rsidR="00653412" w:rsidRPr="00653412">
          <w:t>"Where XAMPP is used commonly and what it can do."</w:t>
        </w:r>
      </w:hyperlink>
      <w:r w:rsidR="008D07CA">
        <w:t>, 2012.</w:t>
      </w:r>
    </w:p>
    <w:p w:rsidR="008B7613" w:rsidRPr="00702E0E" w:rsidRDefault="00702E0E" w:rsidP="00D269B2">
      <w:pPr>
        <w:ind w:left="709" w:hanging="709"/>
        <w:rPr>
          <w:iCs/>
        </w:rPr>
      </w:pPr>
      <w:r w:rsidRPr="00702E0E">
        <w:rPr>
          <w:iCs/>
        </w:rPr>
        <w:t>[</w:t>
      </w:r>
      <w:r>
        <w:rPr>
          <w:iCs/>
        </w:rPr>
        <w:t>9</w:t>
      </w:r>
      <w:r w:rsidRPr="00702E0E">
        <w:rPr>
          <w:iCs/>
        </w:rPr>
        <w:t>]</w:t>
      </w:r>
      <w:r>
        <w:rPr>
          <w:iCs/>
        </w:rPr>
        <w:tab/>
      </w:r>
      <w:hyperlink r:id="rId62" w:history="1">
        <w:r w:rsidRPr="00192D8B">
          <w:t>Charter of the Real-Time Commun</w:t>
        </w:r>
        <w:r>
          <w:t>ication in WEB-browsers</w:t>
        </w:r>
        <w:r w:rsidRPr="00192D8B">
          <w:t xml:space="preserve"> working group</w:t>
        </w:r>
      </w:hyperlink>
    </w:p>
    <w:p w:rsidR="00E967F8" w:rsidRPr="00192D8B" w:rsidRDefault="001F198C" w:rsidP="00D269B2">
      <w:pPr>
        <w:ind w:left="709" w:hanging="709"/>
      </w:pPr>
      <w:r>
        <w:t>[10]</w:t>
      </w:r>
      <w:r>
        <w:tab/>
      </w:r>
      <w:hyperlink r:id="rId63" w:history="1">
        <w:r w:rsidRPr="00192D8B">
          <w:t xml:space="preserve">Google release of WebRTC source code from </w:t>
        </w:r>
        <w:r>
          <w:t>Harald Alvestrand,</w:t>
        </w:r>
        <w:r w:rsidRPr="00192D8B">
          <w:t xml:space="preserve"> 2011</w:t>
        </w:r>
      </w:hyperlink>
      <w:r>
        <w:t>.</w:t>
      </w:r>
    </w:p>
    <w:p w:rsidR="00F547CF" w:rsidRPr="00192D8B" w:rsidRDefault="0079638E" w:rsidP="001F198C">
      <w:pPr>
        <w:ind w:left="709" w:hanging="709"/>
      </w:pPr>
      <w:r>
        <w:t>[11]</w:t>
      </w:r>
      <w:r>
        <w:tab/>
      </w:r>
      <w:r w:rsidRPr="0079638E">
        <w:t>Whatwg.org</w:t>
      </w:r>
      <w:r>
        <w:t xml:space="preserve">, </w:t>
      </w:r>
      <w:hyperlink r:id="rId64" w:anchor="history-1" w:history="1">
        <w:r w:rsidRPr="00192D8B">
          <w:t>"Introduction — HTML Standard"</w:t>
        </w:r>
      </w:hyperlink>
      <w:r>
        <w:t>, 2012</w:t>
      </w:r>
    </w:p>
    <w:p w:rsidR="00F547CF" w:rsidRPr="00192D8B" w:rsidRDefault="00EC272B" w:rsidP="00265356">
      <w:pPr>
        <w:ind w:left="709" w:hanging="709"/>
      </w:pPr>
      <w:r>
        <w:t>[12]</w:t>
      </w:r>
      <w:r>
        <w:tab/>
      </w:r>
      <w:hyperlink r:id="rId65" w:history="1">
        <w:r w:rsidRPr="00192D8B">
          <w:t>"WebRTC 1.0: Real-time Communication Between Browsers"</w:t>
        </w:r>
      </w:hyperlink>
      <w:r>
        <w:t>, 2012</w:t>
      </w:r>
    </w:p>
    <w:p w:rsidR="00E131AA" w:rsidRDefault="00890BC7">
      <w:pPr>
        <w:ind w:left="709" w:hanging="709"/>
      </w:pPr>
      <w:r>
        <w:t>[13]</w:t>
      </w:r>
      <w:r>
        <w:tab/>
      </w:r>
      <w:r w:rsidRPr="00890BC7">
        <w:t>Ericsson Labs</w:t>
      </w:r>
      <w:r>
        <w:t>,</w:t>
      </w:r>
      <w:r w:rsidRPr="00890BC7">
        <w:t xml:space="preserve"> "Beyond HTML5: Peer</w:t>
      </w:r>
      <w:r>
        <w:t>-to-Peer Conversational Video</w:t>
      </w:r>
      <w:r w:rsidRPr="00890BC7">
        <w:t>"</w:t>
      </w:r>
      <w:r>
        <w:t>, 2012</w:t>
      </w:r>
    </w:p>
    <w:p w:rsidR="005E0668" w:rsidRPr="00192D8B" w:rsidRDefault="005E0668" w:rsidP="00E2636F">
      <w:pPr>
        <w:ind w:left="709" w:hanging="709"/>
      </w:pPr>
      <w:r>
        <w:t>[14]</w:t>
      </w:r>
      <w:r>
        <w:tab/>
      </w:r>
      <w:r w:rsidRPr="00192D8B">
        <w:t>W3C: PeerConnection. Working Draft. http://dev.w3.org/2011/webrtc/</w:t>
      </w:r>
    </w:p>
    <w:p w:rsidR="005E0668" w:rsidRDefault="005E0668" w:rsidP="00E2636F">
      <w:pPr>
        <w:ind w:left="709" w:firstLine="0"/>
      </w:pPr>
      <w:r w:rsidRPr="00192D8B">
        <w:t>editor/webrtc-20111004.html#peerco</w:t>
      </w:r>
      <w:r>
        <w:t>nnection, 2011</w:t>
      </w:r>
    </w:p>
    <w:p w:rsidR="00E2636F" w:rsidRDefault="00E2636F" w:rsidP="00E2636F">
      <w:pPr>
        <w:ind w:left="709" w:hanging="709"/>
      </w:pPr>
      <w:r>
        <w:t>[15]</w:t>
      </w:r>
      <w:r>
        <w:tab/>
      </w:r>
      <w:r w:rsidRPr="00E2636F">
        <w:t>PHP Manual</w:t>
      </w:r>
      <w:r>
        <w:t xml:space="preserve">, </w:t>
      </w:r>
      <w:hyperlink r:id="rId66" w:history="1">
        <w:r w:rsidRPr="00E2636F">
          <w:t>"Introduction: What can PHP do?"</w:t>
        </w:r>
      </w:hyperlink>
      <w:r>
        <w:t>, 2009</w:t>
      </w:r>
    </w:p>
    <w:p w:rsidR="00DC21D7" w:rsidRDefault="00DC21D7" w:rsidP="00E2636F">
      <w:pPr>
        <w:ind w:left="709" w:hanging="709"/>
      </w:pPr>
      <w:r>
        <w:t>[16]</w:t>
      </w:r>
      <w:r>
        <w:tab/>
        <w:t>Moore, Dana et al.</w:t>
      </w:r>
      <w:r w:rsidRPr="00DC21D7">
        <w:t> </w:t>
      </w:r>
      <w:r w:rsidRPr="00DC21D7">
        <w:t>Professional Rich Internet Applications: Ajax and Beyond: "Since the origin of MVC"</w:t>
      </w:r>
      <w:r>
        <w:t xml:space="preserve">, </w:t>
      </w:r>
      <w:r w:rsidRPr="00DC21D7">
        <w:t>2007</w:t>
      </w:r>
    </w:p>
    <w:p w:rsidR="00C6029B" w:rsidRDefault="00C6029B" w:rsidP="00E2636F">
      <w:pPr>
        <w:ind w:left="709" w:hanging="709"/>
      </w:pPr>
      <w:r>
        <w:t>[17]</w:t>
      </w:r>
      <w:r>
        <w:tab/>
      </w:r>
      <w:r w:rsidRPr="00C6029B">
        <w:t>Burbeck, Steve</w:t>
      </w:r>
      <w:r w:rsidR="006C165A">
        <w:t>,</w:t>
      </w:r>
      <w:r w:rsidR="008A4B50">
        <w:t xml:space="preserve"> </w:t>
      </w:r>
      <w:r w:rsidR="008A4B50" w:rsidRPr="00DC21D7">
        <w:t>"</w:t>
      </w:r>
      <w:hyperlink r:id="rId67" w:history="1">
        <w:r w:rsidRPr="00C6029B">
          <w:t>Applications Programming in Smalltalk-80:How to use Model–View–Controller (MVC)</w:t>
        </w:r>
      </w:hyperlink>
      <w:r w:rsidR="008A4B50" w:rsidRPr="008A4B50">
        <w:t xml:space="preserve"> </w:t>
      </w:r>
      <w:r w:rsidR="008A4B50" w:rsidRPr="00DC21D7">
        <w:t>"</w:t>
      </w:r>
      <w:r>
        <w:t xml:space="preserve">, </w:t>
      </w:r>
      <w:r w:rsidRPr="00C6029B">
        <w:t>1992</w:t>
      </w:r>
    </w:p>
    <w:p w:rsidR="00F73B76" w:rsidRDefault="00F73B76" w:rsidP="00E2636F">
      <w:pPr>
        <w:ind w:left="709" w:hanging="709"/>
      </w:pPr>
      <w:r>
        <w:t>[18]</w:t>
      </w:r>
      <w:r>
        <w:tab/>
      </w:r>
      <w:r w:rsidRPr="00F73B76">
        <w:t>Alur</w:t>
      </w:r>
      <w:r>
        <w:t xml:space="preserve">, Deepak, John Crup, Dan Malks, </w:t>
      </w:r>
      <w:r w:rsidRPr="00F73B76">
        <w:t xml:space="preserve">Core J2EE Patterns, </w:t>
      </w:r>
      <w:r w:rsidRPr="00DC21D7">
        <w:t>"</w:t>
      </w:r>
      <w:r w:rsidRPr="00F73B76">
        <w:t>Best Practices and Design Strategies,</w:t>
      </w:r>
      <w:r>
        <w:t xml:space="preserve"> 2nd Ed. Sun Microsystems Press</w:t>
      </w:r>
      <w:r w:rsidRPr="00DC21D7">
        <w:t>"</w:t>
      </w:r>
      <w:r>
        <w:t>,</w:t>
      </w:r>
      <w:r w:rsidRPr="00F73B76">
        <w:t xml:space="preserve"> </w:t>
      </w:r>
      <w:r w:rsidRPr="00F73B76">
        <w:t>2003</w:t>
      </w:r>
      <w:r>
        <w:t>,</w:t>
      </w:r>
      <w:r w:rsidRPr="00F73B76">
        <w:t xml:space="preserve"> pp. 650pp</w:t>
      </w:r>
    </w:p>
    <w:p w:rsidR="00AB5044" w:rsidRDefault="00AB5044" w:rsidP="00E2636F">
      <w:pPr>
        <w:ind w:left="709" w:hanging="709"/>
      </w:pPr>
      <w:r>
        <w:t>[19]</w:t>
      </w:r>
      <w:r>
        <w:tab/>
      </w:r>
      <w:r w:rsidRPr="00AB5044">
        <w:t xml:space="preserve">Ian </w:t>
      </w:r>
      <w:r>
        <w:t xml:space="preserve">Fette, Alexey Melnikov, </w:t>
      </w:r>
      <w:r w:rsidRPr="00AB5044">
        <w:t> </w:t>
      </w:r>
      <w:hyperlink r:id="rId68" w:anchor="section-1.7" w:history="1">
        <w:r w:rsidRPr="00AB5044">
          <w:t>"Relationship to TCP and HTTP"</w:t>
        </w:r>
      </w:hyperlink>
      <w:r>
        <w:t xml:space="preserve">, </w:t>
      </w:r>
      <w:r w:rsidRPr="00AB5044">
        <w:t>2011</w:t>
      </w:r>
    </w:p>
    <w:p w:rsidR="00AF35D8" w:rsidRDefault="00AF35D8" w:rsidP="00E2636F">
      <w:pPr>
        <w:ind w:left="709" w:hanging="709"/>
      </w:pPr>
      <w:r>
        <w:t>[20]</w:t>
      </w:r>
      <w:r>
        <w:tab/>
        <w:t xml:space="preserve">Peter, Lubbers, </w:t>
      </w:r>
      <w:hyperlink r:id="rId69" w:history="1">
        <w:r w:rsidRPr="00AF35D8">
          <w:t>"How Web Sockets Interact With Proxy Servers"</w:t>
        </w:r>
      </w:hyperlink>
      <w:r>
        <w:t xml:space="preserve">, </w:t>
      </w:r>
      <w:r w:rsidRPr="00AF35D8">
        <w:t>2010</w:t>
      </w:r>
    </w:p>
    <w:p w:rsidR="00A53C2F" w:rsidRDefault="00A53C2F" w:rsidP="00E2636F">
      <w:pPr>
        <w:ind w:left="709" w:hanging="709"/>
      </w:pPr>
      <w:r>
        <w:t>[21]</w:t>
      </w:r>
      <w:r>
        <w:tab/>
      </w:r>
      <w:hyperlink r:id="rId70" w:tooltip="Trygve Reenskaug" w:history="1">
        <w:r w:rsidRPr="00192D8B">
          <w:t>Trygve Reenskaug</w:t>
        </w:r>
      </w:hyperlink>
      <w:r>
        <w:t xml:space="preserve">, </w:t>
      </w:r>
      <w:hyperlink r:id="rId71" w:tooltip="James Coplien" w:history="1">
        <w:r w:rsidRPr="00192D8B">
          <w:t>James Coplien</w:t>
        </w:r>
      </w:hyperlink>
      <w:r>
        <w:t xml:space="preserve">, </w:t>
      </w:r>
      <w:r w:rsidRPr="00A53C2F">
        <w:t>"</w:t>
      </w:r>
      <w:r w:rsidRPr="00192D8B">
        <w:t>More deeply, the framework exists to separate the representation of info</w:t>
      </w:r>
      <w:r>
        <w:t>rmation from user interaction."</w:t>
      </w:r>
      <w:r w:rsidRPr="00192D8B">
        <w:t>, 2009</w:t>
      </w:r>
    </w:p>
    <w:p w:rsidR="0088197E" w:rsidRDefault="0088197E">
      <w:pPr>
        <w:ind w:left="709" w:hanging="709"/>
      </w:pPr>
      <w:r>
        <w:t>[</w:t>
      </w:r>
      <w:r w:rsidR="00DF0AA7">
        <w:t>22</w:t>
      </w:r>
      <w:r>
        <w:t>]</w:t>
      </w:r>
      <w:r>
        <w:tab/>
        <w:t xml:space="preserve">WebRTC API – </w:t>
      </w:r>
    </w:p>
    <w:p w:rsidR="0088197E" w:rsidRDefault="00D269E7" w:rsidP="00E2636F">
      <w:pPr>
        <w:ind w:left="709" w:firstLine="0"/>
      </w:pPr>
      <w:hyperlink r:id="rId72" w:history="1">
        <w:r w:rsidRPr="00E2636F">
          <w:t>https://developer.mozilla.org/en-US/docs/Web/API/WebRTC_API/Connectivity</w:t>
        </w:r>
      </w:hyperlink>
    </w:p>
    <w:p w:rsidR="00CF46C3" w:rsidRDefault="00D269E7" w:rsidP="00AE53CD">
      <w:pPr>
        <w:ind w:left="709" w:hanging="709"/>
      </w:pPr>
      <w:r>
        <w:t>[</w:t>
      </w:r>
      <w:r w:rsidR="00DF0AA7">
        <w:t>23</w:t>
      </w:r>
      <w:r>
        <w:t xml:space="preserve">] </w:t>
      </w:r>
      <w:r>
        <w:tab/>
        <w:t xml:space="preserve">WebRTC Connection - </w:t>
      </w:r>
      <w:r w:rsidRPr="00D269E7">
        <w:t>http://www.slideshare.net/cryingnavi/webrtc-20150528</w:t>
      </w:r>
      <w:bookmarkStart w:id="158" w:name="h.lnxbz9" w:colFirst="0" w:colLast="0"/>
      <w:bookmarkEnd w:id="158"/>
    </w:p>
    <w:p w:rsidR="005629CA" w:rsidRDefault="005629CA"/>
    <w:sectPr w:rsidR="005629CA">
      <w:headerReference w:type="default" r:id="rId73"/>
      <w:footerReference w:type="default" r:id="rId74"/>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1C0" w:rsidRDefault="009B51C0">
      <w:r>
        <w:separator/>
      </w:r>
    </w:p>
  </w:endnote>
  <w:endnote w:type="continuationSeparator" w:id="0">
    <w:p w:rsidR="009B51C0" w:rsidRDefault="009B5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E4C" w:rsidRDefault="00190E4C">
    <w:pPr>
      <w:ind w:firstLine="0"/>
      <w:jc w:val="center"/>
    </w:pPr>
    <w:r>
      <w:fldChar w:fldCharType="begin"/>
    </w:r>
    <w:r>
      <w:instrText>PAGE</w:instrText>
    </w:r>
    <w:r>
      <w:fldChar w:fldCharType="separate"/>
    </w:r>
    <w:r w:rsidR="00D81F3C">
      <w:rPr>
        <w:noProof/>
      </w:rPr>
      <w:t>74</w:t>
    </w:r>
    <w:r>
      <w:fldChar w:fldCharType="end"/>
    </w:r>
  </w:p>
  <w:p w:rsidR="00190E4C" w:rsidRDefault="00190E4C">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1C0" w:rsidRDefault="009B51C0">
      <w:r>
        <w:separator/>
      </w:r>
    </w:p>
  </w:footnote>
  <w:footnote w:type="continuationSeparator" w:id="0">
    <w:p w:rsidR="009B51C0" w:rsidRDefault="009B51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E4C" w:rsidRDefault="00190E4C">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190E4C" w:rsidRDefault="00190E4C">
    <w:pPr>
      <w:tabs>
        <w:tab w:val="center" w:pos="4320"/>
        <w:tab w:val="right" w:pos="8640"/>
      </w:tabs>
      <w:ind w:firstLine="0"/>
      <w:jc w:val="center"/>
    </w:pPr>
    <w:r>
      <w:rPr>
        <w:rFonts w:ascii="Verdana" w:eastAsia="Verdana" w:hAnsi="Verdana" w:cs="Verdana"/>
        <w:b/>
        <w:sz w:val="20"/>
        <w:szCs w:val="20"/>
      </w:rPr>
      <w:t>FACULTATEA DE AUTOMATICĂ și CALCULATOARE</w:t>
    </w:r>
  </w:p>
  <w:p w:rsidR="00190E4C" w:rsidRDefault="00190E4C">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16ADF"/>
    <w:multiLevelType w:val="hybridMultilevel"/>
    <w:tmpl w:val="88D24C4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2"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6"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8"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2"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3"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6"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7"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8" w15:restartNumberingAfterBreak="0">
    <w:nsid w:val="78507833"/>
    <w:multiLevelType w:val="hybridMultilevel"/>
    <w:tmpl w:val="17CC5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24"/>
  </w:num>
  <w:num w:numId="4">
    <w:abstractNumId w:val="25"/>
  </w:num>
  <w:num w:numId="5">
    <w:abstractNumId w:val="21"/>
  </w:num>
  <w:num w:numId="6">
    <w:abstractNumId w:val="4"/>
  </w:num>
  <w:num w:numId="7">
    <w:abstractNumId w:val="41"/>
  </w:num>
  <w:num w:numId="8">
    <w:abstractNumId w:val="19"/>
  </w:num>
  <w:num w:numId="9">
    <w:abstractNumId w:val="28"/>
  </w:num>
  <w:num w:numId="10">
    <w:abstractNumId w:val="43"/>
  </w:num>
  <w:num w:numId="11">
    <w:abstractNumId w:val="11"/>
  </w:num>
  <w:num w:numId="12">
    <w:abstractNumId w:val="30"/>
  </w:num>
  <w:num w:numId="13">
    <w:abstractNumId w:val="0"/>
  </w:num>
  <w:num w:numId="14">
    <w:abstractNumId w:val="36"/>
  </w:num>
  <w:num w:numId="15">
    <w:abstractNumId w:val="7"/>
  </w:num>
  <w:num w:numId="16">
    <w:abstractNumId w:val="45"/>
  </w:num>
  <w:num w:numId="17">
    <w:abstractNumId w:val="26"/>
  </w:num>
  <w:num w:numId="18">
    <w:abstractNumId w:val="34"/>
  </w:num>
  <w:num w:numId="19">
    <w:abstractNumId w:val="22"/>
  </w:num>
  <w:num w:numId="20">
    <w:abstractNumId w:val="5"/>
  </w:num>
  <w:num w:numId="21">
    <w:abstractNumId w:val="38"/>
  </w:num>
  <w:num w:numId="22">
    <w:abstractNumId w:val="9"/>
  </w:num>
  <w:num w:numId="23">
    <w:abstractNumId w:val="2"/>
  </w:num>
  <w:num w:numId="24">
    <w:abstractNumId w:val="32"/>
  </w:num>
  <w:num w:numId="25">
    <w:abstractNumId w:val="42"/>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7"/>
  </w:num>
  <w:num w:numId="33">
    <w:abstractNumId w:val="16"/>
  </w:num>
  <w:num w:numId="34">
    <w:abstractNumId w:val="40"/>
  </w:num>
  <w:num w:numId="35">
    <w:abstractNumId w:val="15"/>
  </w:num>
  <w:num w:numId="36">
    <w:abstractNumId w:val="12"/>
  </w:num>
  <w:num w:numId="37">
    <w:abstractNumId w:val="8"/>
  </w:num>
  <w:num w:numId="38">
    <w:abstractNumId w:val="49"/>
  </w:num>
  <w:num w:numId="39">
    <w:abstractNumId w:val="39"/>
  </w:num>
  <w:num w:numId="40">
    <w:abstractNumId w:val="47"/>
  </w:num>
  <w:num w:numId="41">
    <w:abstractNumId w:val="44"/>
  </w:num>
  <w:num w:numId="42">
    <w:abstractNumId w:val="10"/>
  </w:num>
  <w:num w:numId="43">
    <w:abstractNumId w:val="20"/>
  </w:num>
  <w:num w:numId="44">
    <w:abstractNumId w:val="17"/>
  </w:num>
  <w:num w:numId="45">
    <w:abstractNumId w:val="6"/>
  </w:num>
  <w:num w:numId="46">
    <w:abstractNumId w:val="35"/>
  </w:num>
  <w:num w:numId="47">
    <w:abstractNumId w:val="33"/>
  </w:num>
  <w:num w:numId="48">
    <w:abstractNumId w:val="46"/>
  </w:num>
  <w:num w:numId="49">
    <w:abstractNumId w:val="48"/>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zabolcs Bene">
    <w15:presenceInfo w15:providerId="None" w15:userId="Szabolcs B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0069"/>
    <w:rsid w:val="00003EC6"/>
    <w:rsid w:val="00004C0E"/>
    <w:rsid w:val="00005335"/>
    <w:rsid w:val="00010F5B"/>
    <w:rsid w:val="00023C76"/>
    <w:rsid w:val="00026FE1"/>
    <w:rsid w:val="00034A56"/>
    <w:rsid w:val="00036AC3"/>
    <w:rsid w:val="0003713C"/>
    <w:rsid w:val="00037C16"/>
    <w:rsid w:val="0004674E"/>
    <w:rsid w:val="00047C09"/>
    <w:rsid w:val="00050E26"/>
    <w:rsid w:val="000525B0"/>
    <w:rsid w:val="00060B59"/>
    <w:rsid w:val="00061654"/>
    <w:rsid w:val="00062368"/>
    <w:rsid w:val="00062B12"/>
    <w:rsid w:val="00062FB4"/>
    <w:rsid w:val="00063759"/>
    <w:rsid w:val="000653BB"/>
    <w:rsid w:val="000673D2"/>
    <w:rsid w:val="000702E6"/>
    <w:rsid w:val="00072C98"/>
    <w:rsid w:val="00073C80"/>
    <w:rsid w:val="00074ACC"/>
    <w:rsid w:val="00076384"/>
    <w:rsid w:val="000810FA"/>
    <w:rsid w:val="00085CF4"/>
    <w:rsid w:val="00086321"/>
    <w:rsid w:val="00090F5F"/>
    <w:rsid w:val="00091C45"/>
    <w:rsid w:val="0009725D"/>
    <w:rsid w:val="00097581"/>
    <w:rsid w:val="000A2112"/>
    <w:rsid w:val="000A6886"/>
    <w:rsid w:val="000B1CC5"/>
    <w:rsid w:val="000B5FC0"/>
    <w:rsid w:val="000C0005"/>
    <w:rsid w:val="000C61E2"/>
    <w:rsid w:val="000D31CE"/>
    <w:rsid w:val="000D3AC8"/>
    <w:rsid w:val="000E3DCB"/>
    <w:rsid w:val="000E4B08"/>
    <w:rsid w:val="000E6E6F"/>
    <w:rsid w:val="000E75EF"/>
    <w:rsid w:val="000F01EA"/>
    <w:rsid w:val="000F0578"/>
    <w:rsid w:val="000F0D73"/>
    <w:rsid w:val="000F4D17"/>
    <w:rsid w:val="000F626F"/>
    <w:rsid w:val="001033D3"/>
    <w:rsid w:val="001035E5"/>
    <w:rsid w:val="0010390B"/>
    <w:rsid w:val="00104E84"/>
    <w:rsid w:val="00111825"/>
    <w:rsid w:val="00111E3A"/>
    <w:rsid w:val="001203B1"/>
    <w:rsid w:val="00120C41"/>
    <w:rsid w:val="001229EE"/>
    <w:rsid w:val="001252B3"/>
    <w:rsid w:val="00126739"/>
    <w:rsid w:val="001273AB"/>
    <w:rsid w:val="001312A9"/>
    <w:rsid w:val="00135E48"/>
    <w:rsid w:val="001365EA"/>
    <w:rsid w:val="00136D87"/>
    <w:rsid w:val="00140359"/>
    <w:rsid w:val="00141483"/>
    <w:rsid w:val="001427AC"/>
    <w:rsid w:val="001462E0"/>
    <w:rsid w:val="0014674F"/>
    <w:rsid w:val="00150A59"/>
    <w:rsid w:val="00151ED7"/>
    <w:rsid w:val="001520A3"/>
    <w:rsid w:val="00152D10"/>
    <w:rsid w:val="00152DC0"/>
    <w:rsid w:val="00157355"/>
    <w:rsid w:val="001613E7"/>
    <w:rsid w:val="00167C94"/>
    <w:rsid w:val="001709B9"/>
    <w:rsid w:val="00175909"/>
    <w:rsid w:val="00177CCB"/>
    <w:rsid w:val="001871F0"/>
    <w:rsid w:val="00187D11"/>
    <w:rsid w:val="00187F70"/>
    <w:rsid w:val="00190DB0"/>
    <w:rsid w:val="00190E4C"/>
    <w:rsid w:val="00192A35"/>
    <w:rsid w:val="00192D8B"/>
    <w:rsid w:val="00197DE8"/>
    <w:rsid w:val="001A342E"/>
    <w:rsid w:val="001A551C"/>
    <w:rsid w:val="001A5943"/>
    <w:rsid w:val="001A5D4C"/>
    <w:rsid w:val="001B1133"/>
    <w:rsid w:val="001B37A0"/>
    <w:rsid w:val="001B4815"/>
    <w:rsid w:val="001B5288"/>
    <w:rsid w:val="001B6B61"/>
    <w:rsid w:val="001C0684"/>
    <w:rsid w:val="001C261F"/>
    <w:rsid w:val="001C4CD8"/>
    <w:rsid w:val="001C4FB2"/>
    <w:rsid w:val="001C551E"/>
    <w:rsid w:val="001C5B2E"/>
    <w:rsid w:val="001C67D2"/>
    <w:rsid w:val="001D0F04"/>
    <w:rsid w:val="001D17CE"/>
    <w:rsid w:val="001E2258"/>
    <w:rsid w:val="001E44D5"/>
    <w:rsid w:val="001E44E1"/>
    <w:rsid w:val="001F0FC0"/>
    <w:rsid w:val="001F198C"/>
    <w:rsid w:val="001F1C9B"/>
    <w:rsid w:val="001F3F86"/>
    <w:rsid w:val="001F6217"/>
    <w:rsid w:val="001F6A48"/>
    <w:rsid w:val="00204DDB"/>
    <w:rsid w:val="002074C1"/>
    <w:rsid w:val="00213881"/>
    <w:rsid w:val="00216ECA"/>
    <w:rsid w:val="002205EC"/>
    <w:rsid w:val="00222711"/>
    <w:rsid w:val="00223BCC"/>
    <w:rsid w:val="00224F62"/>
    <w:rsid w:val="00226CC9"/>
    <w:rsid w:val="0022722E"/>
    <w:rsid w:val="00230704"/>
    <w:rsid w:val="002319CC"/>
    <w:rsid w:val="002321D2"/>
    <w:rsid w:val="00235C88"/>
    <w:rsid w:val="0023630D"/>
    <w:rsid w:val="00236CF5"/>
    <w:rsid w:val="00243001"/>
    <w:rsid w:val="002438AD"/>
    <w:rsid w:val="00247BC3"/>
    <w:rsid w:val="002531D7"/>
    <w:rsid w:val="002545F7"/>
    <w:rsid w:val="00255F0A"/>
    <w:rsid w:val="0025656C"/>
    <w:rsid w:val="00256A2F"/>
    <w:rsid w:val="00257F7B"/>
    <w:rsid w:val="002629D9"/>
    <w:rsid w:val="00262AF5"/>
    <w:rsid w:val="0026524B"/>
    <w:rsid w:val="00265356"/>
    <w:rsid w:val="002662F9"/>
    <w:rsid w:val="00272B61"/>
    <w:rsid w:val="0027514E"/>
    <w:rsid w:val="002766BE"/>
    <w:rsid w:val="002813E9"/>
    <w:rsid w:val="002815BE"/>
    <w:rsid w:val="002840EB"/>
    <w:rsid w:val="00285A3E"/>
    <w:rsid w:val="00290543"/>
    <w:rsid w:val="0029295E"/>
    <w:rsid w:val="00293812"/>
    <w:rsid w:val="00296732"/>
    <w:rsid w:val="00297148"/>
    <w:rsid w:val="002A155F"/>
    <w:rsid w:val="002A1B2E"/>
    <w:rsid w:val="002A2378"/>
    <w:rsid w:val="002A5498"/>
    <w:rsid w:val="002B1958"/>
    <w:rsid w:val="002B33A8"/>
    <w:rsid w:val="002B3A09"/>
    <w:rsid w:val="002B79C3"/>
    <w:rsid w:val="002C1495"/>
    <w:rsid w:val="002C1EFC"/>
    <w:rsid w:val="002C24FB"/>
    <w:rsid w:val="002C3188"/>
    <w:rsid w:val="002C5BB6"/>
    <w:rsid w:val="002C5CB0"/>
    <w:rsid w:val="002D2584"/>
    <w:rsid w:val="002D30EF"/>
    <w:rsid w:val="002D3685"/>
    <w:rsid w:val="002D508F"/>
    <w:rsid w:val="002D5203"/>
    <w:rsid w:val="002E3F40"/>
    <w:rsid w:val="002E576C"/>
    <w:rsid w:val="002E667B"/>
    <w:rsid w:val="002F0AD6"/>
    <w:rsid w:val="002F14A8"/>
    <w:rsid w:val="002F1A39"/>
    <w:rsid w:val="002F2B78"/>
    <w:rsid w:val="002F48E4"/>
    <w:rsid w:val="002F5A10"/>
    <w:rsid w:val="002F5C2C"/>
    <w:rsid w:val="002F6A04"/>
    <w:rsid w:val="00302026"/>
    <w:rsid w:val="0030365C"/>
    <w:rsid w:val="00304B2C"/>
    <w:rsid w:val="00305999"/>
    <w:rsid w:val="003103D4"/>
    <w:rsid w:val="00316F48"/>
    <w:rsid w:val="00317D25"/>
    <w:rsid w:val="003203F4"/>
    <w:rsid w:val="00327081"/>
    <w:rsid w:val="00331795"/>
    <w:rsid w:val="00336739"/>
    <w:rsid w:val="00336A23"/>
    <w:rsid w:val="003453CD"/>
    <w:rsid w:val="00345B0A"/>
    <w:rsid w:val="003464ED"/>
    <w:rsid w:val="00347634"/>
    <w:rsid w:val="003477A0"/>
    <w:rsid w:val="00350E8D"/>
    <w:rsid w:val="00357D81"/>
    <w:rsid w:val="00360024"/>
    <w:rsid w:val="00367325"/>
    <w:rsid w:val="00370E62"/>
    <w:rsid w:val="003729DF"/>
    <w:rsid w:val="00376159"/>
    <w:rsid w:val="0037663F"/>
    <w:rsid w:val="00381D6C"/>
    <w:rsid w:val="003871B2"/>
    <w:rsid w:val="003902BF"/>
    <w:rsid w:val="003904E3"/>
    <w:rsid w:val="00390A85"/>
    <w:rsid w:val="00392382"/>
    <w:rsid w:val="00393B2B"/>
    <w:rsid w:val="003940BE"/>
    <w:rsid w:val="0039486E"/>
    <w:rsid w:val="003A0E3C"/>
    <w:rsid w:val="003A1208"/>
    <w:rsid w:val="003A1FD3"/>
    <w:rsid w:val="003A2051"/>
    <w:rsid w:val="003A6125"/>
    <w:rsid w:val="003A73D5"/>
    <w:rsid w:val="003B2DA4"/>
    <w:rsid w:val="003B346A"/>
    <w:rsid w:val="003B4453"/>
    <w:rsid w:val="003C0ED9"/>
    <w:rsid w:val="003C155E"/>
    <w:rsid w:val="003C4862"/>
    <w:rsid w:val="003C48B8"/>
    <w:rsid w:val="003C6457"/>
    <w:rsid w:val="003D1BA6"/>
    <w:rsid w:val="003D3D37"/>
    <w:rsid w:val="003D728A"/>
    <w:rsid w:val="003E0CFE"/>
    <w:rsid w:val="003E3EF0"/>
    <w:rsid w:val="003E43D6"/>
    <w:rsid w:val="003E6BAC"/>
    <w:rsid w:val="003F3D0C"/>
    <w:rsid w:val="003F431B"/>
    <w:rsid w:val="003F5776"/>
    <w:rsid w:val="003F6681"/>
    <w:rsid w:val="003F76E4"/>
    <w:rsid w:val="00400C8A"/>
    <w:rsid w:val="004036E0"/>
    <w:rsid w:val="00403A18"/>
    <w:rsid w:val="00410A3D"/>
    <w:rsid w:val="004114C2"/>
    <w:rsid w:val="00415620"/>
    <w:rsid w:val="004164D7"/>
    <w:rsid w:val="00420599"/>
    <w:rsid w:val="00421E25"/>
    <w:rsid w:val="00422DD8"/>
    <w:rsid w:val="0042389E"/>
    <w:rsid w:val="00433ABA"/>
    <w:rsid w:val="004348C4"/>
    <w:rsid w:val="00436739"/>
    <w:rsid w:val="00436C77"/>
    <w:rsid w:val="00440BAD"/>
    <w:rsid w:val="00440F1A"/>
    <w:rsid w:val="00443714"/>
    <w:rsid w:val="00443A61"/>
    <w:rsid w:val="00446889"/>
    <w:rsid w:val="00450E86"/>
    <w:rsid w:val="00456572"/>
    <w:rsid w:val="00457CFA"/>
    <w:rsid w:val="0046316D"/>
    <w:rsid w:val="0046507E"/>
    <w:rsid w:val="00467CD3"/>
    <w:rsid w:val="00475631"/>
    <w:rsid w:val="00477600"/>
    <w:rsid w:val="00480B9C"/>
    <w:rsid w:val="00480D6B"/>
    <w:rsid w:val="00482B1A"/>
    <w:rsid w:val="004861B6"/>
    <w:rsid w:val="00487765"/>
    <w:rsid w:val="004911D8"/>
    <w:rsid w:val="004919B0"/>
    <w:rsid w:val="0049582A"/>
    <w:rsid w:val="004A1B74"/>
    <w:rsid w:val="004A4C7B"/>
    <w:rsid w:val="004A5D53"/>
    <w:rsid w:val="004A6172"/>
    <w:rsid w:val="004A6492"/>
    <w:rsid w:val="004B1652"/>
    <w:rsid w:val="004B50E0"/>
    <w:rsid w:val="004C2A44"/>
    <w:rsid w:val="004C34BF"/>
    <w:rsid w:val="004C439E"/>
    <w:rsid w:val="004C6A0F"/>
    <w:rsid w:val="004C6FCF"/>
    <w:rsid w:val="004C72AE"/>
    <w:rsid w:val="004D2BB3"/>
    <w:rsid w:val="004D56BA"/>
    <w:rsid w:val="004D5FF0"/>
    <w:rsid w:val="004E4F75"/>
    <w:rsid w:val="004E6DEF"/>
    <w:rsid w:val="004F1CA9"/>
    <w:rsid w:val="004F298B"/>
    <w:rsid w:val="00501312"/>
    <w:rsid w:val="00503D92"/>
    <w:rsid w:val="00506827"/>
    <w:rsid w:val="00506C16"/>
    <w:rsid w:val="005070A4"/>
    <w:rsid w:val="005072CC"/>
    <w:rsid w:val="00513B35"/>
    <w:rsid w:val="005142EE"/>
    <w:rsid w:val="00515238"/>
    <w:rsid w:val="00515B5E"/>
    <w:rsid w:val="00516C97"/>
    <w:rsid w:val="00517C34"/>
    <w:rsid w:val="00520303"/>
    <w:rsid w:val="00521017"/>
    <w:rsid w:val="00524FBF"/>
    <w:rsid w:val="00526DB8"/>
    <w:rsid w:val="00530BB3"/>
    <w:rsid w:val="00531C0E"/>
    <w:rsid w:val="00533825"/>
    <w:rsid w:val="0054264B"/>
    <w:rsid w:val="0054305E"/>
    <w:rsid w:val="0054370A"/>
    <w:rsid w:val="00556578"/>
    <w:rsid w:val="005577FE"/>
    <w:rsid w:val="00561A9F"/>
    <w:rsid w:val="005629CA"/>
    <w:rsid w:val="00563533"/>
    <w:rsid w:val="005645D9"/>
    <w:rsid w:val="0056562D"/>
    <w:rsid w:val="00566125"/>
    <w:rsid w:val="00566838"/>
    <w:rsid w:val="00573D4B"/>
    <w:rsid w:val="0057526B"/>
    <w:rsid w:val="005812BC"/>
    <w:rsid w:val="00581482"/>
    <w:rsid w:val="00583FF1"/>
    <w:rsid w:val="00584586"/>
    <w:rsid w:val="005859C0"/>
    <w:rsid w:val="00593CD1"/>
    <w:rsid w:val="00595FAD"/>
    <w:rsid w:val="0059677E"/>
    <w:rsid w:val="0059717B"/>
    <w:rsid w:val="00597D7A"/>
    <w:rsid w:val="005A54E4"/>
    <w:rsid w:val="005B0BB8"/>
    <w:rsid w:val="005B12E8"/>
    <w:rsid w:val="005B270D"/>
    <w:rsid w:val="005B6580"/>
    <w:rsid w:val="005B7CF5"/>
    <w:rsid w:val="005C0A3B"/>
    <w:rsid w:val="005D1397"/>
    <w:rsid w:val="005D14C0"/>
    <w:rsid w:val="005D4AB2"/>
    <w:rsid w:val="005D500C"/>
    <w:rsid w:val="005D764B"/>
    <w:rsid w:val="005E0668"/>
    <w:rsid w:val="005E0BDD"/>
    <w:rsid w:val="005E3091"/>
    <w:rsid w:val="005E3B7B"/>
    <w:rsid w:val="005E4D1C"/>
    <w:rsid w:val="005F03DB"/>
    <w:rsid w:val="005F413D"/>
    <w:rsid w:val="005F5FAC"/>
    <w:rsid w:val="005F6808"/>
    <w:rsid w:val="0060173F"/>
    <w:rsid w:val="0060462D"/>
    <w:rsid w:val="006060C7"/>
    <w:rsid w:val="006073A6"/>
    <w:rsid w:val="00610F3A"/>
    <w:rsid w:val="006111C7"/>
    <w:rsid w:val="00611299"/>
    <w:rsid w:val="006128C5"/>
    <w:rsid w:val="0061477D"/>
    <w:rsid w:val="00616E31"/>
    <w:rsid w:val="006172A3"/>
    <w:rsid w:val="00621CF8"/>
    <w:rsid w:val="0063211A"/>
    <w:rsid w:val="00635559"/>
    <w:rsid w:val="00637543"/>
    <w:rsid w:val="006422BA"/>
    <w:rsid w:val="00646EAA"/>
    <w:rsid w:val="00646EE7"/>
    <w:rsid w:val="00650497"/>
    <w:rsid w:val="0065166D"/>
    <w:rsid w:val="00651D62"/>
    <w:rsid w:val="00653412"/>
    <w:rsid w:val="00655CCF"/>
    <w:rsid w:val="006649FE"/>
    <w:rsid w:val="00664B10"/>
    <w:rsid w:val="00665328"/>
    <w:rsid w:val="00665C0A"/>
    <w:rsid w:val="00665DE0"/>
    <w:rsid w:val="00666B15"/>
    <w:rsid w:val="0067310B"/>
    <w:rsid w:val="0067550E"/>
    <w:rsid w:val="00682628"/>
    <w:rsid w:val="00683EE7"/>
    <w:rsid w:val="00685229"/>
    <w:rsid w:val="00687B3F"/>
    <w:rsid w:val="0069006F"/>
    <w:rsid w:val="00690216"/>
    <w:rsid w:val="00691714"/>
    <w:rsid w:val="00692256"/>
    <w:rsid w:val="00693098"/>
    <w:rsid w:val="006932B2"/>
    <w:rsid w:val="00696C82"/>
    <w:rsid w:val="00697A51"/>
    <w:rsid w:val="006A27F4"/>
    <w:rsid w:val="006A3C2C"/>
    <w:rsid w:val="006A5B5F"/>
    <w:rsid w:val="006A607B"/>
    <w:rsid w:val="006A722B"/>
    <w:rsid w:val="006B0314"/>
    <w:rsid w:val="006B0802"/>
    <w:rsid w:val="006B202B"/>
    <w:rsid w:val="006C145B"/>
    <w:rsid w:val="006C165A"/>
    <w:rsid w:val="006C2B9A"/>
    <w:rsid w:val="006C344D"/>
    <w:rsid w:val="006C45B9"/>
    <w:rsid w:val="006C4DAA"/>
    <w:rsid w:val="006C5949"/>
    <w:rsid w:val="006C62F7"/>
    <w:rsid w:val="006C660E"/>
    <w:rsid w:val="006D1A02"/>
    <w:rsid w:val="006D2D35"/>
    <w:rsid w:val="006D339A"/>
    <w:rsid w:val="006E18FC"/>
    <w:rsid w:val="006E5BA2"/>
    <w:rsid w:val="006F7E3C"/>
    <w:rsid w:val="00702E0E"/>
    <w:rsid w:val="007049BE"/>
    <w:rsid w:val="00714938"/>
    <w:rsid w:val="00715DEC"/>
    <w:rsid w:val="007205D2"/>
    <w:rsid w:val="00722118"/>
    <w:rsid w:val="007221B2"/>
    <w:rsid w:val="00722B1A"/>
    <w:rsid w:val="007232F1"/>
    <w:rsid w:val="00730FEC"/>
    <w:rsid w:val="00734E21"/>
    <w:rsid w:val="007371DD"/>
    <w:rsid w:val="00740D2F"/>
    <w:rsid w:val="0074152A"/>
    <w:rsid w:val="00742CFC"/>
    <w:rsid w:val="00744B04"/>
    <w:rsid w:val="00756CDF"/>
    <w:rsid w:val="00757055"/>
    <w:rsid w:val="007605FE"/>
    <w:rsid w:val="00761E29"/>
    <w:rsid w:val="00763351"/>
    <w:rsid w:val="00763BBE"/>
    <w:rsid w:val="00765940"/>
    <w:rsid w:val="00765E73"/>
    <w:rsid w:val="0077581B"/>
    <w:rsid w:val="007800EA"/>
    <w:rsid w:val="00783EF2"/>
    <w:rsid w:val="00785247"/>
    <w:rsid w:val="0079071C"/>
    <w:rsid w:val="0079542F"/>
    <w:rsid w:val="00795E89"/>
    <w:rsid w:val="00796323"/>
    <w:rsid w:val="0079638E"/>
    <w:rsid w:val="00796968"/>
    <w:rsid w:val="00796E90"/>
    <w:rsid w:val="007970D2"/>
    <w:rsid w:val="007A2BD6"/>
    <w:rsid w:val="007A4390"/>
    <w:rsid w:val="007A5B74"/>
    <w:rsid w:val="007B011C"/>
    <w:rsid w:val="007B03CB"/>
    <w:rsid w:val="007B0B04"/>
    <w:rsid w:val="007B276D"/>
    <w:rsid w:val="007B2EDF"/>
    <w:rsid w:val="007B553D"/>
    <w:rsid w:val="007B5FD8"/>
    <w:rsid w:val="007C010F"/>
    <w:rsid w:val="007C50CF"/>
    <w:rsid w:val="007C6EB2"/>
    <w:rsid w:val="007C7128"/>
    <w:rsid w:val="007E0D71"/>
    <w:rsid w:val="007E1D47"/>
    <w:rsid w:val="007E2AEF"/>
    <w:rsid w:val="007E7DA2"/>
    <w:rsid w:val="007F2B33"/>
    <w:rsid w:val="007F6147"/>
    <w:rsid w:val="007F651B"/>
    <w:rsid w:val="007F7FD4"/>
    <w:rsid w:val="00802227"/>
    <w:rsid w:val="00803410"/>
    <w:rsid w:val="00804C28"/>
    <w:rsid w:val="00805660"/>
    <w:rsid w:val="00807FED"/>
    <w:rsid w:val="008131CC"/>
    <w:rsid w:val="00814E10"/>
    <w:rsid w:val="00816043"/>
    <w:rsid w:val="00817E88"/>
    <w:rsid w:val="00823DE1"/>
    <w:rsid w:val="00826750"/>
    <w:rsid w:val="00826826"/>
    <w:rsid w:val="00826942"/>
    <w:rsid w:val="008306DB"/>
    <w:rsid w:val="00834B7A"/>
    <w:rsid w:val="00835DC4"/>
    <w:rsid w:val="008371F6"/>
    <w:rsid w:val="00843B2F"/>
    <w:rsid w:val="00844E55"/>
    <w:rsid w:val="00845A52"/>
    <w:rsid w:val="00846CA7"/>
    <w:rsid w:val="00847CAC"/>
    <w:rsid w:val="00850583"/>
    <w:rsid w:val="008562F3"/>
    <w:rsid w:val="008566D2"/>
    <w:rsid w:val="00860BAF"/>
    <w:rsid w:val="008611A3"/>
    <w:rsid w:val="0086561E"/>
    <w:rsid w:val="0086574D"/>
    <w:rsid w:val="00865EC7"/>
    <w:rsid w:val="00876EB2"/>
    <w:rsid w:val="00877DAF"/>
    <w:rsid w:val="00880444"/>
    <w:rsid w:val="0088197E"/>
    <w:rsid w:val="00881E42"/>
    <w:rsid w:val="00885D1F"/>
    <w:rsid w:val="00890BC7"/>
    <w:rsid w:val="00892571"/>
    <w:rsid w:val="0089447F"/>
    <w:rsid w:val="008A006C"/>
    <w:rsid w:val="008A0DE5"/>
    <w:rsid w:val="008A182A"/>
    <w:rsid w:val="008A3A73"/>
    <w:rsid w:val="008A3B6A"/>
    <w:rsid w:val="008A4B50"/>
    <w:rsid w:val="008A55D4"/>
    <w:rsid w:val="008B2D2C"/>
    <w:rsid w:val="008B7613"/>
    <w:rsid w:val="008C31F8"/>
    <w:rsid w:val="008C6DA3"/>
    <w:rsid w:val="008C7968"/>
    <w:rsid w:val="008C7D2C"/>
    <w:rsid w:val="008D07CA"/>
    <w:rsid w:val="008D1C70"/>
    <w:rsid w:val="008D1DF6"/>
    <w:rsid w:val="008E24F3"/>
    <w:rsid w:val="008E34AA"/>
    <w:rsid w:val="008F1AAB"/>
    <w:rsid w:val="008F42B7"/>
    <w:rsid w:val="008F674D"/>
    <w:rsid w:val="009074C0"/>
    <w:rsid w:val="0091176E"/>
    <w:rsid w:val="0091309C"/>
    <w:rsid w:val="0091478C"/>
    <w:rsid w:val="00917A7C"/>
    <w:rsid w:val="00922508"/>
    <w:rsid w:val="009234A5"/>
    <w:rsid w:val="00923F02"/>
    <w:rsid w:val="00926D34"/>
    <w:rsid w:val="00927062"/>
    <w:rsid w:val="009303AA"/>
    <w:rsid w:val="009310BE"/>
    <w:rsid w:val="0093246E"/>
    <w:rsid w:val="00940F17"/>
    <w:rsid w:val="0094457A"/>
    <w:rsid w:val="009448FB"/>
    <w:rsid w:val="00945C2A"/>
    <w:rsid w:val="00946FB4"/>
    <w:rsid w:val="0095287D"/>
    <w:rsid w:val="009549FF"/>
    <w:rsid w:val="00957E4F"/>
    <w:rsid w:val="00965C2C"/>
    <w:rsid w:val="00967822"/>
    <w:rsid w:val="00976AA6"/>
    <w:rsid w:val="00976C21"/>
    <w:rsid w:val="00977C3A"/>
    <w:rsid w:val="0098259E"/>
    <w:rsid w:val="009826D1"/>
    <w:rsid w:val="00982B29"/>
    <w:rsid w:val="00991C23"/>
    <w:rsid w:val="00993FAF"/>
    <w:rsid w:val="00995158"/>
    <w:rsid w:val="00997FD6"/>
    <w:rsid w:val="009A0815"/>
    <w:rsid w:val="009A186E"/>
    <w:rsid w:val="009A1B1E"/>
    <w:rsid w:val="009A3853"/>
    <w:rsid w:val="009A4CE9"/>
    <w:rsid w:val="009A57C1"/>
    <w:rsid w:val="009A73ED"/>
    <w:rsid w:val="009B2EC6"/>
    <w:rsid w:val="009B47C1"/>
    <w:rsid w:val="009B51C0"/>
    <w:rsid w:val="009B5567"/>
    <w:rsid w:val="009B66C2"/>
    <w:rsid w:val="009B7A64"/>
    <w:rsid w:val="009C0D9B"/>
    <w:rsid w:val="009C4D97"/>
    <w:rsid w:val="009C518B"/>
    <w:rsid w:val="009C6FAE"/>
    <w:rsid w:val="009C7605"/>
    <w:rsid w:val="009D26B6"/>
    <w:rsid w:val="009D2897"/>
    <w:rsid w:val="009D60E5"/>
    <w:rsid w:val="009D62EA"/>
    <w:rsid w:val="009E234D"/>
    <w:rsid w:val="009E23EF"/>
    <w:rsid w:val="009E42DE"/>
    <w:rsid w:val="009F2121"/>
    <w:rsid w:val="009F3330"/>
    <w:rsid w:val="009F7598"/>
    <w:rsid w:val="00A00A71"/>
    <w:rsid w:val="00A00B90"/>
    <w:rsid w:val="00A01304"/>
    <w:rsid w:val="00A01320"/>
    <w:rsid w:val="00A03CAB"/>
    <w:rsid w:val="00A04CA0"/>
    <w:rsid w:val="00A0522F"/>
    <w:rsid w:val="00A065D7"/>
    <w:rsid w:val="00A0735C"/>
    <w:rsid w:val="00A13637"/>
    <w:rsid w:val="00A14923"/>
    <w:rsid w:val="00A15807"/>
    <w:rsid w:val="00A163DD"/>
    <w:rsid w:val="00A20C22"/>
    <w:rsid w:val="00A2742D"/>
    <w:rsid w:val="00A322B3"/>
    <w:rsid w:val="00A34944"/>
    <w:rsid w:val="00A350E6"/>
    <w:rsid w:val="00A37C58"/>
    <w:rsid w:val="00A417C6"/>
    <w:rsid w:val="00A431B6"/>
    <w:rsid w:val="00A45481"/>
    <w:rsid w:val="00A45A63"/>
    <w:rsid w:val="00A513DB"/>
    <w:rsid w:val="00A51861"/>
    <w:rsid w:val="00A53422"/>
    <w:rsid w:val="00A534A4"/>
    <w:rsid w:val="00A53C2F"/>
    <w:rsid w:val="00A5487A"/>
    <w:rsid w:val="00A56608"/>
    <w:rsid w:val="00A56643"/>
    <w:rsid w:val="00A71602"/>
    <w:rsid w:val="00A7357A"/>
    <w:rsid w:val="00A74206"/>
    <w:rsid w:val="00A74590"/>
    <w:rsid w:val="00A75967"/>
    <w:rsid w:val="00A762CF"/>
    <w:rsid w:val="00A771D9"/>
    <w:rsid w:val="00A771EC"/>
    <w:rsid w:val="00A81C07"/>
    <w:rsid w:val="00A82B82"/>
    <w:rsid w:val="00A83293"/>
    <w:rsid w:val="00A83F2C"/>
    <w:rsid w:val="00A84A21"/>
    <w:rsid w:val="00A84C22"/>
    <w:rsid w:val="00A93AB8"/>
    <w:rsid w:val="00AA00C9"/>
    <w:rsid w:val="00AA0B92"/>
    <w:rsid w:val="00AA1090"/>
    <w:rsid w:val="00AA5BF8"/>
    <w:rsid w:val="00AA5D7B"/>
    <w:rsid w:val="00AA71B2"/>
    <w:rsid w:val="00AB06D5"/>
    <w:rsid w:val="00AB0897"/>
    <w:rsid w:val="00AB0FC2"/>
    <w:rsid w:val="00AB2133"/>
    <w:rsid w:val="00AB22D5"/>
    <w:rsid w:val="00AB5044"/>
    <w:rsid w:val="00AB6D9A"/>
    <w:rsid w:val="00AB7557"/>
    <w:rsid w:val="00AC362C"/>
    <w:rsid w:val="00AD44E1"/>
    <w:rsid w:val="00AD4629"/>
    <w:rsid w:val="00AD60D9"/>
    <w:rsid w:val="00AE269A"/>
    <w:rsid w:val="00AE343D"/>
    <w:rsid w:val="00AE4986"/>
    <w:rsid w:val="00AE53CD"/>
    <w:rsid w:val="00AF35D8"/>
    <w:rsid w:val="00AF58D7"/>
    <w:rsid w:val="00AF722F"/>
    <w:rsid w:val="00AF7818"/>
    <w:rsid w:val="00AF79C5"/>
    <w:rsid w:val="00AF7ED6"/>
    <w:rsid w:val="00AF7EFE"/>
    <w:rsid w:val="00B001A2"/>
    <w:rsid w:val="00B0288F"/>
    <w:rsid w:val="00B03876"/>
    <w:rsid w:val="00B03DEC"/>
    <w:rsid w:val="00B1177A"/>
    <w:rsid w:val="00B1561C"/>
    <w:rsid w:val="00B160B1"/>
    <w:rsid w:val="00B17DE8"/>
    <w:rsid w:val="00B20558"/>
    <w:rsid w:val="00B22152"/>
    <w:rsid w:val="00B22D9D"/>
    <w:rsid w:val="00B267E6"/>
    <w:rsid w:val="00B3245D"/>
    <w:rsid w:val="00B328F6"/>
    <w:rsid w:val="00B32E02"/>
    <w:rsid w:val="00B33424"/>
    <w:rsid w:val="00B33BB8"/>
    <w:rsid w:val="00B33DDA"/>
    <w:rsid w:val="00B37F13"/>
    <w:rsid w:val="00B47F60"/>
    <w:rsid w:val="00B513CF"/>
    <w:rsid w:val="00B52FA1"/>
    <w:rsid w:val="00B53186"/>
    <w:rsid w:val="00B54B10"/>
    <w:rsid w:val="00B55B79"/>
    <w:rsid w:val="00B55E96"/>
    <w:rsid w:val="00B601B4"/>
    <w:rsid w:val="00B61BAA"/>
    <w:rsid w:val="00B63639"/>
    <w:rsid w:val="00B6552E"/>
    <w:rsid w:val="00B658B0"/>
    <w:rsid w:val="00B6607A"/>
    <w:rsid w:val="00B73281"/>
    <w:rsid w:val="00B7350A"/>
    <w:rsid w:val="00B742F0"/>
    <w:rsid w:val="00B7472F"/>
    <w:rsid w:val="00B74ED6"/>
    <w:rsid w:val="00B75A4E"/>
    <w:rsid w:val="00B762BA"/>
    <w:rsid w:val="00B76B86"/>
    <w:rsid w:val="00B83D97"/>
    <w:rsid w:val="00B84325"/>
    <w:rsid w:val="00B84BAE"/>
    <w:rsid w:val="00B8666E"/>
    <w:rsid w:val="00B86BF1"/>
    <w:rsid w:val="00B8772C"/>
    <w:rsid w:val="00B968AA"/>
    <w:rsid w:val="00BA07CB"/>
    <w:rsid w:val="00BA1D99"/>
    <w:rsid w:val="00BA293C"/>
    <w:rsid w:val="00BA5DD3"/>
    <w:rsid w:val="00BB40C3"/>
    <w:rsid w:val="00BC24E7"/>
    <w:rsid w:val="00BC6B3A"/>
    <w:rsid w:val="00BD010C"/>
    <w:rsid w:val="00BD14D9"/>
    <w:rsid w:val="00BD4376"/>
    <w:rsid w:val="00BE20BA"/>
    <w:rsid w:val="00BE2906"/>
    <w:rsid w:val="00BE4925"/>
    <w:rsid w:val="00BF098D"/>
    <w:rsid w:val="00BF0F46"/>
    <w:rsid w:val="00BF45D0"/>
    <w:rsid w:val="00BF4D9D"/>
    <w:rsid w:val="00BF636D"/>
    <w:rsid w:val="00BF74CE"/>
    <w:rsid w:val="00C004E8"/>
    <w:rsid w:val="00C07160"/>
    <w:rsid w:val="00C1485B"/>
    <w:rsid w:val="00C14F69"/>
    <w:rsid w:val="00C15890"/>
    <w:rsid w:val="00C17E20"/>
    <w:rsid w:val="00C22BE9"/>
    <w:rsid w:val="00C25929"/>
    <w:rsid w:val="00C2598A"/>
    <w:rsid w:val="00C30575"/>
    <w:rsid w:val="00C3137D"/>
    <w:rsid w:val="00C34D5D"/>
    <w:rsid w:val="00C3538F"/>
    <w:rsid w:val="00C35C29"/>
    <w:rsid w:val="00C3785D"/>
    <w:rsid w:val="00C43D68"/>
    <w:rsid w:val="00C4624C"/>
    <w:rsid w:val="00C46E39"/>
    <w:rsid w:val="00C5055A"/>
    <w:rsid w:val="00C6029B"/>
    <w:rsid w:val="00C61DDC"/>
    <w:rsid w:val="00C63E31"/>
    <w:rsid w:val="00C64C6E"/>
    <w:rsid w:val="00C71498"/>
    <w:rsid w:val="00C7513E"/>
    <w:rsid w:val="00C767B0"/>
    <w:rsid w:val="00C77B7E"/>
    <w:rsid w:val="00C804D2"/>
    <w:rsid w:val="00C83CFC"/>
    <w:rsid w:val="00C92396"/>
    <w:rsid w:val="00C9273E"/>
    <w:rsid w:val="00C93CC3"/>
    <w:rsid w:val="00C95481"/>
    <w:rsid w:val="00CA1D8A"/>
    <w:rsid w:val="00CB0183"/>
    <w:rsid w:val="00CB3E8B"/>
    <w:rsid w:val="00CB40B7"/>
    <w:rsid w:val="00CB43BF"/>
    <w:rsid w:val="00CB7381"/>
    <w:rsid w:val="00CB7393"/>
    <w:rsid w:val="00CC0D3A"/>
    <w:rsid w:val="00CC1E7A"/>
    <w:rsid w:val="00CC27F0"/>
    <w:rsid w:val="00CC2C6E"/>
    <w:rsid w:val="00CC5758"/>
    <w:rsid w:val="00CC58B0"/>
    <w:rsid w:val="00CC5960"/>
    <w:rsid w:val="00CC5B30"/>
    <w:rsid w:val="00CC612A"/>
    <w:rsid w:val="00CC6A77"/>
    <w:rsid w:val="00CD4353"/>
    <w:rsid w:val="00CD54C6"/>
    <w:rsid w:val="00CE025A"/>
    <w:rsid w:val="00CE08CC"/>
    <w:rsid w:val="00CE15E9"/>
    <w:rsid w:val="00CE1E2B"/>
    <w:rsid w:val="00CE36FF"/>
    <w:rsid w:val="00CF1A2E"/>
    <w:rsid w:val="00CF2098"/>
    <w:rsid w:val="00CF36D2"/>
    <w:rsid w:val="00CF46C3"/>
    <w:rsid w:val="00CF676C"/>
    <w:rsid w:val="00CF7F7C"/>
    <w:rsid w:val="00D025A8"/>
    <w:rsid w:val="00D029A6"/>
    <w:rsid w:val="00D033D0"/>
    <w:rsid w:val="00D04B98"/>
    <w:rsid w:val="00D063AC"/>
    <w:rsid w:val="00D06743"/>
    <w:rsid w:val="00D1264C"/>
    <w:rsid w:val="00D20B3F"/>
    <w:rsid w:val="00D22C96"/>
    <w:rsid w:val="00D23D8D"/>
    <w:rsid w:val="00D269B2"/>
    <w:rsid w:val="00D269E7"/>
    <w:rsid w:val="00D27683"/>
    <w:rsid w:val="00D30BEB"/>
    <w:rsid w:val="00D31503"/>
    <w:rsid w:val="00D36E16"/>
    <w:rsid w:val="00D43B63"/>
    <w:rsid w:val="00D44185"/>
    <w:rsid w:val="00D45820"/>
    <w:rsid w:val="00D47759"/>
    <w:rsid w:val="00D51CCE"/>
    <w:rsid w:val="00D523EB"/>
    <w:rsid w:val="00D562A4"/>
    <w:rsid w:val="00D61393"/>
    <w:rsid w:val="00D657F7"/>
    <w:rsid w:val="00D65B79"/>
    <w:rsid w:val="00D666C2"/>
    <w:rsid w:val="00D67303"/>
    <w:rsid w:val="00D70975"/>
    <w:rsid w:val="00D77F4D"/>
    <w:rsid w:val="00D81F3C"/>
    <w:rsid w:val="00D8220B"/>
    <w:rsid w:val="00D83ACC"/>
    <w:rsid w:val="00D87F2D"/>
    <w:rsid w:val="00D91D0E"/>
    <w:rsid w:val="00D947B2"/>
    <w:rsid w:val="00D95C9E"/>
    <w:rsid w:val="00D96D71"/>
    <w:rsid w:val="00DA2A32"/>
    <w:rsid w:val="00DA5031"/>
    <w:rsid w:val="00DA6644"/>
    <w:rsid w:val="00DA722F"/>
    <w:rsid w:val="00DA7BD2"/>
    <w:rsid w:val="00DB0DF1"/>
    <w:rsid w:val="00DB2F7E"/>
    <w:rsid w:val="00DB367D"/>
    <w:rsid w:val="00DB76C4"/>
    <w:rsid w:val="00DC21D7"/>
    <w:rsid w:val="00DC3624"/>
    <w:rsid w:val="00DC426E"/>
    <w:rsid w:val="00DC7661"/>
    <w:rsid w:val="00DD3512"/>
    <w:rsid w:val="00DD59FA"/>
    <w:rsid w:val="00DE2742"/>
    <w:rsid w:val="00DE32A8"/>
    <w:rsid w:val="00DE597A"/>
    <w:rsid w:val="00DF0AA7"/>
    <w:rsid w:val="00DF316E"/>
    <w:rsid w:val="00E01EF9"/>
    <w:rsid w:val="00E03596"/>
    <w:rsid w:val="00E0750F"/>
    <w:rsid w:val="00E131AA"/>
    <w:rsid w:val="00E131C0"/>
    <w:rsid w:val="00E17312"/>
    <w:rsid w:val="00E2547E"/>
    <w:rsid w:val="00E2636F"/>
    <w:rsid w:val="00E3103D"/>
    <w:rsid w:val="00E31982"/>
    <w:rsid w:val="00E33790"/>
    <w:rsid w:val="00E34C48"/>
    <w:rsid w:val="00E34D0F"/>
    <w:rsid w:val="00E35C7D"/>
    <w:rsid w:val="00E37446"/>
    <w:rsid w:val="00E378FE"/>
    <w:rsid w:val="00E4597E"/>
    <w:rsid w:val="00E50452"/>
    <w:rsid w:val="00E51970"/>
    <w:rsid w:val="00E5701E"/>
    <w:rsid w:val="00E57130"/>
    <w:rsid w:val="00E57DDE"/>
    <w:rsid w:val="00E60410"/>
    <w:rsid w:val="00E6327B"/>
    <w:rsid w:val="00E65459"/>
    <w:rsid w:val="00E661B7"/>
    <w:rsid w:val="00E72512"/>
    <w:rsid w:val="00E725C1"/>
    <w:rsid w:val="00E7516F"/>
    <w:rsid w:val="00E80113"/>
    <w:rsid w:val="00E80B96"/>
    <w:rsid w:val="00E82D4B"/>
    <w:rsid w:val="00E83A18"/>
    <w:rsid w:val="00E92525"/>
    <w:rsid w:val="00E93334"/>
    <w:rsid w:val="00E94E21"/>
    <w:rsid w:val="00E967F8"/>
    <w:rsid w:val="00EA02BB"/>
    <w:rsid w:val="00EA4BD7"/>
    <w:rsid w:val="00EB0F4C"/>
    <w:rsid w:val="00EB27B3"/>
    <w:rsid w:val="00EB3C1D"/>
    <w:rsid w:val="00EB44BE"/>
    <w:rsid w:val="00EB4DBA"/>
    <w:rsid w:val="00EB778D"/>
    <w:rsid w:val="00EC02C6"/>
    <w:rsid w:val="00EC0C7E"/>
    <w:rsid w:val="00EC272B"/>
    <w:rsid w:val="00EC4EFE"/>
    <w:rsid w:val="00EC68FA"/>
    <w:rsid w:val="00EC77FF"/>
    <w:rsid w:val="00ED12BA"/>
    <w:rsid w:val="00ED21E1"/>
    <w:rsid w:val="00ED2AA1"/>
    <w:rsid w:val="00ED2C58"/>
    <w:rsid w:val="00ED680B"/>
    <w:rsid w:val="00ED7FF6"/>
    <w:rsid w:val="00EE1F39"/>
    <w:rsid w:val="00EE4812"/>
    <w:rsid w:val="00EE48AD"/>
    <w:rsid w:val="00EE5C03"/>
    <w:rsid w:val="00EE7C83"/>
    <w:rsid w:val="00EF4F82"/>
    <w:rsid w:val="00EF5F7C"/>
    <w:rsid w:val="00F00484"/>
    <w:rsid w:val="00F008CE"/>
    <w:rsid w:val="00F01F32"/>
    <w:rsid w:val="00F02F80"/>
    <w:rsid w:val="00F03F94"/>
    <w:rsid w:val="00F0546C"/>
    <w:rsid w:val="00F07C1A"/>
    <w:rsid w:val="00F22F86"/>
    <w:rsid w:val="00F3628D"/>
    <w:rsid w:val="00F37156"/>
    <w:rsid w:val="00F422DF"/>
    <w:rsid w:val="00F4571F"/>
    <w:rsid w:val="00F45C5E"/>
    <w:rsid w:val="00F50316"/>
    <w:rsid w:val="00F5148C"/>
    <w:rsid w:val="00F526BD"/>
    <w:rsid w:val="00F53B4C"/>
    <w:rsid w:val="00F547CF"/>
    <w:rsid w:val="00F549A7"/>
    <w:rsid w:val="00F571F2"/>
    <w:rsid w:val="00F577EF"/>
    <w:rsid w:val="00F57AF2"/>
    <w:rsid w:val="00F57F8D"/>
    <w:rsid w:val="00F62B8F"/>
    <w:rsid w:val="00F6335F"/>
    <w:rsid w:val="00F721E3"/>
    <w:rsid w:val="00F73B76"/>
    <w:rsid w:val="00F76A13"/>
    <w:rsid w:val="00F8224C"/>
    <w:rsid w:val="00F8592A"/>
    <w:rsid w:val="00F86239"/>
    <w:rsid w:val="00F864AF"/>
    <w:rsid w:val="00F86748"/>
    <w:rsid w:val="00F911C4"/>
    <w:rsid w:val="00F9397E"/>
    <w:rsid w:val="00F93D22"/>
    <w:rsid w:val="00F962E8"/>
    <w:rsid w:val="00F97F71"/>
    <w:rsid w:val="00FA0281"/>
    <w:rsid w:val="00FA63F8"/>
    <w:rsid w:val="00FB07E7"/>
    <w:rsid w:val="00FB3B4B"/>
    <w:rsid w:val="00FB4539"/>
    <w:rsid w:val="00FB502D"/>
    <w:rsid w:val="00FB5718"/>
    <w:rsid w:val="00FB57C2"/>
    <w:rsid w:val="00FB69E2"/>
    <w:rsid w:val="00FC15FE"/>
    <w:rsid w:val="00FC51F0"/>
    <w:rsid w:val="00FC5DD0"/>
    <w:rsid w:val="00FC64EE"/>
    <w:rsid w:val="00FC755B"/>
    <w:rsid w:val="00FD013B"/>
    <w:rsid w:val="00FD1F93"/>
    <w:rsid w:val="00FD3384"/>
    <w:rsid w:val="00FD368E"/>
    <w:rsid w:val="00FD62F6"/>
    <w:rsid w:val="00FE404C"/>
    <w:rsid w:val="00FF2249"/>
    <w:rsid w:val="00FF4AED"/>
    <w:rsid w:val="00FF5308"/>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F14A8"/>
    <w:pPr>
      <w:tabs>
        <w:tab w:val="left" w:pos="2073"/>
        <w:tab w:val="right" w:leader="dot" w:pos="9350"/>
      </w:tabs>
      <w:spacing w:after="100"/>
      <w:jc w:val="left"/>
    </w:pPr>
    <w:rPr>
      <w:b/>
      <w:noProof/>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83D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s://en.wikipedia.org/wiki/O%27Reilly_Media" TargetMode="External"/><Relationship Id="rId55" Type="http://schemas.openxmlformats.org/officeDocument/2006/relationships/hyperlink" Target="https://en.wikipedia.org/wiki/Special:BookSources/978-0-596-80552-4" TargetMode="External"/><Relationship Id="rId63" Type="http://schemas.openxmlformats.org/officeDocument/2006/relationships/hyperlink" Target="http://lists.w3.org/Archives/Public/public-webrtc/2011May/0022.html" TargetMode="External"/><Relationship Id="rId68" Type="http://schemas.openxmlformats.org/officeDocument/2006/relationships/hyperlink" Target="https://tools.ietf.org/html/rfc6455"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en.wikipedia.org/wiki/James_Coplie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O%27Reilly_Media" TargetMode="External"/><Relationship Id="rId58" Type="http://schemas.openxmlformats.org/officeDocument/2006/relationships/hyperlink" Target="http://tools.ietf.org/html/draft-ietf-rtcweb-rtp-usage-02" TargetMode="External"/><Relationship Id="rId66" Type="http://schemas.openxmlformats.org/officeDocument/2006/relationships/hyperlink" Target="https://php.net/manual/en/intro-whatcando.php"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techcrunch.com/2012/07/09/github-pours-energies-into-enterprise-raises-100-million-from-power-vc-andreesen-horowitz/" TargetMode="External"/><Relationship Id="rId61" Type="http://schemas.openxmlformats.org/officeDocument/2006/relationships/hyperlink" Target="https://globalhealthdatamanagement.tghn.org/community/blogs/post/5122/2013/07/xampp/"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github.com/Arctigor/webrtc.git" TargetMode="External"/><Relationship Id="rId52" Type="http://schemas.openxmlformats.org/officeDocument/2006/relationships/hyperlink" Target="https://en.wikipedia.org/wiki/Special:BookSources/978-0-596-80552-4" TargetMode="External"/><Relationship Id="rId60" Type="http://schemas.openxmlformats.org/officeDocument/2006/relationships/hyperlink" Target="https://blog.udemy.com/xampp-tutorial/" TargetMode="External"/><Relationship Id="rId65" Type="http://schemas.openxmlformats.org/officeDocument/2006/relationships/hyperlink" Target="http://www.w3.org/TR/webrtc/"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www.unix.org.ua/orelly/perl/cookbook/ch11_05.htm" TargetMode="External"/><Relationship Id="rId64" Type="http://schemas.openxmlformats.org/officeDocument/2006/relationships/hyperlink" Target="http://www.whatwg.org/specs/web-apps/current-work/multipage/introduction.html" TargetMode="External"/><Relationship Id="rId69" Type="http://schemas.openxmlformats.org/officeDocument/2006/relationships/hyperlink" Target="http://www.infoq.com/articles/Web-Sockets-Proxy-Servers"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International_Standard_Book_Number" TargetMode="External"/><Relationship Id="rId72" Type="http://schemas.openxmlformats.org/officeDocument/2006/relationships/hyperlink" Target="https://developer.mozilla.org/en-US/docs/Web/API/WebRTC_API/Connectivity"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szabi.dev" TargetMode="External"/><Relationship Id="rId46" Type="http://schemas.openxmlformats.org/officeDocument/2006/relationships/hyperlink" Target="http://localhost/phpmyadmin/" TargetMode="External"/><Relationship Id="rId59" Type="http://schemas.openxmlformats.org/officeDocument/2006/relationships/hyperlink" Target="http://www.w3.org/TR/REC-html40-971218/conform.html" TargetMode="External"/><Relationship Id="rId67" Type="http://schemas.openxmlformats.org/officeDocument/2006/relationships/hyperlink" Target="http://st-www.cs.illinois.edu/users/smarch/st-docs/mvc.html" TargetMode="Externa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datatracker.ietf.org/wg/rtcweb/charter/" TargetMode="External"/><Relationship Id="rId70" Type="http://schemas.openxmlformats.org/officeDocument/2006/relationships/hyperlink" Target="https://en.wikipedia.org/wiki/Trygve_Reenskau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23407-D217-4C17-9DFC-CFCE4BC3B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10440</TotalTime>
  <Pages>75</Pages>
  <Words>17538</Words>
  <Characters>101727</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965</cp:revision>
  <dcterms:created xsi:type="dcterms:W3CDTF">2016-05-31T19:06:00Z</dcterms:created>
  <dcterms:modified xsi:type="dcterms:W3CDTF">2016-06-20T19:45:00Z</dcterms:modified>
</cp:coreProperties>
</file>