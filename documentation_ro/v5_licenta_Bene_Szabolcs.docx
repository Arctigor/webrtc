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770EAA" w14:textId="77777777" w:rsidR="004164D7" w:rsidRDefault="004164D7">
      <w:pPr>
        <w:jc w:val="center"/>
      </w:pPr>
    </w:p>
    <w:p w14:paraId="027A6E3F" w14:textId="77777777" w:rsidR="004164D7" w:rsidRDefault="004164D7">
      <w:pPr>
        <w:jc w:val="center"/>
      </w:pPr>
    </w:p>
    <w:p w14:paraId="2DE41C3D" w14:textId="77777777" w:rsidR="004164D7" w:rsidRDefault="004164D7">
      <w:pPr>
        <w:jc w:val="center"/>
      </w:pPr>
    </w:p>
    <w:p w14:paraId="231C103A" w14:textId="77777777" w:rsidR="004164D7" w:rsidRDefault="004164D7">
      <w:pPr>
        <w:jc w:val="center"/>
      </w:pPr>
    </w:p>
    <w:p w14:paraId="06A7572B" w14:textId="77777777" w:rsidR="004164D7" w:rsidRDefault="004164D7">
      <w:pPr>
        <w:jc w:val="center"/>
      </w:pPr>
    </w:p>
    <w:p w14:paraId="5CC7B4C8" w14:textId="77777777" w:rsidR="004164D7" w:rsidRDefault="004164D7">
      <w:pPr>
        <w:jc w:val="center"/>
      </w:pPr>
    </w:p>
    <w:p w14:paraId="746F4447" w14:textId="77777777" w:rsidR="004164D7" w:rsidRDefault="00F3628D">
      <w:pPr>
        <w:ind w:firstLine="0"/>
        <w:jc w:val="center"/>
      </w:pPr>
      <w:del w:id="1" w:author="Szabolcs Bene" w:date="2016-06-22T22:24:00Z">
        <w:r w:rsidDel="00685B1A">
          <w:rPr>
            <w:b/>
            <w:sz w:val="32"/>
            <w:szCs w:val="32"/>
          </w:rPr>
          <w:delText xml:space="preserve">TITLUL </w:delText>
        </w:r>
      </w:del>
      <w:ins w:id="2" w:author="Szabolcs Bene" w:date="2016-06-22T22:24:00Z">
        <w:r w:rsidR="00685B1A" w:rsidRPr="00685B1A">
          <w:rPr>
            <w:b/>
            <w:sz w:val="32"/>
            <w:szCs w:val="32"/>
            <w:rPrChange w:id="3" w:author="Szabolcs Bene" w:date="2016-06-22T22:24:00Z">
              <w:rPr>
                <w:b/>
              </w:rPr>
            </w:rPrChange>
          </w:rPr>
          <w:t>SISTEM DE COMUNICAȚIE BAZAT PE TEHNOLOGII WEBRTC</w:t>
        </w:r>
      </w:ins>
      <w:del w:id="4" w:author="Szabolcs Bene" w:date="2016-06-22T22:24:00Z">
        <w:r w:rsidDel="00685B1A">
          <w:rPr>
            <w:b/>
            <w:sz w:val="32"/>
            <w:szCs w:val="32"/>
          </w:rPr>
          <w:delText>LUCRĂRII DE LICENȚĂ</w:delText>
        </w:r>
      </w:del>
    </w:p>
    <w:p w14:paraId="6B9B6003" w14:textId="77777777" w:rsidR="004164D7" w:rsidRDefault="004164D7">
      <w:pPr>
        <w:ind w:firstLine="0"/>
        <w:jc w:val="center"/>
      </w:pPr>
    </w:p>
    <w:p w14:paraId="42BF359F" w14:textId="77777777" w:rsidR="004164D7" w:rsidRDefault="004164D7">
      <w:pPr>
        <w:ind w:firstLine="0"/>
      </w:pPr>
    </w:p>
    <w:p w14:paraId="3C78E935" w14:textId="77777777" w:rsidR="004164D7" w:rsidRDefault="00F3628D">
      <w:pPr>
        <w:ind w:firstLine="0"/>
        <w:jc w:val="center"/>
      </w:pPr>
      <w:r>
        <w:t xml:space="preserve"> LUCRARE DE LICENŢĂ</w:t>
      </w:r>
    </w:p>
    <w:p w14:paraId="059764EF" w14:textId="77777777" w:rsidR="004164D7" w:rsidRDefault="004164D7">
      <w:pPr>
        <w:jc w:val="center"/>
      </w:pPr>
    </w:p>
    <w:p w14:paraId="1C07CDAA" w14:textId="77777777" w:rsidR="004164D7" w:rsidRDefault="004164D7">
      <w:pPr>
        <w:jc w:val="center"/>
      </w:pPr>
    </w:p>
    <w:p w14:paraId="7269A602" w14:textId="77777777" w:rsidR="004164D7" w:rsidRDefault="004164D7">
      <w:pPr>
        <w:jc w:val="center"/>
      </w:pPr>
    </w:p>
    <w:p w14:paraId="5A127DDB" w14:textId="77777777" w:rsidR="004164D7" w:rsidRDefault="004164D7">
      <w:pPr>
        <w:jc w:val="center"/>
      </w:pPr>
    </w:p>
    <w:p w14:paraId="12732064" w14:textId="77777777" w:rsidR="004164D7" w:rsidRDefault="004164D7">
      <w:pPr>
        <w:jc w:val="center"/>
      </w:pPr>
    </w:p>
    <w:p w14:paraId="65AE4A08" w14:textId="77777777" w:rsidR="004164D7" w:rsidRDefault="00F3628D">
      <w:pPr>
        <w:ind w:left="3600" w:firstLine="0"/>
      </w:pPr>
      <w:r>
        <w:t xml:space="preserve">          </w:t>
      </w:r>
    </w:p>
    <w:p w14:paraId="6A5B0D77" w14:textId="77777777" w:rsidR="004164D7" w:rsidRDefault="004164D7">
      <w:pPr>
        <w:ind w:left="3600" w:firstLine="0"/>
      </w:pPr>
    </w:p>
    <w:p w14:paraId="42207209" w14:textId="77777777" w:rsidR="004164D7" w:rsidRDefault="004164D7">
      <w:pPr>
        <w:ind w:left="3600" w:firstLine="0"/>
      </w:pPr>
    </w:p>
    <w:p w14:paraId="71C39B02" w14:textId="77777777" w:rsidR="004164D7" w:rsidRDefault="004164D7">
      <w:pPr>
        <w:ind w:left="3600" w:firstLine="0"/>
      </w:pPr>
    </w:p>
    <w:p w14:paraId="781E9076" w14:textId="77777777" w:rsidR="004164D7" w:rsidRDefault="004164D7">
      <w:pPr>
        <w:ind w:left="3600" w:firstLine="0"/>
        <w:rPr>
          <w:rFonts w:ascii="Arial" w:hAnsi="Arial" w:cs="Arial"/>
          <w:b/>
          <w:bCs/>
          <w:i/>
          <w:color w:val="222222"/>
          <w:sz w:val="28"/>
          <w:szCs w:val="28"/>
        </w:rPr>
      </w:pPr>
    </w:p>
    <w:p w14:paraId="4798FF12" w14:textId="77777777" w:rsidR="00664B10" w:rsidRDefault="00664B10">
      <w:pPr>
        <w:ind w:left="3600" w:firstLine="0"/>
      </w:pPr>
    </w:p>
    <w:p w14:paraId="537E2749" w14:textId="77777777" w:rsidR="004164D7" w:rsidRDefault="004164D7">
      <w:pPr>
        <w:ind w:left="3600" w:firstLine="0"/>
      </w:pPr>
    </w:p>
    <w:p w14:paraId="29B5FBE1" w14:textId="77777777"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14:paraId="1DC2D3EA" w14:textId="77777777">
        <w:tc>
          <w:tcPr>
            <w:tcW w:w="1526" w:type="dxa"/>
          </w:tcPr>
          <w:p w14:paraId="458CB0D8" w14:textId="77777777" w:rsidR="004164D7" w:rsidRDefault="004164D7"/>
        </w:tc>
        <w:tc>
          <w:tcPr>
            <w:tcW w:w="2551" w:type="dxa"/>
          </w:tcPr>
          <w:p w14:paraId="41691A99" w14:textId="77777777" w:rsidR="004164D7" w:rsidRDefault="00F3628D">
            <w:pPr>
              <w:ind w:firstLine="34"/>
              <w:jc w:val="right"/>
            </w:pPr>
            <w:r>
              <w:t>Absolvent:</w:t>
            </w:r>
          </w:p>
        </w:tc>
        <w:tc>
          <w:tcPr>
            <w:tcW w:w="4678" w:type="dxa"/>
          </w:tcPr>
          <w:p w14:paraId="782E2809" w14:textId="77777777"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14:paraId="6FA66C19" w14:textId="77777777">
        <w:tc>
          <w:tcPr>
            <w:tcW w:w="1526" w:type="dxa"/>
          </w:tcPr>
          <w:p w14:paraId="56486830" w14:textId="77777777" w:rsidR="004164D7" w:rsidRDefault="004164D7"/>
        </w:tc>
        <w:tc>
          <w:tcPr>
            <w:tcW w:w="2551" w:type="dxa"/>
          </w:tcPr>
          <w:p w14:paraId="32D1CB69" w14:textId="77777777" w:rsidR="004164D7" w:rsidRDefault="004164D7">
            <w:pPr>
              <w:jc w:val="right"/>
            </w:pPr>
          </w:p>
        </w:tc>
        <w:tc>
          <w:tcPr>
            <w:tcW w:w="4678" w:type="dxa"/>
          </w:tcPr>
          <w:p w14:paraId="35754A0C" w14:textId="77777777" w:rsidR="004164D7" w:rsidRDefault="004164D7"/>
        </w:tc>
      </w:tr>
      <w:tr w:rsidR="004164D7" w14:paraId="01B7CE96" w14:textId="77777777">
        <w:tc>
          <w:tcPr>
            <w:tcW w:w="1526" w:type="dxa"/>
          </w:tcPr>
          <w:p w14:paraId="5E8DEEB2" w14:textId="77777777" w:rsidR="004164D7" w:rsidRDefault="004164D7"/>
        </w:tc>
        <w:tc>
          <w:tcPr>
            <w:tcW w:w="2551" w:type="dxa"/>
          </w:tcPr>
          <w:p w14:paraId="060B06FF" w14:textId="77777777" w:rsidR="004164D7" w:rsidRDefault="00F3628D">
            <w:pPr>
              <w:jc w:val="right"/>
            </w:pPr>
            <w:r>
              <w:t>Coordonator ştiinţific:</w:t>
            </w:r>
            <w:r>
              <w:rPr>
                <w:b/>
              </w:rPr>
              <w:t xml:space="preserve"> </w:t>
            </w:r>
          </w:p>
        </w:tc>
        <w:tc>
          <w:tcPr>
            <w:tcW w:w="4678" w:type="dxa"/>
          </w:tcPr>
          <w:p w14:paraId="7018206D" w14:textId="77777777"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14:paraId="68A0F3DA" w14:textId="77777777" w:rsidR="004164D7" w:rsidRDefault="004164D7">
            <w:pPr>
              <w:ind w:firstLine="33"/>
            </w:pPr>
          </w:p>
        </w:tc>
      </w:tr>
    </w:tbl>
    <w:p w14:paraId="037D028C" w14:textId="77777777" w:rsidR="004164D7" w:rsidRDefault="00F3628D">
      <w:pPr>
        <w:ind w:left="3600" w:firstLine="0"/>
      </w:pPr>
      <w:r>
        <w:rPr>
          <w:b/>
        </w:rPr>
        <w:tab/>
      </w:r>
    </w:p>
    <w:p w14:paraId="6DD77539" w14:textId="77777777" w:rsidR="004164D7" w:rsidRDefault="00F3628D">
      <w:pPr>
        <w:ind w:left="4320" w:firstLine="0"/>
      </w:pPr>
      <w:r>
        <w:t xml:space="preserve">          </w:t>
      </w:r>
    </w:p>
    <w:p w14:paraId="7DB8FDA9" w14:textId="77777777" w:rsidR="004164D7" w:rsidRDefault="004164D7">
      <w:pPr>
        <w:ind w:left="3600" w:firstLine="0"/>
      </w:pPr>
    </w:p>
    <w:p w14:paraId="3CE837F4" w14:textId="77777777" w:rsidR="004164D7" w:rsidRDefault="004164D7"/>
    <w:p w14:paraId="33B75359" w14:textId="77777777" w:rsidR="004164D7" w:rsidRDefault="004164D7"/>
    <w:p w14:paraId="1B0550A8" w14:textId="77777777" w:rsidR="004164D7" w:rsidRDefault="004164D7"/>
    <w:p w14:paraId="35F3EFE9" w14:textId="77777777" w:rsidR="004164D7" w:rsidRDefault="00F3628D">
      <w:pPr>
        <w:ind w:firstLine="0"/>
        <w:jc w:val="center"/>
      </w:pPr>
      <w:r>
        <w:rPr>
          <w:b/>
        </w:rPr>
        <w:t>2016</w:t>
      </w:r>
    </w:p>
    <w:p w14:paraId="6A477DEE" w14:textId="77777777" w:rsidR="004164D7" w:rsidRDefault="004164D7"/>
    <w:p w14:paraId="53B70DD1" w14:textId="77777777" w:rsidR="004164D7" w:rsidRDefault="00F3628D">
      <w:r>
        <w:br w:type="page"/>
      </w:r>
    </w:p>
    <w:p w14:paraId="3099FC85" w14:textId="77777777" w:rsidR="004164D7" w:rsidRDefault="004164D7">
      <w:pPr>
        <w:spacing w:after="200" w:line="276" w:lineRule="auto"/>
      </w:pPr>
    </w:p>
    <w:p w14:paraId="1E793BE2" w14:textId="77777777"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14:paraId="47AD87CD" w14:textId="77777777">
        <w:tc>
          <w:tcPr>
            <w:tcW w:w="3560" w:type="dxa"/>
          </w:tcPr>
          <w:p w14:paraId="2BFAFE1B" w14:textId="77777777" w:rsidR="004164D7" w:rsidRDefault="004164D7"/>
        </w:tc>
        <w:tc>
          <w:tcPr>
            <w:tcW w:w="1703" w:type="dxa"/>
            <w:gridSpan w:val="2"/>
          </w:tcPr>
          <w:p w14:paraId="56F323B4" w14:textId="77777777" w:rsidR="004164D7" w:rsidRDefault="004164D7"/>
        </w:tc>
        <w:tc>
          <w:tcPr>
            <w:tcW w:w="3622" w:type="dxa"/>
          </w:tcPr>
          <w:p w14:paraId="48AD9EAF" w14:textId="77777777" w:rsidR="004164D7" w:rsidRDefault="004164D7"/>
        </w:tc>
      </w:tr>
      <w:tr w:rsidR="004164D7" w14:paraId="3BAF9B16" w14:textId="77777777">
        <w:tc>
          <w:tcPr>
            <w:tcW w:w="3560" w:type="dxa"/>
          </w:tcPr>
          <w:p w14:paraId="673F9059" w14:textId="77777777" w:rsidR="004164D7" w:rsidRDefault="00F3628D">
            <w:r>
              <w:t>DECAN,</w:t>
            </w:r>
          </w:p>
        </w:tc>
        <w:tc>
          <w:tcPr>
            <w:tcW w:w="1703" w:type="dxa"/>
            <w:gridSpan w:val="2"/>
          </w:tcPr>
          <w:p w14:paraId="0C918E1C" w14:textId="77777777" w:rsidR="004164D7" w:rsidRDefault="004164D7"/>
        </w:tc>
        <w:tc>
          <w:tcPr>
            <w:tcW w:w="3622" w:type="dxa"/>
          </w:tcPr>
          <w:p w14:paraId="4705919A" w14:textId="77777777" w:rsidR="004164D7" w:rsidRDefault="00F3628D">
            <w:pPr>
              <w:ind w:firstLine="0"/>
            </w:pPr>
            <w:r>
              <w:t>DIRECTOR DEPARTAMENT,</w:t>
            </w:r>
          </w:p>
        </w:tc>
      </w:tr>
      <w:tr w:rsidR="004164D7" w14:paraId="321BE946" w14:textId="77777777">
        <w:tc>
          <w:tcPr>
            <w:tcW w:w="3560" w:type="dxa"/>
          </w:tcPr>
          <w:p w14:paraId="5ADD622C" w14:textId="77777777" w:rsidR="004164D7" w:rsidRDefault="00F3628D">
            <w:pPr>
              <w:ind w:firstLine="52"/>
            </w:pPr>
            <w:r>
              <w:rPr>
                <w:b/>
              </w:rPr>
              <w:t xml:space="preserve">Prof. dr. ing. Liviu  MICLEA </w:t>
            </w:r>
            <w:r>
              <w:t xml:space="preserve">                                                       </w:t>
            </w:r>
          </w:p>
        </w:tc>
        <w:tc>
          <w:tcPr>
            <w:tcW w:w="1420" w:type="dxa"/>
          </w:tcPr>
          <w:p w14:paraId="7A0C2140" w14:textId="77777777" w:rsidR="004164D7" w:rsidRDefault="004164D7"/>
        </w:tc>
        <w:tc>
          <w:tcPr>
            <w:tcW w:w="3905" w:type="dxa"/>
            <w:gridSpan w:val="2"/>
          </w:tcPr>
          <w:p w14:paraId="3E648A56" w14:textId="77777777" w:rsidR="004164D7" w:rsidRDefault="00F3628D">
            <w:pPr>
              <w:ind w:firstLine="0"/>
            </w:pPr>
            <w:r>
              <w:rPr>
                <w:b/>
              </w:rPr>
              <w:t>Prof. dr. ing. Rodica  POTOLEA</w:t>
            </w:r>
            <w:r>
              <w:t xml:space="preserve">                   </w:t>
            </w:r>
          </w:p>
        </w:tc>
      </w:tr>
    </w:tbl>
    <w:p w14:paraId="73D0E8B6" w14:textId="77777777" w:rsidR="004164D7" w:rsidRDefault="004164D7"/>
    <w:p w14:paraId="307C767E" w14:textId="77777777" w:rsidR="004164D7" w:rsidRDefault="00F3628D" w:rsidP="004036E0">
      <w:pPr>
        <w:ind w:firstLine="0"/>
      </w:pPr>
      <w:r>
        <w:tab/>
      </w:r>
      <w:r>
        <w:tab/>
      </w:r>
    </w:p>
    <w:p w14:paraId="31DA9AAA" w14:textId="77777777" w:rsidR="004164D7" w:rsidRDefault="004164D7"/>
    <w:p w14:paraId="2A6C2BE6" w14:textId="77777777" w:rsidR="004164D7" w:rsidRDefault="004164D7"/>
    <w:p w14:paraId="12DCDC9E" w14:textId="77777777" w:rsidR="004164D7" w:rsidRDefault="00F3628D">
      <w:pPr>
        <w:ind w:firstLine="0"/>
        <w:jc w:val="center"/>
      </w:pPr>
      <w:r>
        <w:t xml:space="preserve">Absolvent: </w:t>
      </w:r>
      <w:r w:rsidR="009A186E">
        <w:rPr>
          <w:b/>
        </w:rPr>
        <w:t>Szabolcs</w:t>
      </w:r>
      <w:r>
        <w:rPr>
          <w:b/>
        </w:rPr>
        <w:t xml:space="preserve"> </w:t>
      </w:r>
      <w:r w:rsidR="009A186E">
        <w:rPr>
          <w:b/>
        </w:rPr>
        <w:t>BENE</w:t>
      </w:r>
    </w:p>
    <w:p w14:paraId="3E084681" w14:textId="77777777" w:rsidR="004164D7" w:rsidRDefault="004164D7">
      <w:pPr>
        <w:ind w:firstLine="0"/>
        <w:jc w:val="center"/>
      </w:pPr>
    </w:p>
    <w:p w14:paraId="5E85AA0A" w14:textId="77777777" w:rsidR="004164D7" w:rsidRDefault="004164D7">
      <w:pPr>
        <w:ind w:firstLine="0"/>
        <w:jc w:val="center"/>
      </w:pPr>
    </w:p>
    <w:p w14:paraId="48D9200B" w14:textId="77777777" w:rsidR="004164D7" w:rsidRDefault="00E457CB">
      <w:pPr>
        <w:ind w:firstLine="0"/>
        <w:jc w:val="center"/>
      </w:pPr>
      <w:ins w:id="5" w:author="Szabolcs Bene" w:date="2016-06-22T20:01:00Z">
        <w:r w:rsidRPr="00E457CB">
          <w:rPr>
            <w:b/>
          </w:rPr>
          <w:t>SISTEM DE COMUNICA</w:t>
        </w:r>
        <w:r>
          <w:rPr>
            <w:b/>
          </w:rPr>
          <w:t>Ț</w:t>
        </w:r>
        <w:r w:rsidRPr="00E457CB">
          <w:rPr>
            <w:b/>
          </w:rPr>
          <w:t>IE BAZAT PE TEHNOLOGII WEBRTC</w:t>
        </w:r>
      </w:ins>
      <w:del w:id="6" w:author="Szabolcs Bene" w:date="2016-06-22T20:01:00Z">
        <w:r w:rsidR="00F3628D" w:rsidDel="00E457CB">
          <w:rPr>
            <w:b/>
          </w:rPr>
          <w:delText>TITLUL LUCRĂRII DE LICENŢĂ</w:delText>
        </w:r>
      </w:del>
    </w:p>
    <w:p w14:paraId="4CAF1ABD" w14:textId="77777777" w:rsidR="004164D7" w:rsidRDefault="004164D7">
      <w:pPr>
        <w:jc w:val="center"/>
      </w:pPr>
    </w:p>
    <w:p w14:paraId="74A1AF35" w14:textId="77777777" w:rsidR="004164D7" w:rsidRDefault="004164D7"/>
    <w:p w14:paraId="79CB6954" w14:textId="77777777" w:rsidR="004164D7" w:rsidRDefault="00F3628D" w:rsidP="007B493E">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14:paraId="0B94BD12" w14:textId="77777777" w:rsidR="004164D7" w:rsidRDefault="004164D7"/>
    <w:p w14:paraId="64261143" w14:textId="77777777"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14:paraId="23711A3F" w14:textId="77777777" w:rsidR="004164D7" w:rsidRDefault="004164D7"/>
    <w:p w14:paraId="4508B3BC" w14:textId="77777777"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14:paraId="79E40CC2" w14:textId="77777777" w:rsidR="004164D7" w:rsidRDefault="004164D7"/>
    <w:p w14:paraId="3CCA6A09" w14:textId="77777777"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14:paraId="3C52A2FA" w14:textId="77777777" w:rsidR="004164D7" w:rsidRDefault="004164D7"/>
    <w:p w14:paraId="49432424" w14:textId="77777777"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14:paraId="2FCE5252" w14:textId="77777777" w:rsidR="004164D7" w:rsidRDefault="004164D7"/>
    <w:p w14:paraId="1938D415" w14:textId="77777777" w:rsidR="004164D7" w:rsidRDefault="00F3628D">
      <w:pPr>
        <w:numPr>
          <w:ilvl w:val="0"/>
          <w:numId w:val="6"/>
        </w:numPr>
        <w:ind w:hanging="360"/>
      </w:pPr>
      <w:r>
        <w:rPr>
          <w:b/>
        </w:rPr>
        <w:t>Data predării:</w:t>
      </w:r>
      <w:r>
        <w:t xml:space="preserve">  </w:t>
      </w:r>
      <w:r w:rsidR="00A513DB">
        <w:rPr>
          <w:color w:val="auto"/>
        </w:rPr>
        <w:t>28 Iunie 2016</w:t>
      </w:r>
    </w:p>
    <w:p w14:paraId="342CD743" w14:textId="77777777"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14:paraId="67CB354F" w14:textId="77777777">
        <w:trPr>
          <w:trHeight w:val="280"/>
        </w:trPr>
        <w:tc>
          <w:tcPr>
            <w:tcW w:w="4786" w:type="dxa"/>
          </w:tcPr>
          <w:p w14:paraId="374AF092" w14:textId="77777777" w:rsidR="004164D7" w:rsidRDefault="00F3628D">
            <w:pPr>
              <w:ind w:firstLine="0"/>
              <w:jc w:val="right"/>
            </w:pPr>
            <w:r>
              <w:t>Absolvent:</w:t>
            </w:r>
          </w:p>
        </w:tc>
        <w:tc>
          <w:tcPr>
            <w:tcW w:w="3651" w:type="dxa"/>
          </w:tcPr>
          <w:p w14:paraId="50FBD29A" w14:textId="77777777" w:rsidR="004164D7" w:rsidRDefault="004036E0" w:rsidP="004036E0">
            <w:pPr>
              <w:ind w:firstLine="0"/>
            </w:pPr>
            <w:r>
              <w:rPr>
                <w:color w:val="auto"/>
              </w:rPr>
              <w:t>Bene Szabolcs</w:t>
            </w:r>
          </w:p>
        </w:tc>
      </w:tr>
      <w:tr w:rsidR="004164D7" w14:paraId="1A8F03D6" w14:textId="77777777">
        <w:trPr>
          <w:trHeight w:val="280"/>
        </w:trPr>
        <w:tc>
          <w:tcPr>
            <w:tcW w:w="4786" w:type="dxa"/>
          </w:tcPr>
          <w:p w14:paraId="79C90FF5" w14:textId="77777777" w:rsidR="004164D7" w:rsidRDefault="004164D7">
            <w:pPr>
              <w:jc w:val="right"/>
            </w:pPr>
          </w:p>
        </w:tc>
        <w:tc>
          <w:tcPr>
            <w:tcW w:w="3651" w:type="dxa"/>
          </w:tcPr>
          <w:p w14:paraId="3176184D" w14:textId="77777777" w:rsidR="004164D7" w:rsidRDefault="004164D7">
            <w:pPr>
              <w:jc w:val="right"/>
            </w:pPr>
          </w:p>
        </w:tc>
      </w:tr>
      <w:tr w:rsidR="004164D7" w14:paraId="35BF05DA" w14:textId="77777777">
        <w:trPr>
          <w:trHeight w:val="280"/>
        </w:trPr>
        <w:tc>
          <w:tcPr>
            <w:tcW w:w="4786" w:type="dxa"/>
          </w:tcPr>
          <w:p w14:paraId="7B92F59E" w14:textId="77777777" w:rsidR="004164D7" w:rsidRDefault="00F3628D">
            <w:pPr>
              <w:jc w:val="right"/>
            </w:pPr>
            <w:r>
              <w:t>Coordonator ştiinţific:</w:t>
            </w:r>
          </w:p>
        </w:tc>
        <w:tc>
          <w:tcPr>
            <w:tcW w:w="3651" w:type="dxa"/>
          </w:tcPr>
          <w:p w14:paraId="4FE5962C" w14:textId="77777777" w:rsidR="004164D7" w:rsidRDefault="004036E0" w:rsidP="004036E0">
            <w:pPr>
              <w:ind w:firstLine="10"/>
            </w:pPr>
            <w:r w:rsidRPr="00222711">
              <w:t>Assist. Prof. Eng. Cosmina IVAN</w:t>
            </w:r>
          </w:p>
        </w:tc>
      </w:tr>
    </w:tbl>
    <w:p w14:paraId="7C505D4D" w14:textId="77777777" w:rsidR="004164D7" w:rsidRDefault="004164D7"/>
    <w:p w14:paraId="32183C66" w14:textId="77777777" w:rsidR="004164D7" w:rsidRDefault="00867F94">
      <w:pPr>
        <w:ind w:left="1440"/>
        <w:jc w:val="left"/>
        <w:pPrChange w:id="7" w:author="Szabolcs Bene" w:date="2016-06-22T23:01:00Z">
          <w:pPr/>
        </w:pPrChange>
      </w:pPr>
      <w:ins w:id="8" w:author="Szabolcs Bene" w:date="2016-06-22T23:01:00Z">
        <w:r>
          <w:rPr>
            <w:b/>
          </w:rPr>
          <w:lastRenderedPageBreak/>
          <w:t xml:space="preserve">        </w:t>
        </w:r>
      </w:ins>
      <w:r w:rsidR="00F3628D">
        <w:rPr>
          <w:b/>
        </w:rPr>
        <w:t>Declaraţie pe proprie răspundere privind</w:t>
      </w:r>
    </w:p>
    <w:p w14:paraId="66D1DE68" w14:textId="77777777" w:rsidR="004164D7" w:rsidRDefault="00F3628D">
      <w:pPr>
        <w:ind w:firstLine="0"/>
        <w:jc w:val="center"/>
      </w:pPr>
      <w:r>
        <w:rPr>
          <w:b/>
        </w:rPr>
        <w:t>autenticitatea lucrării de licenţă</w:t>
      </w:r>
    </w:p>
    <w:p w14:paraId="1C4E3551" w14:textId="77777777" w:rsidR="004164D7" w:rsidRDefault="004164D7">
      <w:pPr>
        <w:jc w:val="center"/>
      </w:pPr>
    </w:p>
    <w:p w14:paraId="7F602FBA" w14:textId="77777777" w:rsidR="004164D7" w:rsidRDefault="004164D7">
      <w:pPr>
        <w:jc w:val="center"/>
      </w:pPr>
    </w:p>
    <w:p w14:paraId="2813E177" w14:textId="77777777" w:rsidR="004164D7" w:rsidRDefault="004164D7">
      <w:pPr>
        <w:jc w:val="center"/>
      </w:pPr>
    </w:p>
    <w:p w14:paraId="1DBD657A" w14:textId="77777777" w:rsidR="004164D7" w:rsidRDefault="004164D7">
      <w:pPr>
        <w:jc w:val="center"/>
      </w:pPr>
    </w:p>
    <w:p w14:paraId="05EACB98" w14:textId="77777777"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w:t>
      </w:r>
      <w:ins w:id="9" w:author="Szabolcs Bene" w:date="2016-06-22T20:02:00Z">
        <w:r w:rsidR="00CF0ACD" w:rsidRPr="00CF0ACD">
          <w:rPr>
            <w:bCs/>
            <w:shd w:val="clear" w:color="auto" w:fill="FFFFFF"/>
            <w:rPrChange w:id="10" w:author="Szabolcs Bene" w:date="2016-06-22T20:02:00Z">
              <w:rPr>
                <w:rFonts w:ascii="Calibri" w:hAnsi="Calibri" w:cs="Calibri"/>
                <w:b/>
                <w:bCs/>
                <w:sz w:val="20"/>
                <w:szCs w:val="20"/>
                <w:shd w:val="clear" w:color="auto" w:fill="FFFFFF"/>
              </w:rPr>
            </w:rPrChange>
          </w:rPr>
          <w:t>Sistem de comunicatie bazat pe tehnologii WebRTC</w:t>
        </w:r>
        <w:r w:rsidR="00CF0ACD">
          <w:rPr>
            <w:rFonts w:ascii="Calibri" w:hAnsi="Calibri" w:cs="Calibri"/>
            <w:b/>
            <w:bCs/>
            <w:sz w:val="20"/>
            <w:szCs w:val="20"/>
            <w:shd w:val="clear" w:color="auto" w:fill="FFFFFF"/>
          </w:rPr>
          <w:t xml:space="preserve"> </w:t>
        </w:r>
      </w:ins>
      <w:del w:id="11" w:author="Szabolcs Bene" w:date="2016-06-22T20:02:00Z">
        <w:r w:rsidDel="00CF0ACD">
          <w:delText>____________________________________________________________________________________________________________________________________________________________________________________________</w:delText>
        </w:r>
      </w:del>
      <w:r>
        <w:t xml:space="preserve">elaborată în vederea susţinerii examenului de finalizare a studiilor de licență la Facultatea de Automatică și Calculatoare, Specializarea </w:t>
      </w:r>
      <w:del w:id="12" w:author="Szabolcs Bene" w:date="2016-06-22T20:04:00Z">
        <w:r w:rsidDel="00CF0ACD">
          <w:delText xml:space="preserve">________________________________________ </w:delText>
        </w:r>
      </w:del>
      <w:ins w:id="13" w:author="Szabolcs Bene" w:date="2016-06-22T20:04:00Z">
        <w:r w:rsidR="00CF0ACD">
          <w:t xml:space="preserve">Calculatoare </w:t>
        </w:r>
      </w:ins>
      <w:r>
        <w:t xml:space="preserve">din cadrul Universităţii Tehnice din Cluj-Napoca, sesiunea </w:t>
      </w:r>
      <w:del w:id="14" w:author="Szabolcs Bene" w:date="2016-06-22T20:04:00Z">
        <w:r w:rsidDel="00CF0ACD">
          <w:delText xml:space="preserve">_________________ </w:delText>
        </w:r>
      </w:del>
      <w:ins w:id="15" w:author="Szabolcs Bene" w:date="2016-06-22T20:04:00Z">
        <w:r w:rsidR="00CF0ACD">
          <w:t xml:space="preserve">Iulie </w:t>
        </w:r>
      </w:ins>
      <w:r>
        <w:t xml:space="preserve">a anului universitar </w:t>
      </w:r>
      <w:del w:id="16" w:author="Szabolcs Bene" w:date="2016-06-22T20:04:00Z">
        <w:r w:rsidDel="00CF0ACD">
          <w:delText xml:space="preserve">__________, </w:delText>
        </w:r>
      </w:del>
      <w:ins w:id="17" w:author="Szabolcs Bene" w:date="2016-06-22T20:04:00Z">
        <w:r w:rsidR="00CF0ACD">
          <w:t xml:space="preserve">2015-2016, </w:t>
        </w:r>
      </w:ins>
      <w:r>
        <w:t>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14:paraId="1B914AA1" w14:textId="77777777"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14:paraId="2FE8D61C" w14:textId="77777777" w:rsidR="004164D7" w:rsidRDefault="00F3628D">
      <w:pPr>
        <w:ind w:firstLine="426"/>
      </w:pPr>
      <w:r>
        <w:t>Declar, de asemenea, că această lucrare nu a mai fost prezentată în faţa unei alte comisii de examen de licenţă.</w:t>
      </w:r>
    </w:p>
    <w:p w14:paraId="126ABEED" w14:textId="77777777" w:rsidR="004164D7" w:rsidRDefault="00F3628D">
      <w:pPr>
        <w:ind w:firstLine="426"/>
      </w:pPr>
      <w:r>
        <w:t xml:space="preserve">In cazul constatării ulterioare a unor declaraţii false, voi suporta sancţiunile administrative, respectiv, </w:t>
      </w:r>
      <w:r>
        <w:rPr>
          <w:i/>
        </w:rPr>
        <w:t>anularea examenului de licenţă</w:t>
      </w:r>
      <w:r>
        <w:t>.</w:t>
      </w:r>
    </w:p>
    <w:p w14:paraId="242B39E7" w14:textId="77777777" w:rsidR="004164D7" w:rsidRDefault="004164D7"/>
    <w:p w14:paraId="2959286A" w14:textId="77777777" w:rsidR="004164D7" w:rsidRDefault="004164D7"/>
    <w:p w14:paraId="5C7027A6" w14:textId="77777777" w:rsidR="004164D7" w:rsidRDefault="004164D7"/>
    <w:p w14:paraId="55ADED89" w14:textId="77777777" w:rsidR="004164D7" w:rsidRDefault="004164D7"/>
    <w:p w14:paraId="0C7E7FA2" w14:textId="77777777" w:rsidR="004164D7" w:rsidRDefault="004164D7"/>
    <w:p w14:paraId="6BF31BAD" w14:textId="77777777"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14:paraId="6595A4FC" w14:textId="77777777">
        <w:tc>
          <w:tcPr>
            <w:tcW w:w="3003" w:type="dxa"/>
          </w:tcPr>
          <w:p w14:paraId="6879B408" w14:textId="77777777" w:rsidR="00EC0C7E" w:rsidRDefault="00EC0C7E" w:rsidP="00EC0C7E"/>
          <w:p w14:paraId="1FFC7E3C" w14:textId="77777777" w:rsidR="004164D7" w:rsidRDefault="00F3628D" w:rsidP="00EC0C7E">
            <w:r>
              <w:t>Data</w:t>
            </w:r>
            <w:r w:rsidR="00EC0C7E">
              <w:t xml:space="preserve">: </w:t>
            </w:r>
            <w:r w:rsidR="00EC0C7E">
              <w:rPr>
                <w:color w:val="auto"/>
              </w:rPr>
              <w:t>4 iulie 2016</w:t>
            </w:r>
          </w:p>
        </w:tc>
        <w:tc>
          <w:tcPr>
            <w:tcW w:w="1917" w:type="dxa"/>
          </w:tcPr>
          <w:p w14:paraId="348389C8" w14:textId="77777777" w:rsidR="004164D7" w:rsidRDefault="004164D7"/>
        </w:tc>
        <w:tc>
          <w:tcPr>
            <w:tcW w:w="3936" w:type="dxa"/>
          </w:tcPr>
          <w:p w14:paraId="35498A29" w14:textId="77777777" w:rsidR="00336A23" w:rsidRDefault="00336A23">
            <w:pPr>
              <w:ind w:firstLine="0"/>
              <w:rPr>
                <w:color w:val="auto"/>
              </w:rPr>
            </w:pPr>
          </w:p>
          <w:p w14:paraId="61460BD4" w14:textId="77777777" w:rsidR="004164D7" w:rsidRDefault="00336A23">
            <w:pPr>
              <w:ind w:firstLine="0"/>
            </w:pPr>
            <w:r>
              <w:rPr>
                <w:color w:val="auto"/>
              </w:rPr>
              <w:t xml:space="preserve">            Bene Szabolcs</w:t>
            </w:r>
            <w:r>
              <w:t xml:space="preserve"> </w:t>
            </w:r>
          </w:p>
          <w:p w14:paraId="5740A20D" w14:textId="77777777" w:rsidR="004164D7" w:rsidRDefault="004164D7" w:rsidP="00336A23">
            <w:pPr>
              <w:ind w:firstLine="0"/>
            </w:pPr>
          </w:p>
        </w:tc>
      </w:tr>
      <w:tr w:rsidR="004164D7" w14:paraId="5EE748CE" w14:textId="77777777">
        <w:tc>
          <w:tcPr>
            <w:tcW w:w="3003" w:type="dxa"/>
          </w:tcPr>
          <w:p w14:paraId="38E756B3" w14:textId="77777777" w:rsidR="004164D7" w:rsidRDefault="004164D7"/>
        </w:tc>
        <w:tc>
          <w:tcPr>
            <w:tcW w:w="1917" w:type="dxa"/>
          </w:tcPr>
          <w:p w14:paraId="1DF5F43C" w14:textId="77777777" w:rsidR="004164D7" w:rsidRDefault="004164D7"/>
        </w:tc>
        <w:tc>
          <w:tcPr>
            <w:tcW w:w="3936" w:type="dxa"/>
          </w:tcPr>
          <w:p w14:paraId="7FA76827" w14:textId="77777777" w:rsidR="00865EC7" w:rsidRDefault="00865EC7" w:rsidP="00865EC7">
            <w:pPr>
              <w:pStyle w:val="Default"/>
              <w:jc w:val="both"/>
              <w:rPr>
                <w:sz w:val="23"/>
                <w:szCs w:val="23"/>
              </w:rPr>
            </w:pPr>
          </w:p>
          <w:p w14:paraId="54538F83" w14:textId="77777777"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14:paraId="24B56B6F" w14:textId="77777777" w:rsidR="004164D7" w:rsidRDefault="004164D7"/>
        </w:tc>
      </w:tr>
      <w:tr w:rsidR="00865EC7" w14:paraId="4FCC549C" w14:textId="77777777">
        <w:tc>
          <w:tcPr>
            <w:tcW w:w="3003" w:type="dxa"/>
          </w:tcPr>
          <w:p w14:paraId="69E0EB9D" w14:textId="77777777" w:rsidR="00865EC7" w:rsidRDefault="00865EC7">
            <w:pPr>
              <w:rPr>
                <w:ins w:id="18" w:author="Szabolcs Bene" w:date="2016-06-22T20:05:00Z"/>
              </w:rPr>
            </w:pPr>
          </w:p>
          <w:p w14:paraId="74BBCBA3" w14:textId="77777777" w:rsidR="008D4731" w:rsidRDefault="008D4731">
            <w:pPr>
              <w:rPr>
                <w:ins w:id="19" w:author="Szabolcs Bene" w:date="2016-06-22T20:05:00Z"/>
              </w:rPr>
            </w:pPr>
          </w:p>
          <w:p w14:paraId="638011BE" w14:textId="77777777" w:rsidR="008D4731" w:rsidRDefault="008D4731">
            <w:pPr>
              <w:rPr>
                <w:ins w:id="20" w:author="Szabolcs Bene" w:date="2016-06-23T22:04:00Z"/>
              </w:rPr>
            </w:pPr>
          </w:p>
          <w:p w14:paraId="433584A8" w14:textId="77777777" w:rsidR="00550BB2" w:rsidRDefault="00550BB2">
            <w:pPr>
              <w:rPr>
                <w:ins w:id="21" w:author="Szabolcs Bene" w:date="2016-06-23T22:04:00Z"/>
              </w:rPr>
            </w:pPr>
          </w:p>
          <w:p w14:paraId="772F0AAD" w14:textId="77777777" w:rsidR="00550BB2" w:rsidRDefault="00550BB2"/>
        </w:tc>
        <w:tc>
          <w:tcPr>
            <w:tcW w:w="1917" w:type="dxa"/>
          </w:tcPr>
          <w:p w14:paraId="62B99365" w14:textId="77777777" w:rsidR="00865EC7" w:rsidRDefault="00865EC7"/>
        </w:tc>
        <w:tc>
          <w:tcPr>
            <w:tcW w:w="3936" w:type="dxa"/>
          </w:tcPr>
          <w:p w14:paraId="04586FF9" w14:textId="77777777"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14:paraId="6CD6C481" w14:textId="77777777" w:rsidR="00C804D2" w:rsidRPr="002B17A3" w:rsidRDefault="00C804D2" w:rsidP="003A1FD3">
          <w:pPr>
            <w:pStyle w:val="TOCHeading"/>
            <w:rPr>
              <w:rFonts w:ascii="Times New Roman" w:hAnsi="Times New Roman" w:cs="Times New Roman"/>
              <w:b/>
              <w:color w:val="000000" w:themeColor="text1"/>
              <w:rPrChange w:id="22" w:author="Szabolcs Bene" w:date="2016-06-22T20:06:00Z">
                <w:rPr>
                  <w:b/>
                  <w:color w:val="000000" w:themeColor="text1"/>
                </w:rPr>
              </w:rPrChange>
            </w:rPr>
          </w:pPr>
          <w:r w:rsidRPr="002B17A3">
            <w:rPr>
              <w:rFonts w:ascii="Times New Roman" w:hAnsi="Times New Roman" w:cs="Times New Roman"/>
              <w:b/>
              <w:color w:val="000000" w:themeColor="text1"/>
              <w:rPrChange w:id="23" w:author="Szabolcs Bene" w:date="2016-06-22T20:06:00Z">
                <w:rPr>
                  <w:b/>
                  <w:color w:val="000000" w:themeColor="text1"/>
                </w:rPr>
              </w:rPrChange>
            </w:rPr>
            <w:t>Cuprins</w:t>
          </w:r>
        </w:p>
        <w:p w14:paraId="063D6EEB" w14:textId="77777777" w:rsidR="00C804D2" w:rsidRPr="002B17A3" w:rsidRDefault="00C804D2" w:rsidP="003A1FD3">
          <w:pPr>
            <w:rPr>
              <w:lang w:val="en-US" w:eastAsia="en-US"/>
            </w:rPr>
          </w:pPr>
        </w:p>
        <w:p w14:paraId="191CAED3" w14:textId="77777777" w:rsidR="00AE38AA" w:rsidRDefault="00C804D2" w:rsidP="003C38E3">
          <w:pPr>
            <w:pStyle w:val="TOC1"/>
            <w:rPr>
              <w:ins w:id="24" w:author="Szabolcs Bene" w:date="2016-06-23T23:08:00Z"/>
              <w:rFonts w:asciiTheme="minorHAnsi" w:eastAsiaTheme="minorEastAsia" w:hAnsiTheme="minorHAnsi" w:cstheme="minorBidi"/>
              <w:color w:val="auto"/>
              <w:sz w:val="22"/>
              <w:szCs w:val="22"/>
            </w:rPr>
          </w:pPr>
          <w:r w:rsidRPr="00867F94">
            <w:rPr>
              <w:noProof w:val="0"/>
            </w:rPr>
            <w:fldChar w:fldCharType="begin"/>
          </w:r>
          <w:r w:rsidRPr="002B17A3">
            <w:instrText xml:space="preserve"> TOC \o "1-3" \h \z \u </w:instrText>
          </w:r>
          <w:r w:rsidRPr="00867F94">
            <w:rPr>
              <w:noProof w:val="0"/>
              <w:rPrChange w:id="25" w:author="Szabolcs Bene" w:date="2016-06-22T20:06:00Z">
                <w:rPr>
                  <w:bCs/>
                </w:rPr>
              </w:rPrChange>
            </w:rPr>
            <w:fldChar w:fldCharType="separate"/>
          </w:r>
          <w:ins w:id="26" w:author="Szabolcs Bene" w:date="2016-06-23T23:08:00Z">
            <w:r w:rsidR="00AE38AA" w:rsidRPr="007B043B">
              <w:rPr>
                <w:rStyle w:val="Hyperlink"/>
              </w:rPr>
              <w:fldChar w:fldCharType="begin"/>
            </w:r>
            <w:r w:rsidR="00AE38AA" w:rsidRPr="007B043B">
              <w:rPr>
                <w:rStyle w:val="Hyperlink"/>
              </w:rPr>
              <w:instrText xml:space="preserve"> </w:instrText>
            </w:r>
            <w:r w:rsidR="00AE38AA">
              <w:instrText>HYPERLINK \l "_Toc454486652"</w:instrText>
            </w:r>
            <w:r w:rsidR="00AE38AA" w:rsidRPr="007B043B">
              <w:rPr>
                <w:rStyle w:val="Hyperlink"/>
              </w:rPr>
              <w:instrText xml:space="preserve"> </w:instrText>
            </w:r>
            <w:r w:rsidR="00AE38AA" w:rsidRPr="007B043B">
              <w:rPr>
                <w:rStyle w:val="Hyperlink"/>
              </w:rPr>
            </w:r>
            <w:r w:rsidR="00AE38AA" w:rsidRPr="007B043B">
              <w:rPr>
                <w:rStyle w:val="Hyperlink"/>
              </w:rPr>
              <w:fldChar w:fldCharType="separate"/>
            </w:r>
            <w:r w:rsidR="00AE38AA" w:rsidRPr="007B043B">
              <w:rPr>
                <w:rStyle w:val="Hyperlink"/>
              </w:rPr>
              <w:t>Capitolul 1.</w:t>
            </w:r>
            <w:r w:rsidR="00AE38AA">
              <w:rPr>
                <w:rFonts w:asciiTheme="minorHAnsi" w:eastAsiaTheme="minorEastAsia" w:hAnsiTheme="minorHAnsi" w:cstheme="minorBidi"/>
                <w:color w:val="auto"/>
                <w:sz w:val="22"/>
                <w:szCs w:val="22"/>
              </w:rPr>
              <w:tab/>
            </w:r>
            <w:r w:rsidR="00AE38AA" w:rsidRPr="007B043B">
              <w:rPr>
                <w:rStyle w:val="Hyperlink"/>
              </w:rPr>
              <w:t>Introducere</w:t>
            </w:r>
            <w:r w:rsidR="00AE38AA">
              <w:rPr>
                <w:webHidden/>
              </w:rPr>
              <w:tab/>
            </w:r>
            <w:r w:rsidR="00AE38AA">
              <w:rPr>
                <w:webHidden/>
              </w:rPr>
              <w:fldChar w:fldCharType="begin"/>
            </w:r>
            <w:r w:rsidR="00AE38AA">
              <w:rPr>
                <w:webHidden/>
              </w:rPr>
              <w:instrText xml:space="preserve"> PAGEREF _Toc454486652 \h </w:instrText>
            </w:r>
            <w:r w:rsidR="00AE38AA">
              <w:rPr>
                <w:webHidden/>
              </w:rPr>
            </w:r>
          </w:ins>
          <w:r w:rsidR="00AE38AA">
            <w:rPr>
              <w:webHidden/>
            </w:rPr>
            <w:fldChar w:fldCharType="separate"/>
          </w:r>
          <w:ins w:id="27" w:author="Szabolcs Bene" w:date="2016-06-23T23:08:00Z">
            <w:r w:rsidR="00AE38AA">
              <w:rPr>
                <w:webHidden/>
              </w:rPr>
              <w:t>7</w:t>
            </w:r>
            <w:r w:rsidR="00AE38AA">
              <w:rPr>
                <w:webHidden/>
              </w:rPr>
              <w:fldChar w:fldCharType="end"/>
            </w:r>
            <w:r w:rsidR="00AE38AA" w:rsidRPr="007B043B">
              <w:rPr>
                <w:rStyle w:val="Hyperlink"/>
              </w:rPr>
              <w:fldChar w:fldCharType="end"/>
            </w:r>
          </w:ins>
        </w:p>
        <w:p w14:paraId="7C6B8BDF" w14:textId="77777777" w:rsidR="00AE38AA" w:rsidRDefault="00AE38AA">
          <w:pPr>
            <w:pStyle w:val="TOC2"/>
            <w:tabs>
              <w:tab w:val="left" w:pos="1760"/>
              <w:tab w:val="right" w:leader="dot" w:pos="9350"/>
            </w:tabs>
            <w:rPr>
              <w:ins w:id="28" w:author="Szabolcs Bene" w:date="2016-06-23T23:08:00Z"/>
              <w:rFonts w:asciiTheme="minorHAnsi" w:eastAsiaTheme="minorEastAsia" w:hAnsiTheme="minorHAnsi" w:cstheme="minorBidi"/>
              <w:noProof/>
              <w:color w:val="auto"/>
              <w:sz w:val="22"/>
              <w:szCs w:val="22"/>
            </w:rPr>
          </w:pPr>
          <w:ins w:id="2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1.1.</w:t>
            </w:r>
            <w:r>
              <w:rPr>
                <w:rFonts w:asciiTheme="minorHAnsi" w:eastAsiaTheme="minorEastAsia" w:hAnsiTheme="minorHAnsi" w:cstheme="minorBidi"/>
                <w:noProof/>
                <w:color w:val="auto"/>
                <w:sz w:val="22"/>
                <w:szCs w:val="22"/>
              </w:rPr>
              <w:tab/>
            </w:r>
            <w:r w:rsidRPr="007B043B">
              <w:rPr>
                <w:rStyle w:val="Hyperlink"/>
                <w:noProof/>
              </w:rPr>
              <w:t>Contextul proiectului</w:t>
            </w:r>
            <w:r>
              <w:rPr>
                <w:noProof/>
                <w:webHidden/>
              </w:rPr>
              <w:tab/>
            </w:r>
            <w:r>
              <w:rPr>
                <w:noProof/>
                <w:webHidden/>
              </w:rPr>
              <w:fldChar w:fldCharType="begin"/>
            </w:r>
            <w:r>
              <w:rPr>
                <w:noProof/>
                <w:webHidden/>
              </w:rPr>
              <w:instrText xml:space="preserve"> PAGEREF _Toc454486653 \h </w:instrText>
            </w:r>
            <w:r>
              <w:rPr>
                <w:noProof/>
                <w:webHidden/>
              </w:rPr>
            </w:r>
          </w:ins>
          <w:r>
            <w:rPr>
              <w:noProof/>
              <w:webHidden/>
            </w:rPr>
            <w:fldChar w:fldCharType="separate"/>
          </w:r>
          <w:ins w:id="30" w:author="Szabolcs Bene" w:date="2016-06-23T23:08:00Z">
            <w:r>
              <w:rPr>
                <w:noProof/>
                <w:webHidden/>
              </w:rPr>
              <w:t>7</w:t>
            </w:r>
            <w:r>
              <w:rPr>
                <w:noProof/>
                <w:webHidden/>
              </w:rPr>
              <w:fldChar w:fldCharType="end"/>
            </w:r>
            <w:r w:rsidRPr="007B043B">
              <w:rPr>
                <w:rStyle w:val="Hyperlink"/>
                <w:noProof/>
              </w:rPr>
              <w:fldChar w:fldCharType="end"/>
            </w:r>
          </w:ins>
        </w:p>
        <w:p w14:paraId="44E1E532" w14:textId="77777777" w:rsidR="00AE38AA" w:rsidRDefault="00AE38AA">
          <w:pPr>
            <w:pStyle w:val="TOC2"/>
            <w:tabs>
              <w:tab w:val="left" w:pos="1760"/>
              <w:tab w:val="right" w:leader="dot" w:pos="9350"/>
            </w:tabs>
            <w:rPr>
              <w:ins w:id="31" w:author="Szabolcs Bene" w:date="2016-06-23T23:08:00Z"/>
              <w:rFonts w:asciiTheme="minorHAnsi" w:eastAsiaTheme="minorEastAsia" w:hAnsiTheme="minorHAnsi" w:cstheme="minorBidi"/>
              <w:noProof/>
              <w:color w:val="auto"/>
              <w:sz w:val="22"/>
              <w:szCs w:val="22"/>
            </w:rPr>
          </w:pPr>
          <w:ins w:id="3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1.2.</w:t>
            </w:r>
            <w:r>
              <w:rPr>
                <w:rFonts w:asciiTheme="minorHAnsi" w:eastAsiaTheme="minorEastAsia" w:hAnsiTheme="minorHAnsi" w:cstheme="minorBidi"/>
                <w:noProof/>
                <w:color w:val="auto"/>
                <w:sz w:val="22"/>
                <w:szCs w:val="22"/>
              </w:rPr>
              <w:tab/>
            </w:r>
            <w:r w:rsidRPr="007B043B">
              <w:rPr>
                <w:rStyle w:val="Hyperlink"/>
                <w:noProof/>
              </w:rPr>
              <w:t>Motivația</w:t>
            </w:r>
            <w:r>
              <w:rPr>
                <w:noProof/>
                <w:webHidden/>
              </w:rPr>
              <w:tab/>
            </w:r>
            <w:r>
              <w:rPr>
                <w:noProof/>
                <w:webHidden/>
              </w:rPr>
              <w:fldChar w:fldCharType="begin"/>
            </w:r>
            <w:r>
              <w:rPr>
                <w:noProof/>
                <w:webHidden/>
              </w:rPr>
              <w:instrText xml:space="preserve"> PAGEREF _Toc454486654 \h </w:instrText>
            </w:r>
            <w:r>
              <w:rPr>
                <w:noProof/>
                <w:webHidden/>
              </w:rPr>
            </w:r>
          </w:ins>
          <w:r>
            <w:rPr>
              <w:noProof/>
              <w:webHidden/>
            </w:rPr>
            <w:fldChar w:fldCharType="separate"/>
          </w:r>
          <w:ins w:id="33" w:author="Szabolcs Bene" w:date="2016-06-23T23:08:00Z">
            <w:r>
              <w:rPr>
                <w:noProof/>
                <w:webHidden/>
              </w:rPr>
              <w:t>7</w:t>
            </w:r>
            <w:r>
              <w:rPr>
                <w:noProof/>
                <w:webHidden/>
              </w:rPr>
              <w:fldChar w:fldCharType="end"/>
            </w:r>
            <w:r w:rsidRPr="007B043B">
              <w:rPr>
                <w:rStyle w:val="Hyperlink"/>
                <w:noProof/>
              </w:rPr>
              <w:fldChar w:fldCharType="end"/>
            </w:r>
          </w:ins>
        </w:p>
        <w:p w14:paraId="29227A52" w14:textId="77777777" w:rsidR="00AE38AA" w:rsidRDefault="00AE38AA">
          <w:pPr>
            <w:pStyle w:val="TOC2"/>
            <w:tabs>
              <w:tab w:val="left" w:pos="1760"/>
              <w:tab w:val="right" w:leader="dot" w:pos="9350"/>
            </w:tabs>
            <w:rPr>
              <w:ins w:id="34" w:author="Szabolcs Bene" w:date="2016-06-23T23:08:00Z"/>
              <w:rFonts w:asciiTheme="minorHAnsi" w:eastAsiaTheme="minorEastAsia" w:hAnsiTheme="minorHAnsi" w:cstheme="minorBidi"/>
              <w:noProof/>
              <w:color w:val="auto"/>
              <w:sz w:val="22"/>
              <w:szCs w:val="22"/>
            </w:rPr>
          </w:pPr>
          <w:ins w:id="3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1.3.</w:t>
            </w:r>
            <w:r>
              <w:rPr>
                <w:rFonts w:asciiTheme="minorHAnsi" w:eastAsiaTheme="minorEastAsia" w:hAnsiTheme="minorHAnsi" w:cstheme="minorBidi"/>
                <w:noProof/>
                <w:color w:val="auto"/>
                <w:sz w:val="22"/>
                <w:szCs w:val="22"/>
              </w:rPr>
              <w:tab/>
            </w:r>
            <w:r w:rsidRPr="007B043B">
              <w:rPr>
                <w:rStyle w:val="Hyperlink"/>
                <w:noProof/>
              </w:rPr>
              <w:t>Conținutul lucrării</w:t>
            </w:r>
            <w:r>
              <w:rPr>
                <w:noProof/>
                <w:webHidden/>
              </w:rPr>
              <w:tab/>
            </w:r>
            <w:r>
              <w:rPr>
                <w:noProof/>
                <w:webHidden/>
              </w:rPr>
              <w:fldChar w:fldCharType="begin"/>
            </w:r>
            <w:r>
              <w:rPr>
                <w:noProof/>
                <w:webHidden/>
              </w:rPr>
              <w:instrText xml:space="preserve"> PAGEREF _Toc454486655 \h </w:instrText>
            </w:r>
            <w:r>
              <w:rPr>
                <w:noProof/>
                <w:webHidden/>
              </w:rPr>
            </w:r>
          </w:ins>
          <w:r>
            <w:rPr>
              <w:noProof/>
              <w:webHidden/>
            </w:rPr>
            <w:fldChar w:fldCharType="separate"/>
          </w:r>
          <w:ins w:id="36" w:author="Szabolcs Bene" w:date="2016-06-23T23:08:00Z">
            <w:r>
              <w:rPr>
                <w:noProof/>
                <w:webHidden/>
              </w:rPr>
              <w:t>8</w:t>
            </w:r>
            <w:r>
              <w:rPr>
                <w:noProof/>
                <w:webHidden/>
              </w:rPr>
              <w:fldChar w:fldCharType="end"/>
            </w:r>
            <w:r w:rsidRPr="007B043B">
              <w:rPr>
                <w:rStyle w:val="Hyperlink"/>
                <w:noProof/>
              </w:rPr>
              <w:fldChar w:fldCharType="end"/>
            </w:r>
          </w:ins>
        </w:p>
        <w:p w14:paraId="2ABB5662" w14:textId="77777777" w:rsidR="00AE38AA" w:rsidRDefault="00AE38AA" w:rsidP="003C38E3">
          <w:pPr>
            <w:pStyle w:val="TOC1"/>
            <w:rPr>
              <w:ins w:id="37" w:author="Szabolcs Bene" w:date="2016-06-23T23:08:00Z"/>
              <w:rFonts w:asciiTheme="minorHAnsi" w:eastAsiaTheme="minorEastAsia" w:hAnsiTheme="minorHAnsi" w:cstheme="minorBidi"/>
              <w:color w:val="auto"/>
              <w:sz w:val="22"/>
              <w:szCs w:val="22"/>
            </w:rPr>
          </w:pPr>
          <w:ins w:id="38" w:author="Szabolcs Bene" w:date="2016-06-23T23:08:00Z">
            <w:r w:rsidRPr="007B043B">
              <w:rPr>
                <w:rStyle w:val="Hyperlink"/>
              </w:rPr>
              <w:fldChar w:fldCharType="begin"/>
            </w:r>
            <w:r w:rsidRPr="007B043B">
              <w:rPr>
                <w:rStyle w:val="Hyperlink"/>
              </w:rPr>
              <w:instrText xml:space="preserve"> </w:instrText>
            </w:r>
            <w:r>
              <w:instrText>HYPERLINK \l "_Toc454486656"</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2.</w:t>
            </w:r>
            <w:r>
              <w:rPr>
                <w:rFonts w:asciiTheme="minorHAnsi" w:eastAsiaTheme="minorEastAsia" w:hAnsiTheme="minorHAnsi" w:cstheme="minorBidi"/>
                <w:color w:val="auto"/>
                <w:sz w:val="22"/>
                <w:szCs w:val="22"/>
              </w:rPr>
              <w:tab/>
            </w:r>
            <w:r w:rsidRPr="007B043B">
              <w:rPr>
                <w:rStyle w:val="Hyperlink"/>
              </w:rPr>
              <w:t>Obiectivele Proiectului</w:t>
            </w:r>
            <w:r>
              <w:rPr>
                <w:webHidden/>
              </w:rPr>
              <w:tab/>
            </w:r>
            <w:r>
              <w:rPr>
                <w:webHidden/>
              </w:rPr>
              <w:fldChar w:fldCharType="begin"/>
            </w:r>
            <w:r>
              <w:rPr>
                <w:webHidden/>
              </w:rPr>
              <w:instrText xml:space="preserve"> PAGEREF _Toc454486656 \h </w:instrText>
            </w:r>
            <w:r>
              <w:rPr>
                <w:webHidden/>
              </w:rPr>
            </w:r>
          </w:ins>
          <w:r>
            <w:rPr>
              <w:webHidden/>
            </w:rPr>
            <w:fldChar w:fldCharType="separate"/>
          </w:r>
          <w:ins w:id="39" w:author="Szabolcs Bene" w:date="2016-06-23T23:08:00Z">
            <w:r>
              <w:rPr>
                <w:webHidden/>
              </w:rPr>
              <w:t>9</w:t>
            </w:r>
            <w:r>
              <w:rPr>
                <w:webHidden/>
              </w:rPr>
              <w:fldChar w:fldCharType="end"/>
            </w:r>
            <w:r w:rsidRPr="007B043B">
              <w:rPr>
                <w:rStyle w:val="Hyperlink"/>
              </w:rPr>
              <w:fldChar w:fldCharType="end"/>
            </w:r>
          </w:ins>
        </w:p>
        <w:p w14:paraId="6FEDC916" w14:textId="77777777" w:rsidR="00AE38AA" w:rsidRDefault="00AE38AA">
          <w:pPr>
            <w:pStyle w:val="TOC2"/>
            <w:tabs>
              <w:tab w:val="left" w:pos="1760"/>
              <w:tab w:val="right" w:leader="dot" w:pos="9350"/>
            </w:tabs>
            <w:rPr>
              <w:ins w:id="40" w:author="Szabolcs Bene" w:date="2016-06-23T23:08:00Z"/>
              <w:rFonts w:asciiTheme="minorHAnsi" w:eastAsiaTheme="minorEastAsia" w:hAnsiTheme="minorHAnsi" w:cstheme="minorBidi"/>
              <w:noProof/>
              <w:color w:val="auto"/>
              <w:sz w:val="22"/>
              <w:szCs w:val="22"/>
            </w:rPr>
          </w:pPr>
          <w:ins w:id="4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"_Toc454486657"</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2.1.</w:t>
            </w:r>
            <w:r>
              <w:rPr>
                <w:rFonts w:asciiTheme="minorHAnsi" w:eastAsiaTheme="minorEastAsia" w:hAnsiTheme="minorHAnsi" w:cstheme="minorBidi"/>
                <w:noProof/>
                <w:color w:val="auto"/>
                <w:sz w:val="22"/>
                <w:szCs w:val="22"/>
              </w:rPr>
              <w:tab/>
            </w:r>
            <w:r w:rsidRPr="007B043B">
              <w:rPr>
                <w:rStyle w:val="Hyperlink"/>
                <w:noProof/>
              </w:rPr>
              <w:t>Obiectivul principal</w:t>
            </w:r>
            <w:r>
              <w:rPr>
                <w:noProof/>
                <w:webHidden/>
              </w:rPr>
              <w:tab/>
            </w:r>
            <w:r>
              <w:rPr>
                <w:noProof/>
                <w:webHidden/>
              </w:rPr>
              <w:fldChar w:fldCharType="begin"/>
            </w:r>
            <w:r>
              <w:rPr>
                <w:noProof/>
                <w:webHidden/>
              </w:rPr>
              <w:instrText xml:space="preserve"> PAGEREF _Toc454486657 \h </w:instrText>
            </w:r>
            <w:r>
              <w:rPr>
                <w:noProof/>
                <w:webHidden/>
              </w:rPr>
            </w:r>
          </w:ins>
          <w:r>
            <w:rPr>
              <w:noProof/>
              <w:webHidden/>
            </w:rPr>
            <w:fldChar w:fldCharType="separate"/>
          </w:r>
          <w:ins w:id="42" w:author="Szabolcs Bene" w:date="2016-06-23T23:08:00Z">
            <w:r>
              <w:rPr>
                <w:noProof/>
                <w:webHidden/>
              </w:rPr>
              <w:t>9</w:t>
            </w:r>
            <w:r>
              <w:rPr>
                <w:noProof/>
                <w:webHidden/>
              </w:rPr>
              <w:fldChar w:fldCharType="end"/>
            </w:r>
            <w:r w:rsidRPr="007B043B">
              <w:rPr>
                <w:rStyle w:val="Hyperlink"/>
                <w:noProof/>
              </w:rPr>
              <w:fldChar w:fldCharType="end"/>
            </w:r>
          </w:ins>
        </w:p>
        <w:p w14:paraId="104848E1" w14:textId="77777777" w:rsidR="00AE38AA" w:rsidRDefault="00AE38AA">
          <w:pPr>
            <w:pStyle w:val="TOC2"/>
            <w:tabs>
              <w:tab w:val="left" w:pos="1760"/>
              <w:tab w:val="right" w:leader="dot" w:pos="9350"/>
            </w:tabs>
            <w:rPr>
              <w:ins w:id="43" w:author="Szabolcs Bene" w:date="2016-06-23T23:08:00Z"/>
              <w:rFonts w:asciiTheme="minorHAnsi" w:eastAsiaTheme="minorEastAsia" w:hAnsiTheme="minorHAnsi" w:cstheme="minorBidi"/>
              <w:noProof/>
              <w:color w:val="auto"/>
              <w:sz w:val="22"/>
              <w:szCs w:val="22"/>
            </w:rPr>
          </w:pPr>
          <w:ins w:id="4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"_Toc454486658"</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2.2.</w:t>
            </w:r>
            <w:r>
              <w:rPr>
                <w:rFonts w:asciiTheme="minorHAnsi" w:eastAsiaTheme="minorEastAsia" w:hAnsiTheme="minorHAnsi" w:cstheme="minorBidi"/>
                <w:noProof/>
                <w:color w:val="auto"/>
                <w:sz w:val="22"/>
                <w:szCs w:val="22"/>
              </w:rPr>
              <w:tab/>
            </w:r>
            <w:r w:rsidRPr="007B043B">
              <w:rPr>
                <w:rStyle w:val="Hyperlink"/>
                <w:noProof/>
              </w:rPr>
              <w:t>Obiective secundare</w:t>
            </w:r>
            <w:r>
              <w:rPr>
                <w:noProof/>
                <w:webHidden/>
              </w:rPr>
              <w:tab/>
            </w:r>
            <w:r>
              <w:rPr>
                <w:noProof/>
                <w:webHidden/>
              </w:rPr>
              <w:fldChar w:fldCharType="begin"/>
            </w:r>
            <w:r>
              <w:rPr>
                <w:noProof/>
                <w:webHidden/>
              </w:rPr>
              <w:instrText xml:space="preserve"> PAGEREF _Toc454486658 \h </w:instrText>
            </w:r>
            <w:r>
              <w:rPr>
                <w:noProof/>
                <w:webHidden/>
              </w:rPr>
            </w:r>
          </w:ins>
          <w:r>
            <w:rPr>
              <w:noProof/>
              <w:webHidden/>
            </w:rPr>
            <w:fldChar w:fldCharType="separate"/>
          </w:r>
          <w:ins w:id="45" w:author="Szabolcs Bene" w:date="2016-06-23T23:08:00Z">
            <w:r>
              <w:rPr>
                <w:noProof/>
                <w:webHidden/>
              </w:rPr>
              <w:t>9</w:t>
            </w:r>
            <w:r>
              <w:rPr>
                <w:noProof/>
                <w:webHidden/>
              </w:rPr>
              <w:fldChar w:fldCharType="end"/>
            </w:r>
            <w:r w:rsidRPr="007B043B">
              <w:rPr>
                <w:rStyle w:val="Hyperlink"/>
                <w:noProof/>
              </w:rPr>
              <w:fldChar w:fldCharType="end"/>
            </w:r>
          </w:ins>
        </w:p>
        <w:p w14:paraId="4020AB31" w14:textId="77777777" w:rsidR="00AE38AA" w:rsidRDefault="00AE38AA" w:rsidP="003C38E3">
          <w:pPr>
            <w:pStyle w:val="TOC1"/>
            <w:rPr>
              <w:ins w:id="46" w:author="Szabolcs Bene" w:date="2016-06-23T23:08:00Z"/>
              <w:rFonts w:asciiTheme="minorHAnsi" w:eastAsiaTheme="minorEastAsia" w:hAnsiTheme="minorHAnsi" w:cstheme="minorBidi"/>
              <w:color w:val="auto"/>
              <w:sz w:val="22"/>
              <w:szCs w:val="22"/>
            </w:rPr>
          </w:pPr>
          <w:ins w:id="47" w:author="Szabolcs Bene" w:date="2016-06-23T23:08:00Z">
            <w:r w:rsidRPr="007B043B">
              <w:rPr>
                <w:rStyle w:val="Hyperlink"/>
              </w:rPr>
              <w:fldChar w:fldCharType="begin"/>
            </w:r>
            <w:r w:rsidRPr="007B043B">
              <w:rPr>
                <w:rStyle w:val="Hyperlink"/>
              </w:rPr>
              <w:instrText xml:space="preserve"> </w:instrText>
            </w:r>
            <w:r>
              <w:instrText>HYPERLINK \l "_Toc454486659"</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3.</w:t>
            </w:r>
            <w:r>
              <w:rPr>
                <w:rFonts w:asciiTheme="minorHAnsi" w:eastAsiaTheme="minorEastAsia" w:hAnsiTheme="minorHAnsi" w:cstheme="minorBidi"/>
                <w:color w:val="auto"/>
                <w:sz w:val="22"/>
                <w:szCs w:val="22"/>
              </w:rPr>
              <w:tab/>
            </w:r>
            <w:r w:rsidRPr="007B043B">
              <w:rPr>
                <w:rStyle w:val="Hyperlink"/>
              </w:rPr>
              <w:t>Studiu Bibliografic</w:t>
            </w:r>
            <w:r>
              <w:rPr>
                <w:webHidden/>
              </w:rPr>
              <w:tab/>
            </w:r>
            <w:r>
              <w:rPr>
                <w:webHidden/>
              </w:rPr>
              <w:fldChar w:fldCharType="begin"/>
            </w:r>
            <w:r>
              <w:rPr>
                <w:webHidden/>
              </w:rPr>
              <w:instrText xml:space="preserve"> PAGEREF _Toc454486659 \h </w:instrText>
            </w:r>
            <w:r>
              <w:rPr>
                <w:webHidden/>
              </w:rPr>
            </w:r>
          </w:ins>
          <w:r>
            <w:rPr>
              <w:webHidden/>
            </w:rPr>
            <w:fldChar w:fldCharType="separate"/>
          </w:r>
          <w:ins w:id="48" w:author="Szabolcs Bene" w:date="2016-06-23T23:08:00Z">
            <w:r>
              <w:rPr>
                <w:webHidden/>
              </w:rPr>
              <w:t>11</w:t>
            </w:r>
            <w:r>
              <w:rPr>
                <w:webHidden/>
              </w:rPr>
              <w:fldChar w:fldCharType="end"/>
            </w:r>
            <w:r w:rsidRPr="007B043B">
              <w:rPr>
                <w:rStyle w:val="Hyperlink"/>
              </w:rPr>
              <w:fldChar w:fldCharType="end"/>
            </w:r>
          </w:ins>
        </w:p>
        <w:p w14:paraId="40544D45" w14:textId="77777777" w:rsidR="00AE38AA" w:rsidRDefault="00AE38AA">
          <w:pPr>
            <w:pStyle w:val="TOC2"/>
            <w:tabs>
              <w:tab w:val="left" w:pos="1760"/>
              <w:tab w:val="right" w:leader="dot" w:pos="9350"/>
            </w:tabs>
            <w:rPr>
              <w:ins w:id="49" w:author="Szabolcs Bene" w:date="2016-06-23T23:08:00Z"/>
              <w:rFonts w:asciiTheme="minorHAnsi" w:eastAsiaTheme="minorEastAsia" w:hAnsiTheme="minorHAnsi" w:cstheme="minorBidi"/>
              <w:noProof/>
              <w:color w:val="auto"/>
              <w:sz w:val="22"/>
              <w:szCs w:val="22"/>
            </w:rPr>
          </w:pPr>
          <w:ins w:id="5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3.1.</w:t>
            </w:r>
            <w:r>
              <w:rPr>
                <w:rFonts w:asciiTheme="minorHAnsi" w:eastAsiaTheme="minorEastAsia" w:hAnsiTheme="minorHAnsi" w:cstheme="minorBidi"/>
                <w:noProof/>
                <w:color w:val="auto"/>
                <w:sz w:val="22"/>
                <w:szCs w:val="22"/>
              </w:rPr>
              <w:tab/>
            </w:r>
            <w:r w:rsidRPr="007B043B">
              <w:rPr>
                <w:rStyle w:val="Hyperlink"/>
                <w:noProof/>
              </w:rPr>
              <w:t>Dezvoltarea aplicațiilor web</w:t>
            </w:r>
            <w:r>
              <w:rPr>
                <w:noProof/>
                <w:webHidden/>
              </w:rPr>
              <w:tab/>
            </w:r>
            <w:r>
              <w:rPr>
                <w:noProof/>
                <w:webHidden/>
              </w:rPr>
              <w:fldChar w:fldCharType="begin"/>
            </w:r>
            <w:r>
              <w:rPr>
                <w:noProof/>
                <w:webHidden/>
              </w:rPr>
              <w:instrText xml:space="preserve"> PAGEREF _Toc454486660 \h </w:instrText>
            </w:r>
            <w:r>
              <w:rPr>
                <w:noProof/>
                <w:webHidden/>
              </w:rPr>
            </w:r>
          </w:ins>
          <w:r>
            <w:rPr>
              <w:noProof/>
              <w:webHidden/>
            </w:rPr>
            <w:fldChar w:fldCharType="separate"/>
          </w:r>
          <w:ins w:id="51" w:author="Szabolcs Bene" w:date="2016-06-23T23:08:00Z">
            <w:r>
              <w:rPr>
                <w:noProof/>
                <w:webHidden/>
              </w:rPr>
              <w:t>11</w:t>
            </w:r>
            <w:r>
              <w:rPr>
                <w:noProof/>
                <w:webHidden/>
              </w:rPr>
              <w:fldChar w:fldCharType="end"/>
            </w:r>
            <w:r w:rsidRPr="007B043B">
              <w:rPr>
                <w:rStyle w:val="Hyperlink"/>
                <w:noProof/>
              </w:rPr>
              <w:fldChar w:fldCharType="end"/>
            </w:r>
          </w:ins>
        </w:p>
        <w:p w14:paraId="7D251B11" w14:textId="77777777" w:rsidR="00AE38AA" w:rsidRDefault="00AE38AA">
          <w:pPr>
            <w:pStyle w:val="TOC2"/>
            <w:tabs>
              <w:tab w:val="left" w:pos="1760"/>
              <w:tab w:val="right" w:leader="dot" w:pos="9350"/>
            </w:tabs>
            <w:rPr>
              <w:ins w:id="52" w:author="Szabolcs Bene" w:date="2016-06-23T23:08:00Z"/>
              <w:rFonts w:asciiTheme="minorHAnsi" w:eastAsiaTheme="minorEastAsia" w:hAnsiTheme="minorHAnsi" w:cstheme="minorBidi"/>
              <w:noProof/>
              <w:color w:val="auto"/>
              <w:sz w:val="22"/>
              <w:szCs w:val="22"/>
            </w:rPr>
          </w:pPr>
          <w:ins w:id="5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3.2.</w:t>
            </w:r>
            <w:r>
              <w:rPr>
                <w:rFonts w:asciiTheme="minorHAnsi" w:eastAsiaTheme="minorEastAsia" w:hAnsiTheme="minorHAnsi" w:cstheme="minorBidi"/>
                <w:noProof/>
                <w:color w:val="auto"/>
                <w:sz w:val="22"/>
                <w:szCs w:val="22"/>
              </w:rPr>
              <w:tab/>
            </w:r>
            <w:r w:rsidRPr="007B043B">
              <w:rPr>
                <w:rStyle w:val="Hyperlink"/>
                <w:noProof/>
              </w:rPr>
              <w:t>Comunicare in timp real</w:t>
            </w:r>
            <w:r>
              <w:rPr>
                <w:noProof/>
                <w:webHidden/>
              </w:rPr>
              <w:tab/>
            </w:r>
            <w:r>
              <w:rPr>
                <w:noProof/>
                <w:webHidden/>
              </w:rPr>
              <w:fldChar w:fldCharType="begin"/>
            </w:r>
            <w:r>
              <w:rPr>
                <w:noProof/>
                <w:webHidden/>
              </w:rPr>
              <w:instrText xml:space="preserve"> PAGEREF _Toc454486661 \h </w:instrText>
            </w:r>
            <w:r>
              <w:rPr>
                <w:noProof/>
                <w:webHidden/>
              </w:rPr>
            </w:r>
          </w:ins>
          <w:r>
            <w:rPr>
              <w:noProof/>
              <w:webHidden/>
            </w:rPr>
            <w:fldChar w:fldCharType="separate"/>
          </w:r>
          <w:ins w:id="54" w:author="Szabolcs Bene" w:date="2016-06-23T23:08:00Z">
            <w:r>
              <w:rPr>
                <w:noProof/>
                <w:webHidden/>
              </w:rPr>
              <w:t>11</w:t>
            </w:r>
            <w:r>
              <w:rPr>
                <w:noProof/>
                <w:webHidden/>
              </w:rPr>
              <w:fldChar w:fldCharType="end"/>
            </w:r>
            <w:r w:rsidRPr="007B043B">
              <w:rPr>
                <w:rStyle w:val="Hyperlink"/>
                <w:noProof/>
              </w:rPr>
              <w:fldChar w:fldCharType="end"/>
            </w:r>
          </w:ins>
        </w:p>
        <w:p w14:paraId="138C5490" w14:textId="77777777" w:rsidR="00AE38AA" w:rsidRDefault="00AE38AA">
          <w:pPr>
            <w:pStyle w:val="TOC2"/>
            <w:tabs>
              <w:tab w:val="left" w:pos="1760"/>
              <w:tab w:val="right" w:leader="dot" w:pos="9350"/>
            </w:tabs>
            <w:rPr>
              <w:ins w:id="55" w:author="Szabolcs Bene" w:date="2016-06-23T23:08:00Z"/>
              <w:rFonts w:asciiTheme="minorHAnsi" w:eastAsiaTheme="minorEastAsia" w:hAnsiTheme="minorHAnsi" w:cstheme="minorBidi"/>
              <w:noProof/>
              <w:color w:val="auto"/>
              <w:sz w:val="22"/>
              <w:szCs w:val="22"/>
            </w:rPr>
          </w:pPr>
          <w:ins w:id="5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"_Toc454486662"</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3.3.</w:t>
            </w:r>
            <w:r>
              <w:rPr>
                <w:rFonts w:asciiTheme="minorHAnsi" w:eastAsiaTheme="minorEastAsia" w:hAnsiTheme="minorHAnsi" w:cstheme="minorBidi"/>
                <w:noProof/>
                <w:color w:val="auto"/>
                <w:sz w:val="22"/>
                <w:szCs w:val="22"/>
              </w:rPr>
              <w:tab/>
            </w:r>
            <w:r w:rsidRPr="007B043B">
              <w:rPr>
                <w:rStyle w:val="Hyperlink"/>
                <w:noProof/>
              </w:rPr>
              <w:t>WebRTC</w:t>
            </w:r>
            <w:r>
              <w:rPr>
                <w:noProof/>
                <w:webHidden/>
              </w:rPr>
              <w:tab/>
            </w:r>
            <w:r>
              <w:rPr>
                <w:noProof/>
                <w:webHidden/>
              </w:rPr>
              <w:fldChar w:fldCharType="begin"/>
            </w:r>
            <w:r>
              <w:rPr>
                <w:noProof/>
                <w:webHidden/>
              </w:rPr>
              <w:instrText xml:space="preserve"> PAGEREF _Toc454486662 \h </w:instrText>
            </w:r>
            <w:r>
              <w:rPr>
                <w:noProof/>
                <w:webHidden/>
              </w:rPr>
            </w:r>
          </w:ins>
          <w:r>
            <w:rPr>
              <w:noProof/>
              <w:webHidden/>
            </w:rPr>
            <w:fldChar w:fldCharType="separate"/>
          </w:r>
          <w:ins w:id="57" w:author="Szabolcs Bene" w:date="2016-06-23T23:08:00Z">
            <w:r>
              <w:rPr>
                <w:noProof/>
                <w:webHidden/>
              </w:rPr>
              <w:t>12</w:t>
            </w:r>
            <w:r>
              <w:rPr>
                <w:noProof/>
                <w:webHidden/>
              </w:rPr>
              <w:fldChar w:fldCharType="end"/>
            </w:r>
            <w:r w:rsidRPr="007B043B">
              <w:rPr>
                <w:rStyle w:val="Hyperlink"/>
                <w:noProof/>
              </w:rPr>
              <w:fldChar w:fldCharType="end"/>
            </w:r>
          </w:ins>
        </w:p>
        <w:p w14:paraId="0994D5AF" w14:textId="77777777" w:rsidR="00AE38AA" w:rsidRDefault="00AE38AA">
          <w:pPr>
            <w:pStyle w:val="TOC3"/>
            <w:tabs>
              <w:tab w:val="left" w:pos="1960"/>
              <w:tab w:val="right" w:leader="dot" w:pos="9350"/>
            </w:tabs>
            <w:rPr>
              <w:ins w:id="58" w:author="Szabolcs Bene" w:date="2016-06-23T23:08:00Z"/>
              <w:rFonts w:asciiTheme="minorHAnsi" w:eastAsiaTheme="minorEastAsia" w:hAnsiTheme="minorHAnsi" w:cstheme="minorBidi"/>
              <w:noProof/>
              <w:color w:val="auto"/>
              <w:sz w:val="22"/>
              <w:szCs w:val="22"/>
            </w:rPr>
          </w:pPr>
          <w:ins w:id="5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3.3.1.</w:t>
            </w:r>
            <w:r>
              <w:rPr>
                <w:rFonts w:asciiTheme="minorHAnsi" w:eastAsiaTheme="minorEastAsia" w:hAnsiTheme="minorHAnsi" w:cstheme="minorBidi"/>
                <w:noProof/>
                <w:color w:val="auto"/>
                <w:sz w:val="22"/>
                <w:szCs w:val="22"/>
              </w:rPr>
              <w:tab/>
            </w:r>
            <w:r w:rsidRPr="007B043B">
              <w:rPr>
                <w:rStyle w:val="Hyperlink"/>
                <w:noProof/>
              </w:rPr>
              <w:t>Arhitectura WebRTC</w:t>
            </w:r>
            <w:r>
              <w:rPr>
                <w:noProof/>
                <w:webHidden/>
              </w:rPr>
              <w:tab/>
            </w:r>
            <w:r>
              <w:rPr>
                <w:noProof/>
                <w:webHidden/>
              </w:rPr>
              <w:fldChar w:fldCharType="begin"/>
            </w:r>
            <w:r>
              <w:rPr>
                <w:noProof/>
                <w:webHidden/>
              </w:rPr>
              <w:instrText xml:space="preserve"> PAGEREF _Toc454486663 \h </w:instrText>
            </w:r>
            <w:r>
              <w:rPr>
                <w:noProof/>
                <w:webHidden/>
              </w:rPr>
            </w:r>
          </w:ins>
          <w:r>
            <w:rPr>
              <w:noProof/>
              <w:webHidden/>
            </w:rPr>
            <w:fldChar w:fldCharType="separate"/>
          </w:r>
          <w:ins w:id="60" w:author="Szabolcs Bene" w:date="2016-06-23T23:08:00Z">
            <w:r>
              <w:rPr>
                <w:noProof/>
                <w:webHidden/>
              </w:rPr>
              <w:t>13</w:t>
            </w:r>
            <w:r>
              <w:rPr>
                <w:noProof/>
                <w:webHidden/>
              </w:rPr>
              <w:fldChar w:fldCharType="end"/>
            </w:r>
            <w:r w:rsidRPr="007B043B">
              <w:rPr>
                <w:rStyle w:val="Hyperlink"/>
                <w:noProof/>
              </w:rPr>
              <w:fldChar w:fldCharType="end"/>
            </w:r>
          </w:ins>
        </w:p>
        <w:p w14:paraId="2DD644FC" w14:textId="77777777" w:rsidR="00AE38AA" w:rsidRDefault="00AE38AA">
          <w:pPr>
            <w:pStyle w:val="TOC3"/>
            <w:tabs>
              <w:tab w:val="left" w:pos="1960"/>
              <w:tab w:val="right" w:leader="dot" w:pos="9350"/>
            </w:tabs>
            <w:rPr>
              <w:ins w:id="61" w:author="Szabolcs Bene" w:date="2016-06-23T23:08:00Z"/>
              <w:rFonts w:asciiTheme="minorHAnsi" w:eastAsiaTheme="minorEastAsia" w:hAnsiTheme="minorHAnsi" w:cstheme="minorBidi"/>
              <w:noProof/>
              <w:color w:val="auto"/>
              <w:sz w:val="22"/>
              <w:szCs w:val="22"/>
            </w:rPr>
          </w:pPr>
          <w:ins w:id="6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3.3.2.</w:t>
            </w:r>
            <w:r>
              <w:rPr>
                <w:rFonts w:asciiTheme="minorHAnsi" w:eastAsiaTheme="minorEastAsia" w:hAnsiTheme="minorHAnsi" w:cstheme="minorBidi"/>
                <w:noProof/>
                <w:color w:val="auto"/>
                <w:sz w:val="22"/>
                <w:szCs w:val="22"/>
              </w:rPr>
              <w:tab/>
            </w:r>
            <w:r w:rsidRPr="007B043B">
              <w:rPr>
                <w:rStyle w:val="Hyperlink"/>
                <w:noProof/>
              </w:rPr>
              <w:t>Media Path</w:t>
            </w:r>
            <w:r>
              <w:rPr>
                <w:noProof/>
                <w:webHidden/>
              </w:rPr>
              <w:tab/>
            </w:r>
            <w:r>
              <w:rPr>
                <w:noProof/>
                <w:webHidden/>
              </w:rPr>
              <w:fldChar w:fldCharType="begin"/>
            </w:r>
            <w:r>
              <w:rPr>
                <w:noProof/>
                <w:webHidden/>
              </w:rPr>
              <w:instrText xml:space="preserve"> PAGEREF _Toc454486664 \h </w:instrText>
            </w:r>
            <w:r>
              <w:rPr>
                <w:noProof/>
                <w:webHidden/>
              </w:rPr>
            </w:r>
          </w:ins>
          <w:r>
            <w:rPr>
              <w:noProof/>
              <w:webHidden/>
            </w:rPr>
            <w:fldChar w:fldCharType="separate"/>
          </w:r>
          <w:ins w:id="63" w:author="Szabolcs Bene" w:date="2016-06-23T23:08:00Z">
            <w:r>
              <w:rPr>
                <w:noProof/>
                <w:webHidden/>
              </w:rPr>
              <w:t>14</w:t>
            </w:r>
            <w:r>
              <w:rPr>
                <w:noProof/>
                <w:webHidden/>
              </w:rPr>
              <w:fldChar w:fldCharType="end"/>
            </w:r>
            <w:r w:rsidRPr="007B043B">
              <w:rPr>
                <w:rStyle w:val="Hyperlink"/>
                <w:noProof/>
              </w:rPr>
              <w:fldChar w:fldCharType="end"/>
            </w:r>
          </w:ins>
        </w:p>
        <w:p w14:paraId="10214A0C" w14:textId="77777777" w:rsidR="00AE38AA" w:rsidRDefault="00AE38AA">
          <w:pPr>
            <w:pStyle w:val="TOC2"/>
            <w:tabs>
              <w:tab w:val="left" w:pos="1760"/>
              <w:tab w:val="right" w:leader="dot" w:pos="9350"/>
            </w:tabs>
            <w:rPr>
              <w:ins w:id="64" w:author="Szabolcs Bene" w:date="2016-06-23T23:08:00Z"/>
              <w:rFonts w:asciiTheme="minorHAnsi" w:eastAsiaTheme="minorEastAsia" w:hAnsiTheme="minorHAnsi" w:cstheme="minorBidi"/>
              <w:noProof/>
              <w:color w:val="auto"/>
              <w:sz w:val="22"/>
              <w:szCs w:val="22"/>
            </w:rPr>
          </w:pPr>
          <w:ins w:id="6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3.4.</w:t>
            </w:r>
            <w:r>
              <w:rPr>
                <w:rFonts w:asciiTheme="minorHAnsi" w:eastAsiaTheme="minorEastAsia" w:hAnsiTheme="minorHAnsi" w:cstheme="minorBidi"/>
                <w:noProof/>
                <w:color w:val="auto"/>
                <w:sz w:val="22"/>
                <w:szCs w:val="22"/>
              </w:rPr>
              <w:tab/>
            </w:r>
            <w:r w:rsidRPr="007B043B">
              <w:rPr>
                <w:rStyle w:val="Hyperlink"/>
                <w:noProof/>
              </w:rPr>
              <w:t>WebRTC vs WebSockets</w:t>
            </w:r>
            <w:r>
              <w:rPr>
                <w:noProof/>
                <w:webHidden/>
              </w:rPr>
              <w:tab/>
            </w:r>
            <w:r>
              <w:rPr>
                <w:noProof/>
                <w:webHidden/>
              </w:rPr>
              <w:fldChar w:fldCharType="begin"/>
            </w:r>
            <w:r>
              <w:rPr>
                <w:noProof/>
                <w:webHidden/>
              </w:rPr>
              <w:instrText xml:space="preserve"> PAGEREF _Toc454486665 \h </w:instrText>
            </w:r>
            <w:r>
              <w:rPr>
                <w:noProof/>
                <w:webHidden/>
              </w:rPr>
            </w:r>
          </w:ins>
          <w:r>
            <w:rPr>
              <w:noProof/>
              <w:webHidden/>
            </w:rPr>
            <w:fldChar w:fldCharType="separate"/>
          </w:r>
          <w:ins w:id="66" w:author="Szabolcs Bene" w:date="2016-06-23T23:08:00Z">
            <w:r>
              <w:rPr>
                <w:noProof/>
                <w:webHidden/>
              </w:rPr>
              <w:t>15</w:t>
            </w:r>
            <w:r>
              <w:rPr>
                <w:noProof/>
                <w:webHidden/>
              </w:rPr>
              <w:fldChar w:fldCharType="end"/>
            </w:r>
            <w:r w:rsidRPr="007B043B">
              <w:rPr>
                <w:rStyle w:val="Hyperlink"/>
                <w:noProof/>
              </w:rPr>
              <w:fldChar w:fldCharType="end"/>
            </w:r>
          </w:ins>
        </w:p>
        <w:p w14:paraId="6822614F" w14:textId="77777777" w:rsidR="00AE38AA" w:rsidRDefault="00AE38AA">
          <w:pPr>
            <w:pStyle w:val="TOC2"/>
            <w:tabs>
              <w:tab w:val="left" w:pos="1760"/>
              <w:tab w:val="right" w:leader="dot" w:pos="9350"/>
            </w:tabs>
            <w:rPr>
              <w:ins w:id="67" w:author="Szabolcs Bene" w:date="2016-06-23T23:08:00Z"/>
              <w:rFonts w:asciiTheme="minorHAnsi" w:eastAsiaTheme="minorEastAsia" w:hAnsiTheme="minorHAnsi" w:cstheme="minorBidi"/>
              <w:noProof/>
              <w:color w:val="auto"/>
              <w:sz w:val="22"/>
              <w:szCs w:val="22"/>
            </w:rPr>
          </w:pPr>
          <w:ins w:id="6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"_Toc454486666"</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3.5.</w:t>
            </w:r>
            <w:r>
              <w:rPr>
                <w:rFonts w:asciiTheme="minorHAnsi" w:eastAsiaTheme="minorEastAsia" w:hAnsiTheme="minorHAnsi" w:cstheme="minorBidi"/>
                <w:noProof/>
                <w:color w:val="auto"/>
                <w:sz w:val="22"/>
                <w:szCs w:val="22"/>
              </w:rPr>
              <w:tab/>
            </w:r>
            <w:r w:rsidRPr="007B043B">
              <w:rPr>
                <w:rStyle w:val="Hyperlink"/>
                <w:noProof/>
              </w:rPr>
              <w:t>WebRTC API</w:t>
            </w:r>
            <w:r>
              <w:rPr>
                <w:noProof/>
                <w:webHidden/>
              </w:rPr>
              <w:tab/>
            </w:r>
            <w:r>
              <w:rPr>
                <w:noProof/>
                <w:webHidden/>
              </w:rPr>
              <w:fldChar w:fldCharType="begin"/>
            </w:r>
            <w:r>
              <w:rPr>
                <w:noProof/>
                <w:webHidden/>
              </w:rPr>
              <w:instrText xml:space="preserve"> PAGEREF _Toc454486666 \h </w:instrText>
            </w:r>
            <w:r>
              <w:rPr>
                <w:noProof/>
                <w:webHidden/>
              </w:rPr>
            </w:r>
          </w:ins>
          <w:r>
            <w:rPr>
              <w:noProof/>
              <w:webHidden/>
            </w:rPr>
            <w:fldChar w:fldCharType="separate"/>
          </w:r>
          <w:ins w:id="69" w:author="Szabolcs Bene" w:date="2016-06-23T23:08:00Z">
            <w:r>
              <w:rPr>
                <w:noProof/>
                <w:webHidden/>
              </w:rPr>
              <w:t>16</w:t>
            </w:r>
            <w:r>
              <w:rPr>
                <w:noProof/>
                <w:webHidden/>
              </w:rPr>
              <w:fldChar w:fldCharType="end"/>
            </w:r>
            <w:r w:rsidRPr="007B043B">
              <w:rPr>
                <w:rStyle w:val="Hyperlink"/>
                <w:noProof/>
              </w:rPr>
              <w:fldChar w:fldCharType="end"/>
            </w:r>
          </w:ins>
        </w:p>
        <w:p w14:paraId="09FC0153" w14:textId="77777777" w:rsidR="00AE38AA" w:rsidRDefault="00AE38AA">
          <w:pPr>
            <w:pStyle w:val="TOC3"/>
            <w:tabs>
              <w:tab w:val="left" w:pos="1960"/>
              <w:tab w:val="right" w:leader="dot" w:pos="9350"/>
            </w:tabs>
            <w:rPr>
              <w:ins w:id="70" w:author="Szabolcs Bene" w:date="2016-06-23T23:08:00Z"/>
              <w:rFonts w:asciiTheme="minorHAnsi" w:eastAsiaTheme="minorEastAsia" w:hAnsiTheme="minorHAnsi" w:cstheme="minorBidi"/>
              <w:noProof/>
              <w:color w:val="auto"/>
              <w:sz w:val="22"/>
              <w:szCs w:val="22"/>
            </w:rPr>
          </w:pPr>
          <w:ins w:id="7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"_Toc454486667"</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3.5.1.</w:t>
            </w:r>
            <w:r>
              <w:rPr>
                <w:rFonts w:asciiTheme="minorHAnsi" w:eastAsiaTheme="minorEastAsia" w:hAnsiTheme="minorHAnsi" w:cstheme="minorBidi"/>
                <w:noProof/>
                <w:color w:val="auto"/>
                <w:sz w:val="22"/>
                <w:szCs w:val="22"/>
              </w:rPr>
              <w:tab/>
            </w:r>
            <w:r w:rsidRPr="007B043B">
              <w:rPr>
                <w:rStyle w:val="Hyperlink"/>
                <w:noProof/>
              </w:rPr>
              <w:t>Negocierea informațiilor de reţea</w:t>
            </w:r>
            <w:r>
              <w:rPr>
                <w:noProof/>
                <w:webHidden/>
              </w:rPr>
              <w:tab/>
            </w:r>
            <w:r>
              <w:rPr>
                <w:noProof/>
                <w:webHidden/>
              </w:rPr>
              <w:fldChar w:fldCharType="begin"/>
            </w:r>
            <w:r>
              <w:rPr>
                <w:noProof/>
                <w:webHidden/>
              </w:rPr>
              <w:instrText xml:space="preserve"> PAGEREF _Toc454486667 \h </w:instrText>
            </w:r>
            <w:r>
              <w:rPr>
                <w:noProof/>
                <w:webHidden/>
              </w:rPr>
            </w:r>
          </w:ins>
          <w:r>
            <w:rPr>
              <w:noProof/>
              <w:webHidden/>
            </w:rPr>
            <w:fldChar w:fldCharType="separate"/>
          </w:r>
          <w:ins w:id="72" w:author="Szabolcs Bene" w:date="2016-06-23T23:08:00Z">
            <w:r>
              <w:rPr>
                <w:noProof/>
                <w:webHidden/>
              </w:rPr>
              <w:t>17</w:t>
            </w:r>
            <w:r>
              <w:rPr>
                <w:noProof/>
                <w:webHidden/>
              </w:rPr>
              <w:fldChar w:fldCharType="end"/>
            </w:r>
            <w:r w:rsidRPr="007B043B">
              <w:rPr>
                <w:rStyle w:val="Hyperlink"/>
                <w:noProof/>
              </w:rPr>
              <w:fldChar w:fldCharType="end"/>
            </w:r>
          </w:ins>
        </w:p>
        <w:p w14:paraId="23CB76AA" w14:textId="77777777" w:rsidR="00AE38AA" w:rsidRDefault="00AE38AA">
          <w:pPr>
            <w:pStyle w:val="TOC3"/>
            <w:tabs>
              <w:tab w:val="left" w:pos="1960"/>
              <w:tab w:val="right" w:leader="dot" w:pos="9350"/>
            </w:tabs>
            <w:rPr>
              <w:ins w:id="73" w:author="Szabolcs Bene" w:date="2016-06-23T23:08:00Z"/>
              <w:rFonts w:asciiTheme="minorHAnsi" w:eastAsiaTheme="minorEastAsia" w:hAnsiTheme="minorHAnsi" w:cstheme="minorBidi"/>
              <w:noProof/>
              <w:color w:val="auto"/>
              <w:sz w:val="22"/>
              <w:szCs w:val="22"/>
            </w:rPr>
          </w:pPr>
          <w:ins w:id="7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"_Toc454486668"</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3.5.2.</w:t>
            </w:r>
            <w:r>
              <w:rPr>
                <w:rFonts w:asciiTheme="minorHAnsi" w:eastAsiaTheme="minorEastAsia" w:hAnsiTheme="minorHAnsi" w:cstheme="minorBidi"/>
                <w:noProof/>
                <w:color w:val="auto"/>
                <w:sz w:val="22"/>
                <w:szCs w:val="22"/>
              </w:rPr>
              <w:tab/>
            </w:r>
            <w:r w:rsidRPr="007B043B">
              <w:rPr>
                <w:rStyle w:val="Hyperlink"/>
                <w:noProof/>
              </w:rPr>
              <w:t>Stream API</w:t>
            </w:r>
            <w:r>
              <w:rPr>
                <w:noProof/>
                <w:webHidden/>
              </w:rPr>
              <w:tab/>
            </w:r>
            <w:r>
              <w:rPr>
                <w:noProof/>
                <w:webHidden/>
              </w:rPr>
              <w:fldChar w:fldCharType="begin"/>
            </w:r>
            <w:r>
              <w:rPr>
                <w:noProof/>
                <w:webHidden/>
              </w:rPr>
              <w:instrText xml:space="preserve"> PAGEREF _Toc454486668 \h </w:instrText>
            </w:r>
            <w:r>
              <w:rPr>
                <w:noProof/>
                <w:webHidden/>
              </w:rPr>
            </w:r>
          </w:ins>
          <w:r>
            <w:rPr>
              <w:noProof/>
              <w:webHidden/>
            </w:rPr>
            <w:fldChar w:fldCharType="separate"/>
          </w:r>
          <w:ins w:id="75" w:author="Szabolcs Bene" w:date="2016-06-23T23:08:00Z">
            <w:r>
              <w:rPr>
                <w:noProof/>
                <w:webHidden/>
              </w:rPr>
              <w:t>21</w:t>
            </w:r>
            <w:r>
              <w:rPr>
                <w:noProof/>
                <w:webHidden/>
              </w:rPr>
              <w:fldChar w:fldCharType="end"/>
            </w:r>
            <w:r w:rsidRPr="007B043B">
              <w:rPr>
                <w:rStyle w:val="Hyperlink"/>
                <w:noProof/>
              </w:rPr>
              <w:fldChar w:fldCharType="end"/>
            </w:r>
          </w:ins>
        </w:p>
        <w:p w14:paraId="4F94235C" w14:textId="77777777" w:rsidR="00AE38AA" w:rsidRDefault="00AE38AA">
          <w:pPr>
            <w:pStyle w:val="TOC3"/>
            <w:tabs>
              <w:tab w:val="left" w:pos="1960"/>
              <w:tab w:val="right" w:leader="dot" w:pos="9350"/>
            </w:tabs>
            <w:rPr>
              <w:ins w:id="76" w:author="Szabolcs Bene" w:date="2016-06-23T23:08:00Z"/>
              <w:rFonts w:asciiTheme="minorHAnsi" w:eastAsiaTheme="minorEastAsia" w:hAnsiTheme="minorHAnsi" w:cstheme="minorBidi"/>
              <w:noProof/>
              <w:color w:val="auto"/>
              <w:sz w:val="22"/>
              <w:szCs w:val="22"/>
            </w:rPr>
          </w:pPr>
          <w:ins w:id="7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"_Toc454486669"</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3.5.3.</w:t>
            </w:r>
            <w:r>
              <w:rPr>
                <w:rFonts w:asciiTheme="minorHAnsi" w:eastAsiaTheme="minorEastAsia" w:hAnsiTheme="minorHAnsi" w:cstheme="minorBidi"/>
                <w:noProof/>
                <w:color w:val="auto"/>
                <w:sz w:val="22"/>
                <w:szCs w:val="22"/>
              </w:rPr>
              <w:tab/>
            </w:r>
            <w:r w:rsidRPr="007B043B">
              <w:rPr>
                <w:rStyle w:val="Hyperlink"/>
                <w:noProof/>
              </w:rPr>
              <w:t>PeerConnection API</w:t>
            </w:r>
            <w:r>
              <w:rPr>
                <w:noProof/>
                <w:webHidden/>
              </w:rPr>
              <w:tab/>
            </w:r>
            <w:r>
              <w:rPr>
                <w:noProof/>
                <w:webHidden/>
              </w:rPr>
              <w:fldChar w:fldCharType="begin"/>
            </w:r>
            <w:r>
              <w:rPr>
                <w:noProof/>
                <w:webHidden/>
              </w:rPr>
              <w:instrText xml:space="preserve"> PAGEREF _Toc454486669 \h </w:instrText>
            </w:r>
            <w:r>
              <w:rPr>
                <w:noProof/>
                <w:webHidden/>
              </w:rPr>
            </w:r>
          </w:ins>
          <w:r>
            <w:rPr>
              <w:noProof/>
              <w:webHidden/>
            </w:rPr>
            <w:fldChar w:fldCharType="separate"/>
          </w:r>
          <w:ins w:id="78" w:author="Szabolcs Bene" w:date="2016-06-23T23:08:00Z">
            <w:r>
              <w:rPr>
                <w:noProof/>
                <w:webHidden/>
              </w:rPr>
              <w:t>21</w:t>
            </w:r>
            <w:r>
              <w:rPr>
                <w:noProof/>
                <w:webHidden/>
              </w:rPr>
              <w:fldChar w:fldCharType="end"/>
            </w:r>
            <w:r w:rsidRPr="007B043B">
              <w:rPr>
                <w:rStyle w:val="Hyperlink"/>
                <w:noProof/>
              </w:rPr>
              <w:fldChar w:fldCharType="end"/>
            </w:r>
          </w:ins>
        </w:p>
        <w:p w14:paraId="011D64D4" w14:textId="77777777" w:rsidR="00AE38AA" w:rsidRDefault="00AE38AA">
          <w:pPr>
            <w:pStyle w:val="TOC3"/>
            <w:tabs>
              <w:tab w:val="left" w:pos="1960"/>
              <w:tab w:val="right" w:leader="dot" w:pos="9350"/>
            </w:tabs>
            <w:rPr>
              <w:ins w:id="79" w:author="Szabolcs Bene" w:date="2016-06-23T23:08:00Z"/>
              <w:rFonts w:asciiTheme="minorHAnsi" w:eastAsiaTheme="minorEastAsia" w:hAnsiTheme="minorHAnsi" w:cstheme="minorBidi"/>
              <w:noProof/>
              <w:color w:val="auto"/>
              <w:sz w:val="22"/>
              <w:szCs w:val="22"/>
            </w:rPr>
          </w:pPr>
          <w:ins w:id="8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3.5.4.</w:t>
            </w:r>
            <w:r>
              <w:rPr>
                <w:rFonts w:asciiTheme="minorHAnsi" w:eastAsiaTheme="minorEastAsia" w:hAnsiTheme="minorHAnsi" w:cstheme="minorBidi"/>
                <w:noProof/>
                <w:color w:val="auto"/>
                <w:sz w:val="22"/>
                <w:szCs w:val="22"/>
              </w:rPr>
              <w:tab/>
            </w:r>
            <w:r w:rsidRPr="007B043B">
              <w:rPr>
                <w:rStyle w:val="Hyperlink"/>
                <w:noProof/>
              </w:rPr>
              <w:t>Data Channel API</w:t>
            </w:r>
            <w:r>
              <w:rPr>
                <w:noProof/>
                <w:webHidden/>
              </w:rPr>
              <w:tab/>
            </w:r>
            <w:r>
              <w:rPr>
                <w:noProof/>
                <w:webHidden/>
              </w:rPr>
              <w:fldChar w:fldCharType="begin"/>
            </w:r>
            <w:r>
              <w:rPr>
                <w:noProof/>
                <w:webHidden/>
              </w:rPr>
              <w:instrText xml:space="preserve"> PAGEREF _Toc454486670 \h </w:instrText>
            </w:r>
            <w:r>
              <w:rPr>
                <w:noProof/>
                <w:webHidden/>
              </w:rPr>
            </w:r>
          </w:ins>
          <w:r>
            <w:rPr>
              <w:noProof/>
              <w:webHidden/>
            </w:rPr>
            <w:fldChar w:fldCharType="separate"/>
          </w:r>
          <w:ins w:id="81" w:author="Szabolcs Bene" w:date="2016-06-23T23:08:00Z">
            <w:r>
              <w:rPr>
                <w:noProof/>
                <w:webHidden/>
              </w:rPr>
              <w:t>21</w:t>
            </w:r>
            <w:r>
              <w:rPr>
                <w:noProof/>
                <w:webHidden/>
              </w:rPr>
              <w:fldChar w:fldCharType="end"/>
            </w:r>
            <w:r w:rsidRPr="007B043B">
              <w:rPr>
                <w:rStyle w:val="Hyperlink"/>
                <w:noProof/>
              </w:rPr>
              <w:fldChar w:fldCharType="end"/>
            </w:r>
          </w:ins>
        </w:p>
        <w:p w14:paraId="5FB1DBC6" w14:textId="77777777" w:rsidR="00AE38AA" w:rsidRDefault="00AE38AA">
          <w:pPr>
            <w:pStyle w:val="TOC2"/>
            <w:tabs>
              <w:tab w:val="left" w:pos="1760"/>
              <w:tab w:val="right" w:leader="dot" w:pos="9350"/>
            </w:tabs>
            <w:rPr>
              <w:ins w:id="82" w:author="Szabolcs Bene" w:date="2016-06-23T23:08:00Z"/>
              <w:rFonts w:asciiTheme="minorHAnsi" w:eastAsiaTheme="minorEastAsia" w:hAnsiTheme="minorHAnsi" w:cstheme="minorBidi"/>
              <w:noProof/>
              <w:color w:val="auto"/>
              <w:sz w:val="22"/>
              <w:szCs w:val="22"/>
            </w:rPr>
          </w:pPr>
          <w:ins w:id="8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3.6.</w:t>
            </w:r>
            <w:r>
              <w:rPr>
                <w:rFonts w:asciiTheme="minorHAnsi" w:eastAsiaTheme="minorEastAsia" w:hAnsiTheme="minorHAnsi" w:cstheme="minorBidi"/>
                <w:noProof/>
                <w:color w:val="auto"/>
                <w:sz w:val="22"/>
                <w:szCs w:val="22"/>
              </w:rPr>
              <w:tab/>
            </w:r>
            <w:r w:rsidRPr="007B043B">
              <w:rPr>
                <w:rStyle w:val="Hyperlink"/>
                <w:noProof/>
              </w:rPr>
              <w:t>Sisteme similare</w:t>
            </w:r>
            <w:r>
              <w:rPr>
                <w:noProof/>
                <w:webHidden/>
              </w:rPr>
              <w:tab/>
            </w:r>
            <w:r>
              <w:rPr>
                <w:noProof/>
                <w:webHidden/>
              </w:rPr>
              <w:fldChar w:fldCharType="begin"/>
            </w:r>
            <w:r>
              <w:rPr>
                <w:noProof/>
                <w:webHidden/>
              </w:rPr>
              <w:instrText xml:space="preserve"> PAGEREF _Toc454486671 \h </w:instrText>
            </w:r>
            <w:r>
              <w:rPr>
                <w:noProof/>
                <w:webHidden/>
              </w:rPr>
            </w:r>
          </w:ins>
          <w:r>
            <w:rPr>
              <w:noProof/>
              <w:webHidden/>
            </w:rPr>
            <w:fldChar w:fldCharType="separate"/>
          </w:r>
          <w:ins w:id="84" w:author="Szabolcs Bene" w:date="2016-06-23T23:08:00Z">
            <w:r>
              <w:rPr>
                <w:noProof/>
                <w:webHidden/>
              </w:rPr>
              <w:t>22</w:t>
            </w:r>
            <w:r>
              <w:rPr>
                <w:noProof/>
                <w:webHidden/>
              </w:rPr>
              <w:fldChar w:fldCharType="end"/>
            </w:r>
            <w:r w:rsidRPr="007B043B">
              <w:rPr>
                <w:rStyle w:val="Hyperlink"/>
                <w:noProof/>
              </w:rPr>
              <w:fldChar w:fldCharType="end"/>
            </w:r>
          </w:ins>
        </w:p>
        <w:p w14:paraId="45493510" w14:textId="77777777" w:rsidR="00AE38AA" w:rsidRDefault="00AE38AA" w:rsidP="003C38E3">
          <w:pPr>
            <w:pStyle w:val="TOC1"/>
            <w:rPr>
              <w:ins w:id="85" w:author="Szabolcs Bene" w:date="2016-06-23T23:08:00Z"/>
              <w:rFonts w:asciiTheme="minorHAnsi" w:eastAsiaTheme="minorEastAsia" w:hAnsiTheme="minorHAnsi" w:cstheme="minorBidi"/>
              <w:color w:val="auto"/>
              <w:sz w:val="22"/>
              <w:szCs w:val="22"/>
            </w:rPr>
          </w:pPr>
          <w:ins w:id="86" w:author="Szabolcs Bene" w:date="2016-06-23T23:08:00Z">
            <w:r w:rsidRPr="007B043B">
              <w:rPr>
                <w:rStyle w:val="Hyperlink"/>
              </w:rPr>
              <w:fldChar w:fldCharType="begin"/>
            </w:r>
            <w:r w:rsidRPr="007B043B">
              <w:rPr>
                <w:rStyle w:val="Hyperlink"/>
              </w:rPr>
              <w:instrText xml:space="preserve"> </w:instrText>
            </w:r>
            <w:r>
              <w:instrText>HYPERLINK \l "_Toc454486672"</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4.</w:t>
            </w:r>
            <w:r>
              <w:rPr>
                <w:rFonts w:asciiTheme="minorHAnsi" w:eastAsiaTheme="minorEastAsia" w:hAnsiTheme="minorHAnsi" w:cstheme="minorBidi"/>
                <w:color w:val="auto"/>
                <w:sz w:val="22"/>
                <w:szCs w:val="22"/>
              </w:rPr>
              <w:tab/>
            </w:r>
            <w:r w:rsidRPr="007B043B">
              <w:rPr>
                <w:rStyle w:val="Hyperlink"/>
              </w:rPr>
              <w:t>Analiză și Fundamentare Teoretică</w:t>
            </w:r>
            <w:r>
              <w:rPr>
                <w:webHidden/>
              </w:rPr>
              <w:tab/>
            </w:r>
            <w:r>
              <w:rPr>
                <w:webHidden/>
              </w:rPr>
              <w:fldChar w:fldCharType="begin"/>
            </w:r>
            <w:r>
              <w:rPr>
                <w:webHidden/>
              </w:rPr>
              <w:instrText xml:space="preserve"> PAGEREF _Toc454486672 \h </w:instrText>
            </w:r>
            <w:r>
              <w:rPr>
                <w:webHidden/>
              </w:rPr>
            </w:r>
          </w:ins>
          <w:r>
            <w:rPr>
              <w:webHidden/>
            </w:rPr>
            <w:fldChar w:fldCharType="separate"/>
          </w:r>
          <w:ins w:id="87" w:author="Szabolcs Bene" w:date="2016-06-23T23:08:00Z">
            <w:r>
              <w:rPr>
                <w:webHidden/>
              </w:rPr>
              <w:t>25</w:t>
            </w:r>
            <w:r>
              <w:rPr>
                <w:webHidden/>
              </w:rPr>
              <w:fldChar w:fldCharType="end"/>
            </w:r>
            <w:r w:rsidRPr="007B043B">
              <w:rPr>
                <w:rStyle w:val="Hyperlink"/>
              </w:rPr>
              <w:fldChar w:fldCharType="end"/>
            </w:r>
          </w:ins>
        </w:p>
        <w:p w14:paraId="24858EF7" w14:textId="77777777" w:rsidR="00AE38AA" w:rsidRDefault="00AE38AA">
          <w:pPr>
            <w:pStyle w:val="TOC2"/>
            <w:tabs>
              <w:tab w:val="left" w:pos="1760"/>
              <w:tab w:val="right" w:leader="dot" w:pos="9350"/>
            </w:tabs>
            <w:rPr>
              <w:ins w:id="88" w:author="Szabolcs Bene" w:date="2016-06-23T23:08:00Z"/>
              <w:rFonts w:asciiTheme="minorHAnsi" w:eastAsiaTheme="minorEastAsia" w:hAnsiTheme="minorHAnsi" w:cstheme="minorBidi"/>
              <w:noProof/>
              <w:color w:val="auto"/>
              <w:sz w:val="22"/>
              <w:szCs w:val="22"/>
            </w:rPr>
          </w:pPr>
          <w:ins w:id="8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w:t>
            </w:r>
            <w:r>
              <w:rPr>
                <w:rFonts w:asciiTheme="minorHAnsi" w:eastAsiaTheme="minorEastAsia" w:hAnsiTheme="minorHAnsi" w:cstheme="minorBidi"/>
                <w:noProof/>
                <w:color w:val="auto"/>
                <w:sz w:val="22"/>
                <w:szCs w:val="22"/>
              </w:rPr>
              <w:tab/>
            </w:r>
            <w:r w:rsidRPr="007B043B">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_Toc454486673 \h </w:instrText>
            </w:r>
            <w:r>
              <w:rPr>
                <w:noProof/>
                <w:webHidden/>
              </w:rPr>
            </w:r>
          </w:ins>
          <w:r>
            <w:rPr>
              <w:noProof/>
              <w:webHidden/>
            </w:rPr>
            <w:fldChar w:fldCharType="separate"/>
          </w:r>
          <w:ins w:id="90" w:author="Szabolcs Bene" w:date="2016-06-23T23:08:00Z">
            <w:r>
              <w:rPr>
                <w:noProof/>
                <w:webHidden/>
              </w:rPr>
              <w:t>25</w:t>
            </w:r>
            <w:r>
              <w:rPr>
                <w:noProof/>
                <w:webHidden/>
              </w:rPr>
              <w:fldChar w:fldCharType="end"/>
            </w:r>
            <w:r w:rsidRPr="007B043B">
              <w:rPr>
                <w:rStyle w:val="Hyperlink"/>
                <w:noProof/>
              </w:rPr>
              <w:fldChar w:fldCharType="end"/>
            </w:r>
          </w:ins>
        </w:p>
        <w:p w14:paraId="32CA5FA4" w14:textId="77777777" w:rsidR="00AE38AA" w:rsidRDefault="00AE38AA">
          <w:pPr>
            <w:pStyle w:val="TOC3"/>
            <w:tabs>
              <w:tab w:val="left" w:pos="1960"/>
              <w:tab w:val="right" w:leader="dot" w:pos="9350"/>
            </w:tabs>
            <w:rPr>
              <w:ins w:id="91" w:author="Szabolcs Bene" w:date="2016-06-23T23:08:00Z"/>
              <w:rFonts w:asciiTheme="minorHAnsi" w:eastAsiaTheme="minorEastAsia" w:hAnsiTheme="minorHAnsi" w:cstheme="minorBidi"/>
              <w:noProof/>
              <w:color w:val="auto"/>
              <w:sz w:val="22"/>
              <w:szCs w:val="22"/>
            </w:rPr>
          </w:pPr>
          <w:ins w:id="9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4.1.1.</w:t>
            </w:r>
            <w:r>
              <w:rPr>
                <w:rFonts w:asciiTheme="minorHAnsi" w:eastAsiaTheme="minorEastAsia" w:hAnsiTheme="minorHAnsi" w:cstheme="minorBidi"/>
                <w:noProof/>
                <w:color w:val="auto"/>
                <w:sz w:val="22"/>
                <w:szCs w:val="22"/>
              </w:rPr>
              <w:tab/>
            </w:r>
            <w:r w:rsidRPr="007B043B">
              <w:rPr>
                <w:rStyle w:val="Hyperlink"/>
                <w:noProof/>
              </w:rPr>
              <w:t>PHP</w:t>
            </w:r>
            <w:r>
              <w:rPr>
                <w:noProof/>
                <w:webHidden/>
              </w:rPr>
              <w:tab/>
            </w:r>
            <w:r>
              <w:rPr>
                <w:noProof/>
                <w:webHidden/>
              </w:rPr>
              <w:fldChar w:fldCharType="begin"/>
            </w:r>
            <w:r>
              <w:rPr>
                <w:noProof/>
                <w:webHidden/>
              </w:rPr>
              <w:instrText xml:space="preserve"> PAGEREF _Toc454486674 \h </w:instrText>
            </w:r>
            <w:r>
              <w:rPr>
                <w:noProof/>
                <w:webHidden/>
              </w:rPr>
            </w:r>
          </w:ins>
          <w:r>
            <w:rPr>
              <w:noProof/>
              <w:webHidden/>
            </w:rPr>
            <w:fldChar w:fldCharType="separate"/>
          </w:r>
          <w:ins w:id="93" w:author="Szabolcs Bene" w:date="2016-06-23T23:08:00Z">
            <w:r>
              <w:rPr>
                <w:noProof/>
                <w:webHidden/>
              </w:rPr>
              <w:t>25</w:t>
            </w:r>
            <w:r>
              <w:rPr>
                <w:noProof/>
                <w:webHidden/>
              </w:rPr>
              <w:fldChar w:fldCharType="end"/>
            </w:r>
            <w:r w:rsidRPr="007B043B">
              <w:rPr>
                <w:rStyle w:val="Hyperlink"/>
                <w:noProof/>
              </w:rPr>
              <w:fldChar w:fldCharType="end"/>
            </w:r>
          </w:ins>
        </w:p>
        <w:p w14:paraId="18C3DC1D" w14:textId="77777777" w:rsidR="00AE38AA" w:rsidRDefault="00AE38AA">
          <w:pPr>
            <w:pStyle w:val="TOC3"/>
            <w:tabs>
              <w:tab w:val="left" w:pos="1960"/>
              <w:tab w:val="right" w:leader="dot" w:pos="9350"/>
            </w:tabs>
            <w:rPr>
              <w:ins w:id="94" w:author="Szabolcs Bene" w:date="2016-06-23T23:08:00Z"/>
              <w:rFonts w:asciiTheme="minorHAnsi" w:eastAsiaTheme="minorEastAsia" w:hAnsiTheme="minorHAnsi" w:cstheme="minorBidi"/>
              <w:noProof/>
              <w:color w:val="auto"/>
              <w:sz w:val="22"/>
              <w:szCs w:val="22"/>
            </w:rPr>
          </w:pPr>
          <w:ins w:id="9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4.1.2.</w:t>
            </w:r>
            <w:r>
              <w:rPr>
                <w:rFonts w:asciiTheme="minorHAnsi" w:eastAsiaTheme="minorEastAsia" w:hAnsiTheme="minorHAnsi" w:cstheme="minorBidi"/>
                <w:noProof/>
                <w:color w:val="auto"/>
                <w:sz w:val="22"/>
                <w:szCs w:val="22"/>
              </w:rPr>
              <w:tab/>
            </w:r>
            <w:r w:rsidRPr="007B043B">
              <w:rPr>
                <w:rStyle w:val="Hyperlink"/>
                <w:noProof/>
              </w:rPr>
              <w:t>JavaScript</w:t>
            </w:r>
            <w:r>
              <w:rPr>
                <w:noProof/>
                <w:webHidden/>
              </w:rPr>
              <w:tab/>
            </w:r>
            <w:r>
              <w:rPr>
                <w:noProof/>
                <w:webHidden/>
              </w:rPr>
              <w:fldChar w:fldCharType="begin"/>
            </w:r>
            <w:r>
              <w:rPr>
                <w:noProof/>
                <w:webHidden/>
              </w:rPr>
              <w:instrText xml:space="preserve"> PAGEREF _Toc454486675 \h </w:instrText>
            </w:r>
            <w:r>
              <w:rPr>
                <w:noProof/>
                <w:webHidden/>
              </w:rPr>
            </w:r>
          </w:ins>
          <w:r>
            <w:rPr>
              <w:noProof/>
              <w:webHidden/>
            </w:rPr>
            <w:fldChar w:fldCharType="separate"/>
          </w:r>
          <w:ins w:id="96" w:author="Szabolcs Bene" w:date="2016-06-23T23:08:00Z">
            <w:r>
              <w:rPr>
                <w:noProof/>
                <w:webHidden/>
              </w:rPr>
              <w:t>26</w:t>
            </w:r>
            <w:r>
              <w:rPr>
                <w:noProof/>
                <w:webHidden/>
              </w:rPr>
              <w:fldChar w:fldCharType="end"/>
            </w:r>
            <w:r w:rsidRPr="007B043B">
              <w:rPr>
                <w:rStyle w:val="Hyperlink"/>
                <w:noProof/>
              </w:rPr>
              <w:fldChar w:fldCharType="end"/>
            </w:r>
          </w:ins>
        </w:p>
        <w:p w14:paraId="2CE00D97" w14:textId="77777777" w:rsidR="00AE38AA" w:rsidRDefault="00AE38AA">
          <w:pPr>
            <w:pStyle w:val="TOC3"/>
            <w:tabs>
              <w:tab w:val="left" w:pos="1960"/>
              <w:tab w:val="right" w:leader="dot" w:pos="9350"/>
            </w:tabs>
            <w:rPr>
              <w:ins w:id="97" w:author="Szabolcs Bene" w:date="2016-06-23T23:08:00Z"/>
              <w:rFonts w:asciiTheme="minorHAnsi" w:eastAsiaTheme="minorEastAsia" w:hAnsiTheme="minorHAnsi" w:cstheme="minorBidi"/>
              <w:noProof/>
              <w:color w:val="auto"/>
              <w:sz w:val="22"/>
              <w:szCs w:val="22"/>
            </w:rPr>
          </w:pPr>
          <w:ins w:id="9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"_Toc454486676"</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4.1.3.</w:t>
            </w:r>
            <w:r>
              <w:rPr>
                <w:rFonts w:asciiTheme="minorHAnsi" w:eastAsiaTheme="minorEastAsia" w:hAnsiTheme="minorHAnsi" w:cstheme="minorBidi"/>
                <w:noProof/>
                <w:color w:val="auto"/>
                <w:sz w:val="22"/>
                <w:szCs w:val="22"/>
              </w:rPr>
              <w:tab/>
            </w:r>
            <w:r w:rsidRPr="007B043B">
              <w:rPr>
                <w:rStyle w:val="Hyperlink"/>
                <w:noProof/>
              </w:rPr>
              <w:t>HTML</w:t>
            </w:r>
            <w:r>
              <w:rPr>
                <w:noProof/>
                <w:webHidden/>
              </w:rPr>
              <w:tab/>
            </w:r>
            <w:r>
              <w:rPr>
                <w:noProof/>
                <w:webHidden/>
              </w:rPr>
              <w:fldChar w:fldCharType="begin"/>
            </w:r>
            <w:r>
              <w:rPr>
                <w:noProof/>
                <w:webHidden/>
              </w:rPr>
              <w:instrText xml:space="preserve"> PAGEREF _Toc454486676 \h </w:instrText>
            </w:r>
            <w:r>
              <w:rPr>
                <w:noProof/>
                <w:webHidden/>
              </w:rPr>
            </w:r>
          </w:ins>
          <w:r>
            <w:rPr>
              <w:noProof/>
              <w:webHidden/>
            </w:rPr>
            <w:fldChar w:fldCharType="separate"/>
          </w:r>
          <w:ins w:id="99" w:author="Szabolcs Bene" w:date="2016-06-23T23:08:00Z">
            <w:r>
              <w:rPr>
                <w:noProof/>
                <w:webHidden/>
              </w:rPr>
              <w:t>26</w:t>
            </w:r>
            <w:r>
              <w:rPr>
                <w:noProof/>
                <w:webHidden/>
              </w:rPr>
              <w:fldChar w:fldCharType="end"/>
            </w:r>
            <w:r w:rsidRPr="007B043B">
              <w:rPr>
                <w:rStyle w:val="Hyperlink"/>
                <w:noProof/>
              </w:rPr>
              <w:fldChar w:fldCharType="end"/>
            </w:r>
          </w:ins>
        </w:p>
        <w:p w14:paraId="2A763784" w14:textId="77777777" w:rsidR="00AE38AA" w:rsidRDefault="00AE38AA">
          <w:pPr>
            <w:pStyle w:val="TOC3"/>
            <w:tabs>
              <w:tab w:val="left" w:pos="1960"/>
              <w:tab w:val="right" w:leader="dot" w:pos="9350"/>
            </w:tabs>
            <w:rPr>
              <w:ins w:id="100" w:author="Szabolcs Bene" w:date="2016-06-23T23:08:00Z"/>
              <w:rFonts w:asciiTheme="minorHAnsi" w:eastAsiaTheme="minorEastAsia" w:hAnsiTheme="minorHAnsi" w:cstheme="minorBidi"/>
              <w:noProof/>
              <w:color w:val="auto"/>
              <w:sz w:val="22"/>
              <w:szCs w:val="22"/>
            </w:rPr>
          </w:pPr>
          <w:ins w:id="10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"_Toc454486677"</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4.1.4.</w:t>
            </w:r>
            <w:r>
              <w:rPr>
                <w:rFonts w:asciiTheme="minorHAnsi" w:eastAsiaTheme="minorEastAsia" w:hAnsiTheme="minorHAnsi" w:cstheme="minorBidi"/>
                <w:noProof/>
                <w:color w:val="auto"/>
                <w:sz w:val="22"/>
                <w:szCs w:val="22"/>
              </w:rPr>
              <w:tab/>
            </w:r>
            <w:r w:rsidRPr="007B043B">
              <w:rPr>
                <w:rStyle w:val="Hyperlink"/>
                <w:noProof/>
              </w:rPr>
              <w:t>CSS</w:t>
            </w:r>
            <w:r>
              <w:rPr>
                <w:noProof/>
                <w:webHidden/>
              </w:rPr>
              <w:tab/>
            </w:r>
            <w:r>
              <w:rPr>
                <w:noProof/>
                <w:webHidden/>
              </w:rPr>
              <w:fldChar w:fldCharType="begin"/>
            </w:r>
            <w:r>
              <w:rPr>
                <w:noProof/>
                <w:webHidden/>
              </w:rPr>
              <w:instrText xml:space="preserve"> PAGEREF _Toc454486677 \h </w:instrText>
            </w:r>
            <w:r>
              <w:rPr>
                <w:noProof/>
                <w:webHidden/>
              </w:rPr>
            </w:r>
          </w:ins>
          <w:r>
            <w:rPr>
              <w:noProof/>
              <w:webHidden/>
            </w:rPr>
            <w:fldChar w:fldCharType="separate"/>
          </w:r>
          <w:ins w:id="102" w:author="Szabolcs Bene" w:date="2016-06-23T23:08:00Z">
            <w:r>
              <w:rPr>
                <w:noProof/>
                <w:webHidden/>
              </w:rPr>
              <w:t>27</w:t>
            </w:r>
            <w:r>
              <w:rPr>
                <w:noProof/>
                <w:webHidden/>
              </w:rPr>
              <w:fldChar w:fldCharType="end"/>
            </w:r>
            <w:r w:rsidRPr="007B043B">
              <w:rPr>
                <w:rStyle w:val="Hyperlink"/>
                <w:noProof/>
              </w:rPr>
              <w:fldChar w:fldCharType="end"/>
            </w:r>
          </w:ins>
        </w:p>
        <w:p w14:paraId="143C9EBE" w14:textId="77777777" w:rsidR="00AE38AA" w:rsidRDefault="00AE38AA">
          <w:pPr>
            <w:pStyle w:val="TOC3"/>
            <w:tabs>
              <w:tab w:val="left" w:pos="1960"/>
              <w:tab w:val="right" w:leader="dot" w:pos="9350"/>
            </w:tabs>
            <w:rPr>
              <w:ins w:id="103" w:author="Szabolcs Bene" w:date="2016-06-23T23:08:00Z"/>
              <w:rFonts w:asciiTheme="minorHAnsi" w:eastAsiaTheme="minorEastAsia" w:hAnsiTheme="minorHAnsi" w:cstheme="minorBidi"/>
              <w:noProof/>
              <w:color w:val="auto"/>
              <w:sz w:val="22"/>
              <w:szCs w:val="22"/>
            </w:rPr>
          </w:pPr>
          <w:ins w:id="10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"_Toc454486678"</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4.1.5.</w:t>
            </w:r>
            <w:r>
              <w:rPr>
                <w:rFonts w:asciiTheme="minorHAnsi" w:eastAsiaTheme="minorEastAsia" w:hAnsiTheme="minorHAnsi" w:cstheme="minorBidi"/>
                <w:noProof/>
                <w:color w:val="auto"/>
                <w:sz w:val="22"/>
                <w:szCs w:val="22"/>
              </w:rPr>
              <w:tab/>
            </w:r>
            <w:r w:rsidRPr="007B043B">
              <w:rPr>
                <w:rStyle w:val="Hyperlink"/>
                <w:noProof/>
              </w:rPr>
              <w:t>GitHub</w:t>
            </w:r>
            <w:r>
              <w:rPr>
                <w:noProof/>
                <w:webHidden/>
              </w:rPr>
              <w:tab/>
            </w:r>
            <w:r>
              <w:rPr>
                <w:noProof/>
                <w:webHidden/>
              </w:rPr>
              <w:fldChar w:fldCharType="begin"/>
            </w:r>
            <w:r>
              <w:rPr>
                <w:noProof/>
                <w:webHidden/>
              </w:rPr>
              <w:instrText xml:space="preserve"> PAGEREF _Toc454486678 \h </w:instrText>
            </w:r>
            <w:r>
              <w:rPr>
                <w:noProof/>
                <w:webHidden/>
              </w:rPr>
            </w:r>
          </w:ins>
          <w:r>
            <w:rPr>
              <w:noProof/>
              <w:webHidden/>
            </w:rPr>
            <w:fldChar w:fldCharType="separate"/>
          </w:r>
          <w:ins w:id="105" w:author="Szabolcs Bene" w:date="2016-06-23T23:08:00Z">
            <w:r>
              <w:rPr>
                <w:noProof/>
                <w:webHidden/>
              </w:rPr>
              <w:t>27</w:t>
            </w:r>
            <w:r>
              <w:rPr>
                <w:noProof/>
                <w:webHidden/>
              </w:rPr>
              <w:fldChar w:fldCharType="end"/>
            </w:r>
            <w:r w:rsidRPr="007B043B">
              <w:rPr>
                <w:rStyle w:val="Hyperlink"/>
                <w:noProof/>
              </w:rPr>
              <w:fldChar w:fldCharType="end"/>
            </w:r>
          </w:ins>
        </w:p>
        <w:p w14:paraId="74A2A60D" w14:textId="77777777" w:rsidR="00AE38AA" w:rsidRDefault="00AE38AA">
          <w:pPr>
            <w:pStyle w:val="TOC3"/>
            <w:tabs>
              <w:tab w:val="left" w:pos="1960"/>
              <w:tab w:val="right" w:leader="dot" w:pos="9350"/>
            </w:tabs>
            <w:rPr>
              <w:ins w:id="106" w:author="Szabolcs Bene" w:date="2016-06-23T23:08:00Z"/>
              <w:rFonts w:asciiTheme="minorHAnsi" w:eastAsiaTheme="minorEastAsia" w:hAnsiTheme="minorHAnsi" w:cstheme="minorBidi"/>
              <w:noProof/>
              <w:color w:val="auto"/>
              <w:sz w:val="22"/>
              <w:szCs w:val="22"/>
            </w:rPr>
          </w:pPr>
          <w:ins w:id="107" w:author="Szabolcs Bene" w:date="2016-06-23T23:08:00Z">
            <w:r w:rsidRPr="007B043B">
              <w:rPr>
                <w:rStyle w:val="Hyperlink"/>
                <w:noProof/>
              </w:rPr>
              <w:lastRenderedPageBreak/>
              <w:fldChar w:fldCharType="begin"/>
            </w:r>
            <w:r w:rsidRPr="007B043B">
              <w:rPr>
                <w:rStyle w:val="Hyperlink"/>
                <w:noProof/>
              </w:rPr>
              <w:instrText xml:space="preserve"> </w:instrText>
            </w:r>
            <w:r>
              <w:rPr>
                <w:noProof/>
              </w:rPr>
              <w:instrText>HYPERLINK \l "_Toc454486679"</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4.1.6.</w:t>
            </w:r>
            <w:r>
              <w:rPr>
                <w:rFonts w:asciiTheme="minorHAnsi" w:eastAsiaTheme="minorEastAsia" w:hAnsiTheme="minorHAnsi" w:cstheme="minorBidi"/>
                <w:noProof/>
                <w:color w:val="auto"/>
                <w:sz w:val="22"/>
                <w:szCs w:val="22"/>
              </w:rPr>
              <w:tab/>
            </w:r>
            <w:r w:rsidRPr="007B043B">
              <w:rPr>
                <w:rStyle w:val="Hyperlink"/>
                <w:noProof/>
              </w:rPr>
              <w:t>Apache Server</w:t>
            </w:r>
            <w:r>
              <w:rPr>
                <w:noProof/>
                <w:webHidden/>
              </w:rPr>
              <w:tab/>
            </w:r>
            <w:r>
              <w:rPr>
                <w:noProof/>
                <w:webHidden/>
              </w:rPr>
              <w:fldChar w:fldCharType="begin"/>
            </w:r>
            <w:r>
              <w:rPr>
                <w:noProof/>
                <w:webHidden/>
              </w:rPr>
              <w:instrText xml:space="preserve"> PAGEREF _Toc454486679 \h </w:instrText>
            </w:r>
            <w:r>
              <w:rPr>
                <w:noProof/>
                <w:webHidden/>
              </w:rPr>
            </w:r>
          </w:ins>
          <w:r>
            <w:rPr>
              <w:noProof/>
              <w:webHidden/>
            </w:rPr>
            <w:fldChar w:fldCharType="separate"/>
          </w:r>
          <w:ins w:id="108" w:author="Szabolcs Bene" w:date="2016-06-23T23:08:00Z">
            <w:r>
              <w:rPr>
                <w:noProof/>
                <w:webHidden/>
              </w:rPr>
              <w:t>28</w:t>
            </w:r>
            <w:r>
              <w:rPr>
                <w:noProof/>
                <w:webHidden/>
              </w:rPr>
              <w:fldChar w:fldCharType="end"/>
            </w:r>
            <w:r w:rsidRPr="007B043B">
              <w:rPr>
                <w:rStyle w:val="Hyperlink"/>
                <w:noProof/>
              </w:rPr>
              <w:fldChar w:fldCharType="end"/>
            </w:r>
          </w:ins>
        </w:p>
        <w:p w14:paraId="1EC9486C" w14:textId="77777777" w:rsidR="00AE38AA" w:rsidRDefault="00AE38AA">
          <w:pPr>
            <w:pStyle w:val="TOC3"/>
            <w:tabs>
              <w:tab w:val="left" w:pos="1960"/>
              <w:tab w:val="right" w:leader="dot" w:pos="9350"/>
            </w:tabs>
            <w:rPr>
              <w:ins w:id="109" w:author="Szabolcs Bene" w:date="2016-06-23T23:08:00Z"/>
              <w:rFonts w:asciiTheme="minorHAnsi" w:eastAsiaTheme="minorEastAsia" w:hAnsiTheme="minorHAnsi" w:cstheme="minorBidi"/>
              <w:noProof/>
              <w:color w:val="auto"/>
              <w:sz w:val="22"/>
              <w:szCs w:val="22"/>
            </w:rPr>
          </w:pPr>
          <w:ins w:id="11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4.1.7.</w:t>
            </w:r>
            <w:r>
              <w:rPr>
                <w:rFonts w:asciiTheme="minorHAnsi" w:eastAsiaTheme="minorEastAsia" w:hAnsiTheme="minorHAnsi" w:cstheme="minorBidi"/>
                <w:noProof/>
                <w:color w:val="auto"/>
                <w:sz w:val="22"/>
                <w:szCs w:val="22"/>
              </w:rPr>
              <w:tab/>
            </w:r>
            <w:r w:rsidRPr="007B043B">
              <w:rPr>
                <w:rStyle w:val="Hyperlink"/>
                <w:noProof/>
              </w:rPr>
              <w:t>XAMPP</w:t>
            </w:r>
            <w:r>
              <w:rPr>
                <w:noProof/>
                <w:webHidden/>
              </w:rPr>
              <w:tab/>
            </w:r>
            <w:r>
              <w:rPr>
                <w:noProof/>
                <w:webHidden/>
              </w:rPr>
              <w:fldChar w:fldCharType="begin"/>
            </w:r>
            <w:r>
              <w:rPr>
                <w:noProof/>
                <w:webHidden/>
              </w:rPr>
              <w:instrText xml:space="preserve"> PAGEREF _Toc454486680 \h </w:instrText>
            </w:r>
            <w:r>
              <w:rPr>
                <w:noProof/>
                <w:webHidden/>
              </w:rPr>
            </w:r>
          </w:ins>
          <w:r>
            <w:rPr>
              <w:noProof/>
              <w:webHidden/>
            </w:rPr>
            <w:fldChar w:fldCharType="separate"/>
          </w:r>
          <w:ins w:id="111" w:author="Szabolcs Bene" w:date="2016-06-23T23:08:00Z">
            <w:r>
              <w:rPr>
                <w:noProof/>
                <w:webHidden/>
              </w:rPr>
              <w:t>29</w:t>
            </w:r>
            <w:r>
              <w:rPr>
                <w:noProof/>
                <w:webHidden/>
              </w:rPr>
              <w:fldChar w:fldCharType="end"/>
            </w:r>
            <w:r w:rsidRPr="007B043B">
              <w:rPr>
                <w:rStyle w:val="Hyperlink"/>
                <w:noProof/>
              </w:rPr>
              <w:fldChar w:fldCharType="end"/>
            </w:r>
          </w:ins>
        </w:p>
        <w:p w14:paraId="2AEC08EA" w14:textId="77777777" w:rsidR="00AE38AA" w:rsidRDefault="00AE38AA">
          <w:pPr>
            <w:pStyle w:val="TOC2"/>
            <w:tabs>
              <w:tab w:val="left" w:pos="1760"/>
              <w:tab w:val="right" w:leader="dot" w:pos="9350"/>
            </w:tabs>
            <w:rPr>
              <w:ins w:id="112" w:author="Szabolcs Bene" w:date="2016-06-23T23:08:00Z"/>
              <w:rFonts w:asciiTheme="minorHAnsi" w:eastAsiaTheme="minorEastAsia" w:hAnsiTheme="minorHAnsi" w:cstheme="minorBidi"/>
              <w:noProof/>
              <w:color w:val="auto"/>
              <w:sz w:val="22"/>
              <w:szCs w:val="22"/>
            </w:rPr>
          </w:pPr>
          <w:ins w:id="11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4.2.</w:t>
            </w:r>
            <w:r>
              <w:rPr>
                <w:rFonts w:asciiTheme="minorHAnsi" w:eastAsiaTheme="minorEastAsia" w:hAnsiTheme="minorHAnsi" w:cstheme="minorBidi"/>
                <w:noProof/>
                <w:color w:val="auto"/>
                <w:sz w:val="22"/>
                <w:szCs w:val="22"/>
              </w:rPr>
              <w:tab/>
            </w:r>
            <w:r w:rsidRPr="007B043B">
              <w:rPr>
                <w:rStyle w:val="Hyperlink"/>
                <w:noProof/>
              </w:rPr>
              <w:t>Cerințele sistemului</w:t>
            </w:r>
            <w:r>
              <w:rPr>
                <w:noProof/>
                <w:webHidden/>
              </w:rPr>
              <w:tab/>
            </w:r>
            <w:r>
              <w:rPr>
                <w:noProof/>
                <w:webHidden/>
              </w:rPr>
              <w:fldChar w:fldCharType="begin"/>
            </w:r>
            <w:r>
              <w:rPr>
                <w:noProof/>
                <w:webHidden/>
              </w:rPr>
              <w:instrText xml:space="preserve"> PAGEREF _Toc454486681 \h </w:instrText>
            </w:r>
            <w:r>
              <w:rPr>
                <w:noProof/>
                <w:webHidden/>
              </w:rPr>
            </w:r>
          </w:ins>
          <w:r>
            <w:rPr>
              <w:noProof/>
              <w:webHidden/>
            </w:rPr>
            <w:fldChar w:fldCharType="separate"/>
          </w:r>
          <w:ins w:id="114" w:author="Szabolcs Bene" w:date="2016-06-23T23:08:00Z">
            <w:r>
              <w:rPr>
                <w:noProof/>
                <w:webHidden/>
              </w:rPr>
              <w:t>29</w:t>
            </w:r>
            <w:r>
              <w:rPr>
                <w:noProof/>
                <w:webHidden/>
              </w:rPr>
              <w:fldChar w:fldCharType="end"/>
            </w:r>
            <w:r w:rsidRPr="007B043B">
              <w:rPr>
                <w:rStyle w:val="Hyperlink"/>
                <w:noProof/>
              </w:rPr>
              <w:fldChar w:fldCharType="end"/>
            </w:r>
          </w:ins>
        </w:p>
        <w:p w14:paraId="3C1EBCE5" w14:textId="77777777" w:rsidR="00AE38AA" w:rsidRDefault="00AE38AA">
          <w:pPr>
            <w:pStyle w:val="TOC3"/>
            <w:tabs>
              <w:tab w:val="left" w:pos="1960"/>
              <w:tab w:val="right" w:leader="dot" w:pos="9350"/>
            </w:tabs>
            <w:rPr>
              <w:ins w:id="115" w:author="Szabolcs Bene" w:date="2016-06-23T23:08:00Z"/>
              <w:rFonts w:asciiTheme="minorHAnsi" w:eastAsiaTheme="minorEastAsia" w:hAnsiTheme="minorHAnsi" w:cstheme="minorBidi"/>
              <w:noProof/>
              <w:color w:val="auto"/>
              <w:sz w:val="22"/>
              <w:szCs w:val="22"/>
            </w:rPr>
          </w:pPr>
          <w:ins w:id="11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"_Toc454486682"</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4.2.1.</w:t>
            </w:r>
            <w:r>
              <w:rPr>
                <w:rFonts w:asciiTheme="minorHAnsi" w:eastAsiaTheme="minorEastAsia" w:hAnsiTheme="minorHAnsi" w:cstheme="minorBidi"/>
                <w:noProof/>
                <w:color w:val="auto"/>
                <w:sz w:val="22"/>
                <w:szCs w:val="22"/>
              </w:rPr>
              <w:tab/>
            </w:r>
            <w:r w:rsidRPr="007B043B">
              <w:rPr>
                <w:rStyle w:val="Hyperlink"/>
                <w:noProof/>
              </w:rPr>
              <w:t>Cerinte funcționale</w:t>
            </w:r>
            <w:r>
              <w:rPr>
                <w:noProof/>
                <w:webHidden/>
              </w:rPr>
              <w:tab/>
            </w:r>
            <w:r>
              <w:rPr>
                <w:noProof/>
                <w:webHidden/>
              </w:rPr>
              <w:fldChar w:fldCharType="begin"/>
            </w:r>
            <w:r>
              <w:rPr>
                <w:noProof/>
                <w:webHidden/>
              </w:rPr>
              <w:instrText xml:space="preserve"> PAGEREF _Toc454486682 \h </w:instrText>
            </w:r>
            <w:r>
              <w:rPr>
                <w:noProof/>
                <w:webHidden/>
              </w:rPr>
            </w:r>
          </w:ins>
          <w:r>
            <w:rPr>
              <w:noProof/>
              <w:webHidden/>
            </w:rPr>
            <w:fldChar w:fldCharType="separate"/>
          </w:r>
          <w:ins w:id="117" w:author="Szabolcs Bene" w:date="2016-06-23T23:08:00Z">
            <w:r>
              <w:rPr>
                <w:noProof/>
                <w:webHidden/>
              </w:rPr>
              <w:t>29</w:t>
            </w:r>
            <w:r>
              <w:rPr>
                <w:noProof/>
                <w:webHidden/>
              </w:rPr>
              <w:fldChar w:fldCharType="end"/>
            </w:r>
            <w:r w:rsidRPr="007B043B">
              <w:rPr>
                <w:rStyle w:val="Hyperlink"/>
                <w:noProof/>
              </w:rPr>
              <w:fldChar w:fldCharType="end"/>
            </w:r>
          </w:ins>
        </w:p>
        <w:p w14:paraId="02416667" w14:textId="77777777" w:rsidR="00AE38AA" w:rsidRDefault="00AE38AA">
          <w:pPr>
            <w:pStyle w:val="TOC3"/>
            <w:tabs>
              <w:tab w:val="left" w:pos="1960"/>
              <w:tab w:val="right" w:leader="dot" w:pos="9350"/>
            </w:tabs>
            <w:rPr>
              <w:ins w:id="118" w:author="Szabolcs Bene" w:date="2016-06-23T23:08:00Z"/>
              <w:rFonts w:asciiTheme="minorHAnsi" w:eastAsiaTheme="minorEastAsia" w:hAnsiTheme="minorHAnsi" w:cstheme="minorBidi"/>
              <w:noProof/>
              <w:color w:val="auto"/>
              <w:sz w:val="22"/>
              <w:szCs w:val="22"/>
            </w:rPr>
          </w:pPr>
          <w:ins w:id="11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4.2.2.</w:t>
            </w:r>
            <w:r>
              <w:rPr>
                <w:rFonts w:asciiTheme="minorHAnsi" w:eastAsiaTheme="minorEastAsia" w:hAnsiTheme="minorHAnsi" w:cstheme="minorBidi"/>
                <w:noProof/>
                <w:color w:val="auto"/>
                <w:sz w:val="22"/>
                <w:szCs w:val="22"/>
              </w:rPr>
              <w:tab/>
            </w:r>
            <w:r w:rsidRPr="007B043B">
              <w:rPr>
                <w:rStyle w:val="Hyperlink"/>
                <w:noProof/>
              </w:rPr>
              <w:t>Cerinte non-funcționale</w:t>
            </w:r>
            <w:r>
              <w:rPr>
                <w:noProof/>
                <w:webHidden/>
              </w:rPr>
              <w:tab/>
            </w:r>
            <w:r>
              <w:rPr>
                <w:noProof/>
                <w:webHidden/>
              </w:rPr>
              <w:fldChar w:fldCharType="begin"/>
            </w:r>
            <w:r>
              <w:rPr>
                <w:noProof/>
                <w:webHidden/>
              </w:rPr>
              <w:instrText xml:space="preserve"> PAGEREF _Toc454486683 \h </w:instrText>
            </w:r>
            <w:r>
              <w:rPr>
                <w:noProof/>
                <w:webHidden/>
              </w:rPr>
            </w:r>
          </w:ins>
          <w:r>
            <w:rPr>
              <w:noProof/>
              <w:webHidden/>
            </w:rPr>
            <w:fldChar w:fldCharType="separate"/>
          </w:r>
          <w:ins w:id="120" w:author="Szabolcs Bene" w:date="2016-06-23T23:08:00Z">
            <w:r>
              <w:rPr>
                <w:noProof/>
                <w:webHidden/>
              </w:rPr>
              <w:t>30</w:t>
            </w:r>
            <w:r>
              <w:rPr>
                <w:noProof/>
                <w:webHidden/>
              </w:rPr>
              <w:fldChar w:fldCharType="end"/>
            </w:r>
            <w:r w:rsidRPr="007B043B">
              <w:rPr>
                <w:rStyle w:val="Hyperlink"/>
                <w:noProof/>
              </w:rPr>
              <w:fldChar w:fldCharType="end"/>
            </w:r>
          </w:ins>
        </w:p>
        <w:p w14:paraId="22021C4A" w14:textId="77777777" w:rsidR="00AE38AA" w:rsidRDefault="00AE38AA">
          <w:pPr>
            <w:pStyle w:val="TOC2"/>
            <w:tabs>
              <w:tab w:val="left" w:pos="1760"/>
              <w:tab w:val="right" w:leader="dot" w:pos="9350"/>
            </w:tabs>
            <w:rPr>
              <w:ins w:id="121" w:author="Szabolcs Bene" w:date="2016-06-23T23:08:00Z"/>
              <w:rFonts w:asciiTheme="minorHAnsi" w:eastAsiaTheme="minorEastAsia" w:hAnsiTheme="minorHAnsi" w:cstheme="minorBidi"/>
              <w:noProof/>
              <w:color w:val="auto"/>
              <w:sz w:val="22"/>
              <w:szCs w:val="22"/>
            </w:rPr>
          </w:pPr>
          <w:ins w:id="12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4.3.</w:t>
            </w:r>
            <w:r>
              <w:rPr>
                <w:rFonts w:asciiTheme="minorHAnsi" w:eastAsiaTheme="minorEastAsia" w:hAnsiTheme="minorHAnsi" w:cstheme="minorBidi"/>
                <w:noProof/>
                <w:color w:val="auto"/>
                <w:sz w:val="22"/>
                <w:szCs w:val="22"/>
              </w:rPr>
              <w:tab/>
            </w:r>
            <w:r w:rsidRPr="007B043B">
              <w:rPr>
                <w:rStyle w:val="Hyperlink"/>
                <w:noProof/>
              </w:rPr>
              <w:t>Cazuri de utilizare</w:t>
            </w:r>
            <w:r>
              <w:rPr>
                <w:noProof/>
                <w:webHidden/>
              </w:rPr>
              <w:tab/>
            </w:r>
            <w:r>
              <w:rPr>
                <w:noProof/>
                <w:webHidden/>
              </w:rPr>
              <w:fldChar w:fldCharType="begin"/>
            </w:r>
            <w:r>
              <w:rPr>
                <w:noProof/>
                <w:webHidden/>
              </w:rPr>
              <w:instrText xml:space="preserve"> PAGEREF _Toc454486684 \h </w:instrText>
            </w:r>
            <w:r>
              <w:rPr>
                <w:noProof/>
                <w:webHidden/>
              </w:rPr>
            </w:r>
          </w:ins>
          <w:r>
            <w:rPr>
              <w:noProof/>
              <w:webHidden/>
            </w:rPr>
            <w:fldChar w:fldCharType="separate"/>
          </w:r>
          <w:ins w:id="123" w:author="Szabolcs Bene" w:date="2016-06-23T23:08:00Z">
            <w:r>
              <w:rPr>
                <w:noProof/>
                <w:webHidden/>
              </w:rPr>
              <w:t>31</w:t>
            </w:r>
            <w:r>
              <w:rPr>
                <w:noProof/>
                <w:webHidden/>
              </w:rPr>
              <w:fldChar w:fldCharType="end"/>
            </w:r>
            <w:r w:rsidRPr="007B043B">
              <w:rPr>
                <w:rStyle w:val="Hyperlink"/>
                <w:noProof/>
              </w:rPr>
              <w:fldChar w:fldCharType="end"/>
            </w:r>
          </w:ins>
        </w:p>
        <w:p w14:paraId="4604166E" w14:textId="77777777" w:rsidR="00AE38AA" w:rsidRDefault="00AE38AA" w:rsidP="003C38E3">
          <w:pPr>
            <w:pStyle w:val="TOC1"/>
            <w:rPr>
              <w:ins w:id="124" w:author="Szabolcs Bene" w:date="2016-06-23T23:08:00Z"/>
              <w:rFonts w:asciiTheme="minorHAnsi" w:eastAsiaTheme="minorEastAsia" w:hAnsiTheme="minorHAnsi" w:cstheme="minorBidi"/>
              <w:color w:val="auto"/>
              <w:sz w:val="22"/>
              <w:szCs w:val="22"/>
            </w:rPr>
          </w:pPr>
          <w:ins w:id="125" w:author="Szabolcs Bene" w:date="2016-06-23T23:08:00Z">
            <w:r w:rsidRPr="007B043B">
              <w:rPr>
                <w:rStyle w:val="Hyperlink"/>
              </w:rPr>
              <w:fldChar w:fldCharType="begin"/>
            </w:r>
            <w:r w:rsidRPr="007B043B">
              <w:rPr>
                <w:rStyle w:val="Hyperlink"/>
              </w:rPr>
              <w:instrText xml:space="preserve"> </w:instrText>
            </w:r>
            <w:r>
              <w:instrText>HYPERLINK \l "_Toc454486685"</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5.</w:t>
            </w:r>
            <w:r>
              <w:rPr>
                <w:rFonts w:asciiTheme="minorHAnsi" w:eastAsiaTheme="minorEastAsia" w:hAnsiTheme="minorHAnsi" w:cstheme="minorBidi"/>
                <w:color w:val="auto"/>
                <w:sz w:val="22"/>
                <w:szCs w:val="22"/>
              </w:rPr>
              <w:tab/>
            </w:r>
            <w:r w:rsidRPr="007B043B">
              <w:rPr>
                <w:rStyle w:val="Hyperlink"/>
              </w:rPr>
              <w:t>Proiectare de Detaliu și Implementare</w:t>
            </w:r>
            <w:r>
              <w:rPr>
                <w:webHidden/>
              </w:rPr>
              <w:tab/>
            </w:r>
            <w:r>
              <w:rPr>
                <w:webHidden/>
              </w:rPr>
              <w:fldChar w:fldCharType="begin"/>
            </w:r>
            <w:r>
              <w:rPr>
                <w:webHidden/>
              </w:rPr>
              <w:instrText xml:space="preserve"> PAGEREF _Toc454486685 \h </w:instrText>
            </w:r>
            <w:r>
              <w:rPr>
                <w:webHidden/>
              </w:rPr>
            </w:r>
          </w:ins>
          <w:r>
            <w:rPr>
              <w:webHidden/>
            </w:rPr>
            <w:fldChar w:fldCharType="separate"/>
          </w:r>
          <w:ins w:id="126" w:author="Szabolcs Bene" w:date="2016-06-23T23:08:00Z">
            <w:r>
              <w:rPr>
                <w:webHidden/>
              </w:rPr>
              <w:t>36</w:t>
            </w:r>
            <w:r>
              <w:rPr>
                <w:webHidden/>
              </w:rPr>
              <w:fldChar w:fldCharType="end"/>
            </w:r>
            <w:r w:rsidRPr="007B043B">
              <w:rPr>
                <w:rStyle w:val="Hyperlink"/>
              </w:rPr>
              <w:fldChar w:fldCharType="end"/>
            </w:r>
          </w:ins>
        </w:p>
        <w:p w14:paraId="25DD58BF" w14:textId="77777777" w:rsidR="00AE38AA" w:rsidRDefault="00AE38AA">
          <w:pPr>
            <w:pStyle w:val="TOC2"/>
            <w:tabs>
              <w:tab w:val="left" w:pos="1760"/>
              <w:tab w:val="right" w:leader="dot" w:pos="9350"/>
            </w:tabs>
            <w:rPr>
              <w:ins w:id="127" w:author="Szabolcs Bene" w:date="2016-06-23T23:08:00Z"/>
              <w:rFonts w:asciiTheme="minorHAnsi" w:eastAsiaTheme="minorEastAsia" w:hAnsiTheme="minorHAnsi" w:cstheme="minorBidi"/>
              <w:noProof/>
              <w:color w:val="auto"/>
              <w:sz w:val="22"/>
              <w:szCs w:val="22"/>
            </w:rPr>
          </w:pPr>
          <w:ins w:id="12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"_Toc454486686"</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w:t>
            </w:r>
            <w:r>
              <w:rPr>
                <w:rFonts w:asciiTheme="minorHAnsi" w:eastAsiaTheme="minorEastAsia" w:hAnsiTheme="minorHAnsi" w:cstheme="minorBidi"/>
                <w:noProof/>
                <w:color w:val="auto"/>
                <w:sz w:val="22"/>
                <w:szCs w:val="22"/>
              </w:rPr>
              <w:tab/>
            </w:r>
            <w:r w:rsidRPr="007B043B">
              <w:rPr>
                <w:rStyle w:val="Hyperlink"/>
                <w:noProof/>
              </w:rPr>
              <w:t>Arhitectura de layer a sistemului</w:t>
            </w:r>
            <w:r>
              <w:rPr>
                <w:noProof/>
                <w:webHidden/>
              </w:rPr>
              <w:tab/>
            </w:r>
            <w:r>
              <w:rPr>
                <w:noProof/>
                <w:webHidden/>
              </w:rPr>
              <w:fldChar w:fldCharType="begin"/>
            </w:r>
            <w:r>
              <w:rPr>
                <w:noProof/>
                <w:webHidden/>
              </w:rPr>
              <w:instrText xml:space="preserve"> PAGEREF _Toc454486686 \h </w:instrText>
            </w:r>
            <w:r>
              <w:rPr>
                <w:noProof/>
                <w:webHidden/>
              </w:rPr>
            </w:r>
          </w:ins>
          <w:r>
            <w:rPr>
              <w:noProof/>
              <w:webHidden/>
            </w:rPr>
            <w:fldChar w:fldCharType="separate"/>
          </w:r>
          <w:ins w:id="129" w:author="Szabolcs Bene" w:date="2016-06-23T23:08:00Z">
            <w:r>
              <w:rPr>
                <w:noProof/>
                <w:webHidden/>
              </w:rPr>
              <w:t>36</w:t>
            </w:r>
            <w:r>
              <w:rPr>
                <w:noProof/>
                <w:webHidden/>
              </w:rPr>
              <w:fldChar w:fldCharType="end"/>
            </w:r>
            <w:r w:rsidRPr="007B043B">
              <w:rPr>
                <w:rStyle w:val="Hyperlink"/>
                <w:noProof/>
              </w:rPr>
              <w:fldChar w:fldCharType="end"/>
            </w:r>
          </w:ins>
        </w:p>
        <w:p w14:paraId="37A2689C" w14:textId="77777777" w:rsidR="00AE38AA" w:rsidRDefault="00AE38AA">
          <w:pPr>
            <w:pStyle w:val="TOC3"/>
            <w:tabs>
              <w:tab w:val="left" w:pos="1960"/>
              <w:tab w:val="right" w:leader="dot" w:pos="9350"/>
            </w:tabs>
            <w:rPr>
              <w:ins w:id="130" w:author="Szabolcs Bene" w:date="2016-06-23T23:08:00Z"/>
              <w:rFonts w:asciiTheme="minorHAnsi" w:eastAsiaTheme="minorEastAsia" w:hAnsiTheme="minorHAnsi" w:cstheme="minorBidi"/>
              <w:noProof/>
              <w:color w:val="auto"/>
              <w:sz w:val="22"/>
              <w:szCs w:val="22"/>
            </w:rPr>
          </w:pPr>
          <w:ins w:id="13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"_Toc454486687"</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5.1.1.</w:t>
            </w:r>
            <w:r>
              <w:rPr>
                <w:rFonts w:asciiTheme="minorHAnsi" w:eastAsiaTheme="minorEastAsia" w:hAnsiTheme="minorHAnsi" w:cstheme="minorBidi"/>
                <w:noProof/>
                <w:color w:val="auto"/>
                <w:sz w:val="22"/>
                <w:szCs w:val="22"/>
              </w:rPr>
              <w:tab/>
            </w:r>
            <w:r w:rsidRPr="007B043B">
              <w:rPr>
                <w:rStyle w:val="Hyperlink"/>
                <w:noProof/>
              </w:rPr>
              <w:t>Nivelul interfața utilizator</w:t>
            </w:r>
            <w:r>
              <w:rPr>
                <w:noProof/>
                <w:webHidden/>
              </w:rPr>
              <w:tab/>
            </w:r>
            <w:r>
              <w:rPr>
                <w:noProof/>
                <w:webHidden/>
              </w:rPr>
              <w:fldChar w:fldCharType="begin"/>
            </w:r>
            <w:r>
              <w:rPr>
                <w:noProof/>
                <w:webHidden/>
              </w:rPr>
              <w:instrText xml:space="preserve"> PAGEREF _Toc454486687 \h </w:instrText>
            </w:r>
            <w:r>
              <w:rPr>
                <w:noProof/>
                <w:webHidden/>
              </w:rPr>
            </w:r>
          </w:ins>
          <w:r>
            <w:rPr>
              <w:noProof/>
              <w:webHidden/>
            </w:rPr>
            <w:fldChar w:fldCharType="separate"/>
          </w:r>
          <w:ins w:id="132" w:author="Szabolcs Bene" w:date="2016-06-23T23:08:00Z">
            <w:r>
              <w:rPr>
                <w:noProof/>
                <w:webHidden/>
              </w:rPr>
              <w:t>37</w:t>
            </w:r>
            <w:r>
              <w:rPr>
                <w:noProof/>
                <w:webHidden/>
              </w:rPr>
              <w:fldChar w:fldCharType="end"/>
            </w:r>
            <w:r w:rsidRPr="007B043B">
              <w:rPr>
                <w:rStyle w:val="Hyperlink"/>
                <w:noProof/>
              </w:rPr>
              <w:fldChar w:fldCharType="end"/>
            </w:r>
          </w:ins>
        </w:p>
        <w:p w14:paraId="6C93FE9D" w14:textId="77777777" w:rsidR="00AE38AA" w:rsidRDefault="00AE38AA">
          <w:pPr>
            <w:pStyle w:val="TOC3"/>
            <w:tabs>
              <w:tab w:val="left" w:pos="1960"/>
              <w:tab w:val="right" w:leader="dot" w:pos="9350"/>
            </w:tabs>
            <w:rPr>
              <w:ins w:id="133" w:author="Szabolcs Bene" w:date="2016-06-23T23:08:00Z"/>
              <w:rFonts w:asciiTheme="minorHAnsi" w:eastAsiaTheme="minorEastAsia" w:hAnsiTheme="minorHAnsi" w:cstheme="minorBidi"/>
              <w:noProof/>
              <w:color w:val="auto"/>
              <w:sz w:val="22"/>
              <w:szCs w:val="22"/>
            </w:rPr>
          </w:pPr>
          <w:ins w:id="13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"_Toc454486688"</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5.1.2.</w:t>
            </w:r>
            <w:r>
              <w:rPr>
                <w:rFonts w:asciiTheme="minorHAnsi" w:eastAsiaTheme="minorEastAsia" w:hAnsiTheme="minorHAnsi" w:cstheme="minorBidi"/>
                <w:noProof/>
                <w:color w:val="auto"/>
                <w:sz w:val="22"/>
                <w:szCs w:val="22"/>
              </w:rPr>
              <w:tab/>
            </w:r>
            <w:r w:rsidRPr="007B043B">
              <w:rPr>
                <w:rStyle w:val="Hyperlink"/>
                <w:noProof/>
              </w:rPr>
              <w:t>Nivelul de aplicație</w:t>
            </w:r>
            <w:r>
              <w:rPr>
                <w:noProof/>
                <w:webHidden/>
              </w:rPr>
              <w:tab/>
            </w:r>
            <w:r>
              <w:rPr>
                <w:noProof/>
                <w:webHidden/>
              </w:rPr>
              <w:fldChar w:fldCharType="begin"/>
            </w:r>
            <w:r>
              <w:rPr>
                <w:noProof/>
                <w:webHidden/>
              </w:rPr>
              <w:instrText xml:space="preserve"> PAGEREF _Toc454486688 \h </w:instrText>
            </w:r>
            <w:r>
              <w:rPr>
                <w:noProof/>
                <w:webHidden/>
              </w:rPr>
            </w:r>
          </w:ins>
          <w:r>
            <w:rPr>
              <w:noProof/>
              <w:webHidden/>
            </w:rPr>
            <w:fldChar w:fldCharType="separate"/>
          </w:r>
          <w:ins w:id="135" w:author="Szabolcs Bene" w:date="2016-06-23T23:08:00Z">
            <w:r>
              <w:rPr>
                <w:noProof/>
                <w:webHidden/>
              </w:rPr>
              <w:t>37</w:t>
            </w:r>
            <w:r>
              <w:rPr>
                <w:noProof/>
                <w:webHidden/>
              </w:rPr>
              <w:fldChar w:fldCharType="end"/>
            </w:r>
            <w:r w:rsidRPr="007B043B">
              <w:rPr>
                <w:rStyle w:val="Hyperlink"/>
                <w:noProof/>
              </w:rPr>
              <w:fldChar w:fldCharType="end"/>
            </w:r>
          </w:ins>
        </w:p>
        <w:p w14:paraId="049BB3FE" w14:textId="77777777" w:rsidR="00AE38AA" w:rsidRDefault="00AE38AA">
          <w:pPr>
            <w:pStyle w:val="TOC3"/>
            <w:tabs>
              <w:tab w:val="left" w:pos="1960"/>
              <w:tab w:val="right" w:leader="dot" w:pos="9350"/>
            </w:tabs>
            <w:rPr>
              <w:ins w:id="136" w:author="Szabolcs Bene" w:date="2016-06-23T23:08:00Z"/>
              <w:rFonts w:asciiTheme="minorHAnsi" w:eastAsiaTheme="minorEastAsia" w:hAnsiTheme="minorHAnsi" w:cstheme="minorBidi"/>
              <w:noProof/>
              <w:color w:val="auto"/>
              <w:sz w:val="22"/>
              <w:szCs w:val="22"/>
            </w:rPr>
          </w:pPr>
          <w:ins w:id="13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"_Toc454486689"</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5.1.3.</w:t>
            </w:r>
            <w:r>
              <w:rPr>
                <w:rFonts w:asciiTheme="minorHAnsi" w:eastAsiaTheme="minorEastAsia" w:hAnsiTheme="minorHAnsi" w:cstheme="minorBidi"/>
                <w:noProof/>
                <w:color w:val="auto"/>
                <w:sz w:val="22"/>
                <w:szCs w:val="22"/>
              </w:rPr>
              <w:tab/>
            </w:r>
            <w:r w:rsidRPr="007B043B">
              <w:rPr>
                <w:rStyle w:val="Hyperlink"/>
                <w:noProof/>
              </w:rPr>
              <w:t>Nivelul de business logic</w:t>
            </w:r>
            <w:r>
              <w:rPr>
                <w:noProof/>
                <w:webHidden/>
              </w:rPr>
              <w:tab/>
            </w:r>
            <w:r>
              <w:rPr>
                <w:noProof/>
                <w:webHidden/>
              </w:rPr>
              <w:fldChar w:fldCharType="begin"/>
            </w:r>
            <w:r>
              <w:rPr>
                <w:noProof/>
                <w:webHidden/>
              </w:rPr>
              <w:instrText xml:space="preserve"> PAGEREF _Toc454486689 \h </w:instrText>
            </w:r>
            <w:r>
              <w:rPr>
                <w:noProof/>
                <w:webHidden/>
              </w:rPr>
            </w:r>
          </w:ins>
          <w:r>
            <w:rPr>
              <w:noProof/>
              <w:webHidden/>
            </w:rPr>
            <w:fldChar w:fldCharType="separate"/>
          </w:r>
          <w:ins w:id="138" w:author="Szabolcs Bene" w:date="2016-06-23T23:08:00Z">
            <w:r>
              <w:rPr>
                <w:noProof/>
                <w:webHidden/>
              </w:rPr>
              <w:t>37</w:t>
            </w:r>
            <w:r>
              <w:rPr>
                <w:noProof/>
                <w:webHidden/>
              </w:rPr>
              <w:fldChar w:fldCharType="end"/>
            </w:r>
            <w:r w:rsidRPr="007B043B">
              <w:rPr>
                <w:rStyle w:val="Hyperlink"/>
                <w:noProof/>
              </w:rPr>
              <w:fldChar w:fldCharType="end"/>
            </w:r>
          </w:ins>
        </w:p>
        <w:p w14:paraId="6454BA90" w14:textId="77777777" w:rsidR="00AE38AA" w:rsidRDefault="00AE38AA">
          <w:pPr>
            <w:pStyle w:val="TOC3"/>
            <w:tabs>
              <w:tab w:val="left" w:pos="1960"/>
              <w:tab w:val="right" w:leader="dot" w:pos="9350"/>
            </w:tabs>
            <w:rPr>
              <w:ins w:id="139" w:author="Szabolcs Bene" w:date="2016-06-23T23:08:00Z"/>
              <w:rFonts w:asciiTheme="minorHAnsi" w:eastAsiaTheme="minorEastAsia" w:hAnsiTheme="minorHAnsi" w:cstheme="minorBidi"/>
              <w:noProof/>
              <w:color w:val="auto"/>
              <w:sz w:val="22"/>
              <w:szCs w:val="22"/>
            </w:rPr>
          </w:pPr>
          <w:ins w:id="14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5.1.4.</w:t>
            </w:r>
            <w:r>
              <w:rPr>
                <w:rFonts w:asciiTheme="minorHAnsi" w:eastAsiaTheme="minorEastAsia" w:hAnsiTheme="minorHAnsi" w:cstheme="minorBidi"/>
                <w:noProof/>
                <w:color w:val="auto"/>
                <w:sz w:val="22"/>
                <w:szCs w:val="22"/>
              </w:rPr>
              <w:tab/>
            </w:r>
            <w:r w:rsidRPr="007B043B">
              <w:rPr>
                <w:rStyle w:val="Hyperlink"/>
                <w:noProof/>
              </w:rPr>
              <w:t>Nivelul de acces de date</w:t>
            </w:r>
            <w:r>
              <w:rPr>
                <w:noProof/>
                <w:webHidden/>
              </w:rPr>
              <w:tab/>
            </w:r>
            <w:r>
              <w:rPr>
                <w:noProof/>
                <w:webHidden/>
              </w:rPr>
              <w:fldChar w:fldCharType="begin"/>
            </w:r>
            <w:r>
              <w:rPr>
                <w:noProof/>
                <w:webHidden/>
              </w:rPr>
              <w:instrText xml:space="preserve"> PAGEREF _Toc454486690 \h </w:instrText>
            </w:r>
            <w:r>
              <w:rPr>
                <w:noProof/>
                <w:webHidden/>
              </w:rPr>
            </w:r>
          </w:ins>
          <w:r>
            <w:rPr>
              <w:noProof/>
              <w:webHidden/>
            </w:rPr>
            <w:fldChar w:fldCharType="separate"/>
          </w:r>
          <w:ins w:id="141" w:author="Szabolcs Bene" w:date="2016-06-23T23:08:00Z">
            <w:r>
              <w:rPr>
                <w:noProof/>
                <w:webHidden/>
              </w:rPr>
              <w:t>37</w:t>
            </w:r>
            <w:r>
              <w:rPr>
                <w:noProof/>
                <w:webHidden/>
              </w:rPr>
              <w:fldChar w:fldCharType="end"/>
            </w:r>
            <w:r w:rsidRPr="007B043B">
              <w:rPr>
                <w:rStyle w:val="Hyperlink"/>
                <w:noProof/>
              </w:rPr>
              <w:fldChar w:fldCharType="end"/>
            </w:r>
          </w:ins>
        </w:p>
        <w:p w14:paraId="2186155C" w14:textId="77777777" w:rsidR="00AE38AA" w:rsidRDefault="00AE38AA">
          <w:pPr>
            <w:pStyle w:val="TOC3"/>
            <w:tabs>
              <w:tab w:val="left" w:pos="1960"/>
              <w:tab w:val="right" w:leader="dot" w:pos="9350"/>
            </w:tabs>
            <w:rPr>
              <w:ins w:id="142" w:author="Szabolcs Bene" w:date="2016-06-23T23:08:00Z"/>
              <w:rFonts w:asciiTheme="minorHAnsi" w:eastAsiaTheme="minorEastAsia" w:hAnsiTheme="minorHAnsi" w:cstheme="minorBidi"/>
              <w:noProof/>
              <w:color w:val="auto"/>
              <w:sz w:val="22"/>
              <w:szCs w:val="22"/>
            </w:rPr>
          </w:pPr>
          <w:ins w:id="14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5.1.5.</w:t>
            </w:r>
            <w:r>
              <w:rPr>
                <w:rFonts w:asciiTheme="minorHAnsi" w:eastAsiaTheme="minorEastAsia" w:hAnsiTheme="minorHAnsi" w:cstheme="minorBidi"/>
                <w:noProof/>
                <w:color w:val="auto"/>
                <w:sz w:val="22"/>
                <w:szCs w:val="22"/>
              </w:rPr>
              <w:tab/>
            </w:r>
            <w:r w:rsidRPr="007B043B">
              <w:rPr>
                <w:rStyle w:val="Hyperlink"/>
                <w:noProof/>
              </w:rPr>
              <w:t>Nivelul de bază de date</w:t>
            </w:r>
            <w:r>
              <w:rPr>
                <w:noProof/>
                <w:webHidden/>
              </w:rPr>
              <w:tab/>
            </w:r>
            <w:r>
              <w:rPr>
                <w:noProof/>
                <w:webHidden/>
              </w:rPr>
              <w:fldChar w:fldCharType="begin"/>
            </w:r>
            <w:r>
              <w:rPr>
                <w:noProof/>
                <w:webHidden/>
              </w:rPr>
              <w:instrText xml:space="preserve"> PAGEREF _Toc454486691 \h </w:instrText>
            </w:r>
            <w:r>
              <w:rPr>
                <w:noProof/>
                <w:webHidden/>
              </w:rPr>
            </w:r>
          </w:ins>
          <w:r>
            <w:rPr>
              <w:noProof/>
              <w:webHidden/>
            </w:rPr>
            <w:fldChar w:fldCharType="separate"/>
          </w:r>
          <w:ins w:id="144" w:author="Szabolcs Bene" w:date="2016-06-23T23:08:00Z">
            <w:r>
              <w:rPr>
                <w:noProof/>
                <w:webHidden/>
              </w:rPr>
              <w:t>38</w:t>
            </w:r>
            <w:r>
              <w:rPr>
                <w:noProof/>
                <w:webHidden/>
              </w:rPr>
              <w:fldChar w:fldCharType="end"/>
            </w:r>
            <w:r w:rsidRPr="007B043B">
              <w:rPr>
                <w:rStyle w:val="Hyperlink"/>
                <w:noProof/>
              </w:rPr>
              <w:fldChar w:fldCharType="end"/>
            </w:r>
          </w:ins>
        </w:p>
        <w:p w14:paraId="2FEE253E" w14:textId="77777777" w:rsidR="00AE38AA" w:rsidRDefault="00AE38AA">
          <w:pPr>
            <w:pStyle w:val="TOC2"/>
            <w:tabs>
              <w:tab w:val="left" w:pos="1760"/>
              <w:tab w:val="right" w:leader="dot" w:pos="9350"/>
            </w:tabs>
            <w:rPr>
              <w:ins w:id="145" w:author="Szabolcs Bene" w:date="2016-06-23T23:08:00Z"/>
              <w:rFonts w:asciiTheme="minorHAnsi" w:eastAsiaTheme="minorEastAsia" w:hAnsiTheme="minorHAnsi" w:cstheme="minorBidi"/>
              <w:noProof/>
              <w:color w:val="auto"/>
              <w:sz w:val="22"/>
              <w:szCs w:val="22"/>
            </w:rPr>
          </w:pPr>
          <w:ins w:id="14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"_Toc454486692"</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5.2.</w:t>
            </w:r>
            <w:r>
              <w:rPr>
                <w:rFonts w:asciiTheme="minorHAnsi" w:eastAsiaTheme="minorEastAsia" w:hAnsiTheme="minorHAnsi" w:cstheme="minorBidi"/>
                <w:noProof/>
                <w:color w:val="auto"/>
                <w:sz w:val="22"/>
                <w:szCs w:val="22"/>
              </w:rPr>
              <w:tab/>
            </w:r>
            <w:r w:rsidRPr="007B043B">
              <w:rPr>
                <w:rStyle w:val="Hyperlink"/>
                <w:noProof/>
              </w:rPr>
              <w:t>Arhitectura MVC</w:t>
            </w:r>
            <w:r>
              <w:rPr>
                <w:noProof/>
                <w:webHidden/>
              </w:rPr>
              <w:tab/>
            </w:r>
            <w:r>
              <w:rPr>
                <w:noProof/>
                <w:webHidden/>
              </w:rPr>
              <w:fldChar w:fldCharType="begin"/>
            </w:r>
            <w:r>
              <w:rPr>
                <w:noProof/>
                <w:webHidden/>
              </w:rPr>
              <w:instrText xml:space="preserve"> PAGEREF _Toc454486692 \h </w:instrText>
            </w:r>
            <w:r>
              <w:rPr>
                <w:noProof/>
                <w:webHidden/>
              </w:rPr>
            </w:r>
          </w:ins>
          <w:r>
            <w:rPr>
              <w:noProof/>
              <w:webHidden/>
            </w:rPr>
            <w:fldChar w:fldCharType="separate"/>
          </w:r>
          <w:ins w:id="147" w:author="Szabolcs Bene" w:date="2016-06-23T23:08:00Z">
            <w:r>
              <w:rPr>
                <w:noProof/>
                <w:webHidden/>
              </w:rPr>
              <w:t>38</w:t>
            </w:r>
            <w:r>
              <w:rPr>
                <w:noProof/>
                <w:webHidden/>
              </w:rPr>
              <w:fldChar w:fldCharType="end"/>
            </w:r>
            <w:r w:rsidRPr="007B043B">
              <w:rPr>
                <w:rStyle w:val="Hyperlink"/>
                <w:noProof/>
              </w:rPr>
              <w:fldChar w:fldCharType="end"/>
            </w:r>
          </w:ins>
        </w:p>
        <w:p w14:paraId="5E17858D" w14:textId="77777777" w:rsidR="00AE38AA" w:rsidRDefault="00AE38AA">
          <w:pPr>
            <w:pStyle w:val="TOC2"/>
            <w:tabs>
              <w:tab w:val="left" w:pos="1760"/>
              <w:tab w:val="right" w:leader="dot" w:pos="9350"/>
            </w:tabs>
            <w:rPr>
              <w:ins w:id="148" w:author="Szabolcs Bene" w:date="2016-06-23T23:08:00Z"/>
              <w:rFonts w:asciiTheme="minorHAnsi" w:eastAsiaTheme="minorEastAsia" w:hAnsiTheme="minorHAnsi" w:cstheme="minorBidi"/>
              <w:noProof/>
              <w:color w:val="auto"/>
              <w:sz w:val="22"/>
              <w:szCs w:val="22"/>
            </w:rPr>
          </w:pPr>
          <w:ins w:id="14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5.3.</w:t>
            </w:r>
            <w:r>
              <w:rPr>
                <w:rFonts w:asciiTheme="minorHAnsi" w:eastAsiaTheme="minorEastAsia" w:hAnsiTheme="minorHAnsi" w:cstheme="minorBidi"/>
                <w:noProof/>
                <w:color w:val="auto"/>
                <w:sz w:val="22"/>
                <w:szCs w:val="22"/>
              </w:rPr>
              <w:tab/>
            </w:r>
            <w:r w:rsidRPr="007B043B">
              <w:rPr>
                <w:rStyle w:val="Hyperlink"/>
                <w:noProof/>
              </w:rPr>
              <w:t>Patternul Front Controller</w:t>
            </w:r>
            <w:r>
              <w:rPr>
                <w:noProof/>
                <w:webHidden/>
              </w:rPr>
              <w:tab/>
            </w:r>
            <w:r>
              <w:rPr>
                <w:noProof/>
                <w:webHidden/>
              </w:rPr>
              <w:fldChar w:fldCharType="begin"/>
            </w:r>
            <w:r>
              <w:rPr>
                <w:noProof/>
                <w:webHidden/>
              </w:rPr>
              <w:instrText xml:space="preserve"> PAGEREF _Toc454486693 \h </w:instrText>
            </w:r>
            <w:r>
              <w:rPr>
                <w:noProof/>
                <w:webHidden/>
              </w:rPr>
            </w:r>
          </w:ins>
          <w:r>
            <w:rPr>
              <w:noProof/>
              <w:webHidden/>
            </w:rPr>
            <w:fldChar w:fldCharType="separate"/>
          </w:r>
          <w:ins w:id="150" w:author="Szabolcs Bene" w:date="2016-06-23T23:08:00Z">
            <w:r>
              <w:rPr>
                <w:noProof/>
                <w:webHidden/>
              </w:rPr>
              <w:t>40</w:t>
            </w:r>
            <w:r>
              <w:rPr>
                <w:noProof/>
                <w:webHidden/>
              </w:rPr>
              <w:fldChar w:fldCharType="end"/>
            </w:r>
            <w:r w:rsidRPr="007B043B">
              <w:rPr>
                <w:rStyle w:val="Hyperlink"/>
                <w:noProof/>
              </w:rPr>
              <w:fldChar w:fldCharType="end"/>
            </w:r>
          </w:ins>
        </w:p>
        <w:p w14:paraId="476B5DBF" w14:textId="77777777" w:rsidR="00AE38AA" w:rsidRDefault="00AE38AA">
          <w:pPr>
            <w:pStyle w:val="TOC2"/>
            <w:tabs>
              <w:tab w:val="left" w:pos="1760"/>
              <w:tab w:val="right" w:leader="dot" w:pos="9350"/>
            </w:tabs>
            <w:rPr>
              <w:ins w:id="151" w:author="Szabolcs Bene" w:date="2016-06-23T23:08:00Z"/>
              <w:rFonts w:asciiTheme="minorHAnsi" w:eastAsiaTheme="minorEastAsia" w:hAnsiTheme="minorHAnsi" w:cstheme="minorBidi"/>
              <w:noProof/>
              <w:color w:val="auto"/>
              <w:sz w:val="22"/>
              <w:szCs w:val="22"/>
            </w:rPr>
          </w:pPr>
          <w:ins w:id="15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w:t>
            </w:r>
            <w:r>
              <w:rPr>
                <w:rFonts w:asciiTheme="minorHAnsi" w:eastAsiaTheme="minorEastAsia" w:hAnsiTheme="minorHAnsi" w:cstheme="minorBidi"/>
                <w:noProof/>
                <w:color w:val="auto"/>
                <w:sz w:val="22"/>
                <w:szCs w:val="22"/>
              </w:rPr>
              <w:tab/>
            </w:r>
            <w:r w:rsidRPr="007B043B">
              <w:rPr>
                <w:rStyle w:val="Hyperlink"/>
                <w:noProof/>
              </w:rPr>
              <w:t>Componentele aplicației</w:t>
            </w:r>
            <w:r>
              <w:rPr>
                <w:noProof/>
                <w:webHidden/>
              </w:rPr>
              <w:tab/>
            </w:r>
            <w:r>
              <w:rPr>
                <w:noProof/>
                <w:webHidden/>
              </w:rPr>
              <w:fldChar w:fldCharType="begin"/>
            </w:r>
            <w:r>
              <w:rPr>
                <w:noProof/>
                <w:webHidden/>
              </w:rPr>
              <w:instrText xml:space="preserve"> PAGEREF _Toc454486694 \h </w:instrText>
            </w:r>
            <w:r>
              <w:rPr>
                <w:noProof/>
                <w:webHidden/>
              </w:rPr>
            </w:r>
          </w:ins>
          <w:r>
            <w:rPr>
              <w:noProof/>
              <w:webHidden/>
            </w:rPr>
            <w:fldChar w:fldCharType="separate"/>
          </w:r>
          <w:ins w:id="153" w:author="Szabolcs Bene" w:date="2016-06-23T23:08:00Z">
            <w:r>
              <w:rPr>
                <w:noProof/>
                <w:webHidden/>
              </w:rPr>
              <w:t>41</w:t>
            </w:r>
            <w:r>
              <w:rPr>
                <w:noProof/>
                <w:webHidden/>
              </w:rPr>
              <w:fldChar w:fldCharType="end"/>
            </w:r>
            <w:r w:rsidRPr="007B043B">
              <w:rPr>
                <w:rStyle w:val="Hyperlink"/>
                <w:noProof/>
              </w:rPr>
              <w:fldChar w:fldCharType="end"/>
            </w:r>
          </w:ins>
        </w:p>
        <w:p w14:paraId="7CF834F6" w14:textId="77777777" w:rsidR="00AE38AA" w:rsidRDefault="00AE38AA">
          <w:pPr>
            <w:pStyle w:val="TOC3"/>
            <w:tabs>
              <w:tab w:val="left" w:pos="1960"/>
              <w:tab w:val="right" w:leader="dot" w:pos="9350"/>
            </w:tabs>
            <w:rPr>
              <w:ins w:id="154" w:author="Szabolcs Bene" w:date="2016-06-23T23:08:00Z"/>
              <w:rFonts w:asciiTheme="minorHAnsi" w:eastAsiaTheme="minorEastAsia" w:hAnsiTheme="minorHAnsi" w:cstheme="minorBidi"/>
              <w:noProof/>
              <w:color w:val="auto"/>
              <w:sz w:val="22"/>
              <w:szCs w:val="22"/>
            </w:rPr>
          </w:pPr>
          <w:ins w:id="15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5.4.1.</w:t>
            </w:r>
            <w:r>
              <w:rPr>
                <w:rFonts w:asciiTheme="minorHAnsi" w:eastAsiaTheme="minorEastAsia" w:hAnsiTheme="minorHAnsi" w:cstheme="minorBidi"/>
                <w:noProof/>
                <w:color w:val="auto"/>
                <w:sz w:val="22"/>
                <w:szCs w:val="22"/>
              </w:rPr>
              <w:tab/>
            </w:r>
            <w:r w:rsidRPr="007B043B">
              <w:rPr>
                <w:rStyle w:val="Hyperlink"/>
                <w:noProof/>
              </w:rPr>
              <w:t>Componenta de server</w:t>
            </w:r>
            <w:r>
              <w:rPr>
                <w:noProof/>
                <w:webHidden/>
              </w:rPr>
              <w:tab/>
            </w:r>
            <w:r>
              <w:rPr>
                <w:noProof/>
                <w:webHidden/>
              </w:rPr>
              <w:fldChar w:fldCharType="begin"/>
            </w:r>
            <w:r>
              <w:rPr>
                <w:noProof/>
                <w:webHidden/>
              </w:rPr>
              <w:instrText xml:space="preserve"> PAGEREF _Toc454486695 \h </w:instrText>
            </w:r>
            <w:r>
              <w:rPr>
                <w:noProof/>
                <w:webHidden/>
              </w:rPr>
            </w:r>
          </w:ins>
          <w:r>
            <w:rPr>
              <w:noProof/>
              <w:webHidden/>
            </w:rPr>
            <w:fldChar w:fldCharType="separate"/>
          </w:r>
          <w:ins w:id="156" w:author="Szabolcs Bene" w:date="2016-06-23T23:08:00Z">
            <w:r>
              <w:rPr>
                <w:noProof/>
                <w:webHidden/>
              </w:rPr>
              <w:t>43</w:t>
            </w:r>
            <w:r>
              <w:rPr>
                <w:noProof/>
                <w:webHidden/>
              </w:rPr>
              <w:fldChar w:fldCharType="end"/>
            </w:r>
            <w:r w:rsidRPr="007B043B">
              <w:rPr>
                <w:rStyle w:val="Hyperlink"/>
                <w:noProof/>
              </w:rPr>
              <w:fldChar w:fldCharType="end"/>
            </w:r>
          </w:ins>
        </w:p>
        <w:p w14:paraId="5914B3A2" w14:textId="77777777" w:rsidR="00AE38AA" w:rsidRDefault="00AE38AA">
          <w:pPr>
            <w:pStyle w:val="TOC3"/>
            <w:tabs>
              <w:tab w:val="left" w:pos="1960"/>
              <w:tab w:val="right" w:leader="dot" w:pos="9350"/>
            </w:tabs>
            <w:rPr>
              <w:ins w:id="157" w:author="Szabolcs Bene" w:date="2016-06-23T23:08:00Z"/>
              <w:rFonts w:asciiTheme="minorHAnsi" w:eastAsiaTheme="minorEastAsia" w:hAnsiTheme="minorHAnsi" w:cstheme="minorBidi"/>
              <w:noProof/>
              <w:color w:val="auto"/>
              <w:sz w:val="22"/>
              <w:szCs w:val="22"/>
            </w:rPr>
          </w:pPr>
          <w:ins w:id="15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"_Toc454486696"</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5.4.2.</w:t>
            </w:r>
            <w:r>
              <w:rPr>
                <w:rFonts w:asciiTheme="minorHAnsi" w:eastAsiaTheme="minorEastAsia" w:hAnsiTheme="minorHAnsi" w:cstheme="minorBidi"/>
                <w:noProof/>
                <w:color w:val="auto"/>
                <w:sz w:val="22"/>
                <w:szCs w:val="22"/>
              </w:rPr>
              <w:tab/>
            </w:r>
            <w:r w:rsidRPr="007B043B">
              <w:rPr>
                <w:rStyle w:val="Hyperlink"/>
                <w:noProof/>
              </w:rPr>
              <w:t>Componenta de client</w:t>
            </w:r>
            <w:r>
              <w:rPr>
                <w:noProof/>
                <w:webHidden/>
              </w:rPr>
              <w:tab/>
            </w:r>
            <w:r>
              <w:rPr>
                <w:noProof/>
                <w:webHidden/>
              </w:rPr>
              <w:fldChar w:fldCharType="begin"/>
            </w:r>
            <w:r>
              <w:rPr>
                <w:noProof/>
                <w:webHidden/>
              </w:rPr>
              <w:instrText xml:space="preserve"> PAGEREF _Toc454486696 \h </w:instrText>
            </w:r>
            <w:r>
              <w:rPr>
                <w:noProof/>
                <w:webHidden/>
              </w:rPr>
            </w:r>
          </w:ins>
          <w:r>
            <w:rPr>
              <w:noProof/>
              <w:webHidden/>
            </w:rPr>
            <w:fldChar w:fldCharType="separate"/>
          </w:r>
          <w:ins w:id="159" w:author="Szabolcs Bene" w:date="2016-06-23T23:08:00Z">
            <w:r>
              <w:rPr>
                <w:noProof/>
                <w:webHidden/>
              </w:rPr>
              <w:t>47</w:t>
            </w:r>
            <w:r>
              <w:rPr>
                <w:noProof/>
                <w:webHidden/>
              </w:rPr>
              <w:fldChar w:fldCharType="end"/>
            </w:r>
            <w:r w:rsidRPr="007B043B">
              <w:rPr>
                <w:rStyle w:val="Hyperlink"/>
                <w:noProof/>
              </w:rPr>
              <w:fldChar w:fldCharType="end"/>
            </w:r>
          </w:ins>
        </w:p>
        <w:p w14:paraId="0A3C27D8" w14:textId="77777777" w:rsidR="00AE38AA" w:rsidRDefault="00AE38AA">
          <w:pPr>
            <w:pStyle w:val="TOC3"/>
            <w:tabs>
              <w:tab w:val="left" w:pos="1960"/>
              <w:tab w:val="right" w:leader="dot" w:pos="9350"/>
            </w:tabs>
            <w:rPr>
              <w:ins w:id="160" w:author="Szabolcs Bene" w:date="2016-06-23T23:08:00Z"/>
              <w:rFonts w:asciiTheme="minorHAnsi" w:eastAsiaTheme="minorEastAsia" w:hAnsiTheme="minorHAnsi" w:cstheme="minorBidi"/>
              <w:noProof/>
              <w:color w:val="auto"/>
              <w:sz w:val="22"/>
              <w:szCs w:val="22"/>
            </w:rPr>
          </w:pPr>
          <w:ins w:id="16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"_Toc454486697"</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5.4.3.</w:t>
            </w:r>
            <w:r>
              <w:rPr>
                <w:rFonts w:asciiTheme="minorHAnsi" w:eastAsiaTheme="minorEastAsia" w:hAnsiTheme="minorHAnsi" w:cstheme="minorBidi"/>
                <w:noProof/>
                <w:color w:val="auto"/>
                <w:sz w:val="22"/>
                <w:szCs w:val="22"/>
              </w:rPr>
              <w:tab/>
            </w:r>
            <w:r w:rsidRPr="007B043B">
              <w:rPr>
                <w:rStyle w:val="Hyperlink"/>
                <w:noProof/>
              </w:rPr>
              <w:t>Stabilirea conexiunii între doi utilizatori</w:t>
            </w:r>
            <w:r>
              <w:rPr>
                <w:noProof/>
                <w:webHidden/>
              </w:rPr>
              <w:tab/>
            </w:r>
            <w:r>
              <w:rPr>
                <w:noProof/>
                <w:webHidden/>
              </w:rPr>
              <w:fldChar w:fldCharType="begin"/>
            </w:r>
            <w:r>
              <w:rPr>
                <w:noProof/>
                <w:webHidden/>
              </w:rPr>
              <w:instrText xml:space="preserve"> PAGEREF _Toc454486697 \h </w:instrText>
            </w:r>
            <w:r>
              <w:rPr>
                <w:noProof/>
                <w:webHidden/>
              </w:rPr>
            </w:r>
          </w:ins>
          <w:r>
            <w:rPr>
              <w:noProof/>
              <w:webHidden/>
            </w:rPr>
            <w:fldChar w:fldCharType="separate"/>
          </w:r>
          <w:ins w:id="162" w:author="Szabolcs Bene" w:date="2016-06-23T23:08:00Z">
            <w:r>
              <w:rPr>
                <w:noProof/>
                <w:webHidden/>
              </w:rPr>
              <w:t>51</w:t>
            </w:r>
            <w:r>
              <w:rPr>
                <w:noProof/>
                <w:webHidden/>
              </w:rPr>
              <w:fldChar w:fldCharType="end"/>
            </w:r>
            <w:r w:rsidRPr="007B043B">
              <w:rPr>
                <w:rStyle w:val="Hyperlink"/>
                <w:noProof/>
              </w:rPr>
              <w:fldChar w:fldCharType="end"/>
            </w:r>
          </w:ins>
        </w:p>
        <w:p w14:paraId="40D142B7" w14:textId="77777777" w:rsidR="00AE38AA" w:rsidRDefault="00AE38AA">
          <w:pPr>
            <w:pStyle w:val="TOC3"/>
            <w:tabs>
              <w:tab w:val="left" w:pos="1960"/>
              <w:tab w:val="right" w:leader="dot" w:pos="9350"/>
            </w:tabs>
            <w:rPr>
              <w:ins w:id="163" w:author="Szabolcs Bene" w:date="2016-06-23T23:08:00Z"/>
              <w:rFonts w:asciiTheme="minorHAnsi" w:eastAsiaTheme="minorEastAsia" w:hAnsiTheme="minorHAnsi" w:cstheme="minorBidi"/>
              <w:noProof/>
              <w:color w:val="auto"/>
              <w:sz w:val="22"/>
              <w:szCs w:val="22"/>
            </w:rPr>
          </w:pPr>
          <w:ins w:id="16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"_Toc454486698"</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5.4.4.</w:t>
            </w:r>
            <w:r>
              <w:rPr>
                <w:rFonts w:asciiTheme="minorHAnsi" w:eastAsiaTheme="minorEastAsia" w:hAnsiTheme="minorHAnsi" w:cstheme="minorBidi"/>
                <w:noProof/>
                <w:color w:val="auto"/>
                <w:sz w:val="22"/>
                <w:szCs w:val="22"/>
              </w:rPr>
              <w:tab/>
            </w:r>
            <w:r w:rsidRPr="007B043B">
              <w:rPr>
                <w:rStyle w:val="Hyperlink"/>
                <w:noProof/>
              </w:rPr>
              <w:t>Crearea ofertei</w:t>
            </w:r>
            <w:r>
              <w:rPr>
                <w:noProof/>
                <w:webHidden/>
              </w:rPr>
              <w:tab/>
            </w:r>
            <w:r>
              <w:rPr>
                <w:noProof/>
                <w:webHidden/>
              </w:rPr>
              <w:fldChar w:fldCharType="begin"/>
            </w:r>
            <w:r>
              <w:rPr>
                <w:noProof/>
                <w:webHidden/>
              </w:rPr>
              <w:instrText xml:space="preserve"> PAGEREF _Toc454486698 \h </w:instrText>
            </w:r>
            <w:r>
              <w:rPr>
                <w:noProof/>
                <w:webHidden/>
              </w:rPr>
            </w:r>
          </w:ins>
          <w:r>
            <w:rPr>
              <w:noProof/>
              <w:webHidden/>
            </w:rPr>
            <w:fldChar w:fldCharType="separate"/>
          </w:r>
          <w:ins w:id="165" w:author="Szabolcs Bene" w:date="2016-06-23T23:08:00Z">
            <w:r>
              <w:rPr>
                <w:noProof/>
                <w:webHidden/>
              </w:rPr>
              <w:t>52</w:t>
            </w:r>
            <w:r>
              <w:rPr>
                <w:noProof/>
                <w:webHidden/>
              </w:rPr>
              <w:fldChar w:fldCharType="end"/>
            </w:r>
            <w:r w:rsidRPr="007B043B">
              <w:rPr>
                <w:rStyle w:val="Hyperlink"/>
                <w:noProof/>
              </w:rPr>
              <w:fldChar w:fldCharType="end"/>
            </w:r>
          </w:ins>
        </w:p>
        <w:p w14:paraId="36F937A1" w14:textId="77777777" w:rsidR="00AE38AA" w:rsidRDefault="00AE38AA">
          <w:pPr>
            <w:pStyle w:val="TOC3"/>
            <w:tabs>
              <w:tab w:val="left" w:pos="1960"/>
              <w:tab w:val="right" w:leader="dot" w:pos="9350"/>
            </w:tabs>
            <w:rPr>
              <w:ins w:id="166" w:author="Szabolcs Bene" w:date="2016-06-23T23:08:00Z"/>
              <w:rFonts w:asciiTheme="minorHAnsi" w:eastAsiaTheme="minorEastAsia" w:hAnsiTheme="minorHAnsi" w:cstheme="minorBidi"/>
              <w:noProof/>
              <w:color w:val="auto"/>
              <w:sz w:val="22"/>
              <w:szCs w:val="22"/>
            </w:rPr>
          </w:pPr>
          <w:ins w:id="16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"_Toc454486699"</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5.4.5.</w:t>
            </w:r>
            <w:r>
              <w:rPr>
                <w:rFonts w:asciiTheme="minorHAnsi" w:eastAsiaTheme="minorEastAsia" w:hAnsiTheme="minorHAnsi" w:cstheme="minorBidi"/>
                <w:noProof/>
                <w:color w:val="auto"/>
                <w:sz w:val="22"/>
                <w:szCs w:val="22"/>
              </w:rPr>
              <w:tab/>
            </w:r>
            <w:r w:rsidRPr="007B043B">
              <w:rPr>
                <w:rStyle w:val="Hyperlink"/>
                <w:noProof/>
              </w:rPr>
              <w:t>Așteptarea ofertei</w:t>
            </w:r>
            <w:r>
              <w:rPr>
                <w:noProof/>
                <w:webHidden/>
              </w:rPr>
              <w:tab/>
            </w:r>
            <w:r>
              <w:rPr>
                <w:noProof/>
                <w:webHidden/>
              </w:rPr>
              <w:fldChar w:fldCharType="begin"/>
            </w:r>
            <w:r>
              <w:rPr>
                <w:noProof/>
                <w:webHidden/>
              </w:rPr>
              <w:instrText xml:space="preserve"> PAGEREF _Toc454486699 \h </w:instrText>
            </w:r>
            <w:r>
              <w:rPr>
                <w:noProof/>
                <w:webHidden/>
              </w:rPr>
            </w:r>
          </w:ins>
          <w:r>
            <w:rPr>
              <w:noProof/>
              <w:webHidden/>
            </w:rPr>
            <w:fldChar w:fldCharType="separate"/>
          </w:r>
          <w:ins w:id="168" w:author="Szabolcs Bene" w:date="2016-06-23T23:08:00Z">
            <w:r>
              <w:rPr>
                <w:noProof/>
                <w:webHidden/>
              </w:rPr>
              <w:t>54</w:t>
            </w:r>
            <w:r>
              <w:rPr>
                <w:noProof/>
                <w:webHidden/>
              </w:rPr>
              <w:fldChar w:fldCharType="end"/>
            </w:r>
            <w:r w:rsidRPr="007B043B">
              <w:rPr>
                <w:rStyle w:val="Hyperlink"/>
                <w:noProof/>
              </w:rPr>
              <w:fldChar w:fldCharType="end"/>
            </w:r>
          </w:ins>
        </w:p>
        <w:p w14:paraId="11D7EA77" w14:textId="77777777" w:rsidR="00AE38AA" w:rsidRDefault="00AE38AA">
          <w:pPr>
            <w:pStyle w:val="TOC3"/>
            <w:tabs>
              <w:tab w:val="left" w:pos="1960"/>
              <w:tab w:val="right" w:leader="dot" w:pos="9350"/>
            </w:tabs>
            <w:rPr>
              <w:ins w:id="169" w:author="Szabolcs Bene" w:date="2016-06-23T23:08:00Z"/>
              <w:rFonts w:asciiTheme="minorHAnsi" w:eastAsiaTheme="minorEastAsia" w:hAnsiTheme="minorHAnsi" w:cstheme="minorBidi"/>
              <w:noProof/>
              <w:color w:val="auto"/>
              <w:sz w:val="22"/>
              <w:szCs w:val="22"/>
            </w:rPr>
          </w:pPr>
          <w:ins w:id="17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5.4.6.</w:t>
            </w:r>
            <w:r>
              <w:rPr>
                <w:rFonts w:asciiTheme="minorHAnsi" w:eastAsiaTheme="minorEastAsia" w:hAnsiTheme="minorHAnsi" w:cstheme="minorBidi"/>
                <w:noProof/>
                <w:color w:val="auto"/>
                <w:sz w:val="22"/>
                <w:szCs w:val="22"/>
              </w:rPr>
              <w:tab/>
            </w:r>
            <w:r w:rsidRPr="007B043B">
              <w:rPr>
                <w:rStyle w:val="Hyperlink"/>
                <w:noProof/>
              </w:rPr>
              <w:t>Așteptarea răspunsului</w:t>
            </w:r>
            <w:r>
              <w:rPr>
                <w:noProof/>
                <w:webHidden/>
              </w:rPr>
              <w:tab/>
            </w:r>
            <w:r>
              <w:rPr>
                <w:noProof/>
                <w:webHidden/>
              </w:rPr>
              <w:fldChar w:fldCharType="begin"/>
            </w:r>
            <w:r>
              <w:rPr>
                <w:noProof/>
                <w:webHidden/>
              </w:rPr>
              <w:instrText xml:space="preserve"> PAGEREF _Toc454486700 \h </w:instrText>
            </w:r>
            <w:r>
              <w:rPr>
                <w:noProof/>
                <w:webHidden/>
              </w:rPr>
            </w:r>
          </w:ins>
          <w:r>
            <w:rPr>
              <w:noProof/>
              <w:webHidden/>
            </w:rPr>
            <w:fldChar w:fldCharType="separate"/>
          </w:r>
          <w:ins w:id="171" w:author="Szabolcs Bene" w:date="2016-06-23T23:08:00Z">
            <w:r>
              <w:rPr>
                <w:noProof/>
                <w:webHidden/>
              </w:rPr>
              <w:t>54</w:t>
            </w:r>
            <w:r>
              <w:rPr>
                <w:noProof/>
                <w:webHidden/>
              </w:rPr>
              <w:fldChar w:fldCharType="end"/>
            </w:r>
            <w:r w:rsidRPr="007B043B">
              <w:rPr>
                <w:rStyle w:val="Hyperlink"/>
                <w:noProof/>
              </w:rPr>
              <w:fldChar w:fldCharType="end"/>
            </w:r>
          </w:ins>
        </w:p>
        <w:p w14:paraId="234A9BF1" w14:textId="77777777" w:rsidR="00AE38AA" w:rsidRDefault="00AE38AA">
          <w:pPr>
            <w:pStyle w:val="TOC3"/>
            <w:tabs>
              <w:tab w:val="left" w:pos="1960"/>
              <w:tab w:val="right" w:leader="dot" w:pos="9350"/>
            </w:tabs>
            <w:rPr>
              <w:ins w:id="172" w:author="Szabolcs Bene" w:date="2016-06-23T23:08:00Z"/>
              <w:rFonts w:asciiTheme="minorHAnsi" w:eastAsiaTheme="minorEastAsia" w:hAnsiTheme="minorHAnsi" w:cstheme="minorBidi"/>
              <w:noProof/>
              <w:color w:val="auto"/>
              <w:sz w:val="22"/>
              <w:szCs w:val="22"/>
            </w:rPr>
          </w:pPr>
          <w:ins w:id="17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5.4.7.</w:t>
            </w:r>
            <w:r>
              <w:rPr>
                <w:rFonts w:asciiTheme="minorHAnsi" w:eastAsiaTheme="minorEastAsia" w:hAnsiTheme="minorHAnsi" w:cstheme="minorBidi"/>
                <w:noProof/>
                <w:color w:val="auto"/>
                <w:sz w:val="22"/>
                <w:szCs w:val="22"/>
              </w:rPr>
              <w:tab/>
            </w:r>
            <w:r w:rsidRPr="007B043B">
              <w:rPr>
                <w:rStyle w:val="Hyperlink"/>
                <w:noProof/>
              </w:rPr>
              <w:t>Așteptarea candidaților</w:t>
            </w:r>
            <w:r>
              <w:rPr>
                <w:noProof/>
                <w:webHidden/>
              </w:rPr>
              <w:tab/>
            </w:r>
            <w:r>
              <w:rPr>
                <w:noProof/>
                <w:webHidden/>
              </w:rPr>
              <w:fldChar w:fldCharType="begin"/>
            </w:r>
            <w:r>
              <w:rPr>
                <w:noProof/>
                <w:webHidden/>
              </w:rPr>
              <w:instrText xml:space="preserve"> PAGEREF _Toc454486701 \h </w:instrText>
            </w:r>
            <w:r>
              <w:rPr>
                <w:noProof/>
                <w:webHidden/>
              </w:rPr>
            </w:r>
          </w:ins>
          <w:r>
            <w:rPr>
              <w:noProof/>
              <w:webHidden/>
            </w:rPr>
            <w:fldChar w:fldCharType="separate"/>
          </w:r>
          <w:ins w:id="174" w:author="Szabolcs Bene" w:date="2016-06-23T23:08:00Z">
            <w:r>
              <w:rPr>
                <w:noProof/>
                <w:webHidden/>
              </w:rPr>
              <w:t>55</w:t>
            </w:r>
            <w:r>
              <w:rPr>
                <w:noProof/>
                <w:webHidden/>
              </w:rPr>
              <w:fldChar w:fldCharType="end"/>
            </w:r>
            <w:r w:rsidRPr="007B043B">
              <w:rPr>
                <w:rStyle w:val="Hyperlink"/>
                <w:noProof/>
              </w:rPr>
              <w:fldChar w:fldCharType="end"/>
            </w:r>
          </w:ins>
        </w:p>
        <w:p w14:paraId="004D35AF" w14:textId="77777777" w:rsidR="00AE38AA" w:rsidRDefault="00AE38AA">
          <w:pPr>
            <w:pStyle w:val="TOC3"/>
            <w:tabs>
              <w:tab w:val="left" w:pos="1960"/>
              <w:tab w:val="right" w:leader="dot" w:pos="9350"/>
            </w:tabs>
            <w:rPr>
              <w:ins w:id="175" w:author="Szabolcs Bene" w:date="2016-06-23T23:08:00Z"/>
              <w:rFonts w:asciiTheme="minorHAnsi" w:eastAsiaTheme="minorEastAsia" w:hAnsiTheme="minorHAnsi" w:cstheme="minorBidi"/>
              <w:noProof/>
              <w:color w:val="auto"/>
              <w:sz w:val="22"/>
              <w:szCs w:val="22"/>
            </w:rPr>
          </w:pPr>
          <w:ins w:id="17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"_Toc454486702"</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5.4.8.</w:t>
            </w:r>
            <w:r>
              <w:rPr>
                <w:rFonts w:asciiTheme="minorHAnsi" w:eastAsiaTheme="minorEastAsia" w:hAnsiTheme="minorHAnsi" w:cstheme="minorBidi"/>
                <w:noProof/>
                <w:color w:val="auto"/>
                <w:sz w:val="22"/>
                <w:szCs w:val="22"/>
              </w:rPr>
              <w:tab/>
            </w:r>
            <w:r w:rsidRPr="007B043B">
              <w:rPr>
                <w:rStyle w:val="Hyperlink"/>
                <w:noProof/>
              </w:rPr>
              <w:t>Trimiterea datelor prin DataChannel</w:t>
            </w:r>
            <w:r>
              <w:rPr>
                <w:noProof/>
                <w:webHidden/>
              </w:rPr>
              <w:tab/>
            </w:r>
            <w:r>
              <w:rPr>
                <w:noProof/>
                <w:webHidden/>
              </w:rPr>
              <w:fldChar w:fldCharType="begin"/>
            </w:r>
            <w:r>
              <w:rPr>
                <w:noProof/>
                <w:webHidden/>
              </w:rPr>
              <w:instrText xml:space="preserve"> PAGEREF _Toc454486702 \h </w:instrText>
            </w:r>
            <w:r>
              <w:rPr>
                <w:noProof/>
                <w:webHidden/>
              </w:rPr>
            </w:r>
          </w:ins>
          <w:r>
            <w:rPr>
              <w:noProof/>
              <w:webHidden/>
            </w:rPr>
            <w:fldChar w:fldCharType="separate"/>
          </w:r>
          <w:ins w:id="177" w:author="Szabolcs Bene" w:date="2016-06-23T23:08:00Z">
            <w:r>
              <w:rPr>
                <w:noProof/>
                <w:webHidden/>
              </w:rPr>
              <w:t>55</w:t>
            </w:r>
            <w:r>
              <w:rPr>
                <w:noProof/>
                <w:webHidden/>
              </w:rPr>
              <w:fldChar w:fldCharType="end"/>
            </w:r>
            <w:r w:rsidRPr="007B043B">
              <w:rPr>
                <w:rStyle w:val="Hyperlink"/>
                <w:noProof/>
              </w:rPr>
              <w:fldChar w:fldCharType="end"/>
            </w:r>
          </w:ins>
        </w:p>
        <w:p w14:paraId="2D1138D7" w14:textId="77777777" w:rsidR="00AE38AA" w:rsidRDefault="00AE38AA">
          <w:pPr>
            <w:pStyle w:val="TOC3"/>
            <w:tabs>
              <w:tab w:val="left" w:pos="1960"/>
              <w:tab w:val="right" w:leader="dot" w:pos="9350"/>
            </w:tabs>
            <w:rPr>
              <w:ins w:id="178" w:author="Szabolcs Bene" w:date="2016-06-23T23:08:00Z"/>
              <w:rFonts w:asciiTheme="minorHAnsi" w:eastAsiaTheme="minorEastAsia" w:hAnsiTheme="minorHAnsi" w:cstheme="minorBidi"/>
              <w:noProof/>
              <w:color w:val="auto"/>
              <w:sz w:val="22"/>
              <w:szCs w:val="22"/>
            </w:rPr>
          </w:pPr>
          <w:ins w:id="17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"_Toc454486703"</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5.4.9.</w:t>
            </w:r>
            <w:r>
              <w:rPr>
                <w:rFonts w:asciiTheme="minorHAnsi" w:eastAsiaTheme="minorEastAsia" w:hAnsiTheme="minorHAnsi" w:cstheme="minorBidi"/>
                <w:noProof/>
                <w:color w:val="auto"/>
                <w:sz w:val="22"/>
                <w:szCs w:val="22"/>
              </w:rPr>
              <w:tab/>
            </w:r>
            <w:r w:rsidRPr="007B043B">
              <w:rPr>
                <w:rStyle w:val="Hyperlink"/>
                <w:noProof/>
              </w:rPr>
              <w:t>Primirea datelor de pe DataChannel</w:t>
            </w:r>
            <w:r>
              <w:rPr>
                <w:noProof/>
                <w:webHidden/>
              </w:rPr>
              <w:tab/>
            </w:r>
            <w:r>
              <w:rPr>
                <w:noProof/>
                <w:webHidden/>
              </w:rPr>
              <w:fldChar w:fldCharType="begin"/>
            </w:r>
            <w:r>
              <w:rPr>
                <w:noProof/>
                <w:webHidden/>
              </w:rPr>
              <w:instrText xml:space="preserve"> PAGEREF _Toc454486703 \h </w:instrText>
            </w:r>
            <w:r>
              <w:rPr>
                <w:noProof/>
                <w:webHidden/>
              </w:rPr>
            </w:r>
          </w:ins>
          <w:r>
            <w:rPr>
              <w:noProof/>
              <w:webHidden/>
            </w:rPr>
            <w:fldChar w:fldCharType="separate"/>
          </w:r>
          <w:ins w:id="180" w:author="Szabolcs Bene" w:date="2016-06-23T23:08:00Z">
            <w:r>
              <w:rPr>
                <w:noProof/>
                <w:webHidden/>
              </w:rPr>
              <w:t>56</w:t>
            </w:r>
            <w:r>
              <w:rPr>
                <w:noProof/>
                <w:webHidden/>
              </w:rPr>
              <w:fldChar w:fldCharType="end"/>
            </w:r>
            <w:r w:rsidRPr="007B043B">
              <w:rPr>
                <w:rStyle w:val="Hyperlink"/>
                <w:noProof/>
              </w:rPr>
              <w:fldChar w:fldCharType="end"/>
            </w:r>
          </w:ins>
        </w:p>
        <w:p w14:paraId="08BE67C7" w14:textId="77777777" w:rsidR="00AE38AA" w:rsidRDefault="00AE38AA">
          <w:pPr>
            <w:pStyle w:val="TOC3"/>
            <w:tabs>
              <w:tab w:val="left" w:pos="2080"/>
              <w:tab w:val="right" w:leader="dot" w:pos="9350"/>
            </w:tabs>
            <w:rPr>
              <w:ins w:id="181" w:author="Szabolcs Bene" w:date="2016-06-23T23:08:00Z"/>
              <w:rFonts w:asciiTheme="minorHAnsi" w:eastAsiaTheme="minorEastAsia" w:hAnsiTheme="minorHAnsi" w:cstheme="minorBidi"/>
              <w:noProof/>
              <w:color w:val="auto"/>
              <w:sz w:val="22"/>
              <w:szCs w:val="22"/>
            </w:rPr>
          </w:pPr>
          <w:ins w:id="18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5.4.10.</w:t>
            </w:r>
            <w:r>
              <w:rPr>
                <w:rFonts w:asciiTheme="minorHAnsi" w:eastAsiaTheme="minorEastAsia" w:hAnsiTheme="minorHAnsi" w:cstheme="minorBidi"/>
                <w:noProof/>
                <w:color w:val="auto"/>
                <w:sz w:val="22"/>
                <w:szCs w:val="22"/>
              </w:rPr>
              <w:tab/>
            </w:r>
            <w:r w:rsidRPr="007B043B">
              <w:rPr>
                <w:rStyle w:val="Hyperlink"/>
                <w:noProof/>
              </w:rPr>
              <w:t>Vizualizarea istoricului</w:t>
            </w:r>
            <w:r>
              <w:rPr>
                <w:noProof/>
                <w:webHidden/>
              </w:rPr>
              <w:tab/>
            </w:r>
            <w:r>
              <w:rPr>
                <w:noProof/>
                <w:webHidden/>
              </w:rPr>
              <w:fldChar w:fldCharType="begin"/>
            </w:r>
            <w:r>
              <w:rPr>
                <w:noProof/>
                <w:webHidden/>
              </w:rPr>
              <w:instrText xml:space="preserve"> PAGEREF _Toc454486704 \h </w:instrText>
            </w:r>
            <w:r>
              <w:rPr>
                <w:noProof/>
                <w:webHidden/>
              </w:rPr>
            </w:r>
          </w:ins>
          <w:r>
            <w:rPr>
              <w:noProof/>
              <w:webHidden/>
            </w:rPr>
            <w:fldChar w:fldCharType="separate"/>
          </w:r>
          <w:ins w:id="183" w:author="Szabolcs Bene" w:date="2016-06-23T23:08:00Z">
            <w:r>
              <w:rPr>
                <w:noProof/>
                <w:webHidden/>
              </w:rPr>
              <w:t>57</w:t>
            </w:r>
            <w:r>
              <w:rPr>
                <w:noProof/>
                <w:webHidden/>
              </w:rPr>
              <w:fldChar w:fldCharType="end"/>
            </w:r>
            <w:r w:rsidRPr="007B043B">
              <w:rPr>
                <w:rStyle w:val="Hyperlink"/>
                <w:noProof/>
              </w:rPr>
              <w:fldChar w:fldCharType="end"/>
            </w:r>
          </w:ins>
        </w:p>
        <w:p w14:paraId="0B9FECBA" w14:textId="77777777" w:rsidR="00AE38AA" w:rsidRDefault="00AE38AA">
          <w:pPr>
            <w:pStyle w:val="TOC2"/>
            <w:tabs>
              <w:tab w:val="left" w:pos="1760"/>
              <w:tab w:val="right" w:leader="dot" w:pos="9350"/>
            </w:tabs>
            <w:rPr>
              <w:ins w:id="184" w:author="Szabolcs Bene" w:date="2016-06-23T23:08:00Z"/>
              <w:rFonts w:asciiTheme="minorHAnsi" w:eastAsiaTheme="minorEastAsia" w:hAnsiTheme="minorHAnsi" w:cstheme="minorBidi"/>
              <w:noProof/>
              <w:color w:val="auto"/>
              <w:sz w:val="22"/>
              <w:szCs w:val="22"/>
            </w:rPr>
          </w:pPr>
          <w:ins w:id="18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5.5.</w:t>
            </w:r>
            <w:r>
              <w:rPr>
                <w:rFonts w:asciiTheme="minorHAnsi" w:eastAsiaTheme="minorEastAsia" w:hAnsiTheme="minorHAnsi" w:cstheme="minorBidi"/>
                <w:noProof/>
                <w:color w:val="auto"/>
                <w:sz w:val="22"/>
                <w:szCs w:val="22"/>
              </w:rPr>
              <w:tab/>
            </w:r>
            <w:r w:rsidRPr="007B043B">
              <w:rPr>
                <w:rStyle w:val="Hyperlink"/>
                <w:noProof/>
              </w:rPr>
              <w:t>Proiectarea bazei de date</w:t>
            </w:r>
            <w:r>
              <w:rPr>
                <w:noProof/>
                <w:webHidden/>
              </w:rPr>
              <w:tab/>
            </w:r>
            <w:r>
              <w:rPr>
                <w:noProof/>
                <w:webHidden/>
              </w:rPr>
              <w:fldChar w:fldCharType="begin"/>
            </w:r>
            <w:r>
              <w:rPr>
                <w:noProof/>
                <w:webHidden/>
              </w:rPr>
              <w:instrText xml:space="preserve"> PAGEREF _Toc454486705 \h </w:instrText>
            </w:r>
            <w:r>
              <w:rPr>
                <w:noProof/>
                <w:webHidden/>
              </w:rPr>
            </w:r>
          </w:ins>
          <w:r>
            <w:rPr>
              <w:noProof/>
              <w:webHidden/>
            </w:rPr>
            <w:fldChar w:fldCharType="separate"/>
          </w:r>
          <w:ins w:id="186" w:author="Szabolcs Bene" w:date="2016-06-23T23:08:00Z">
            <w:r>
              <w:rPr>
                <w:noProof/>
                <w:webHidden/>
              </w:rPr>
              <w:t>57</w:t>
            </w:r>
            <w:r>
              <w:rPr>
                <w:noProof/>
                <w:webHidden/>
              </w:rPr>
              <w:fldChar w:fldCharType="end"/>
            </w:r>
            <w:r w:rsidRPr="007B043B">
              <w:rPr>
                <w:rStyle w:val="Hyperlink"/>
                <w:noProof/>
              </w:rPr>
              <w:fldChar w:fldCharType="end"/>
            </w:r>
          </w:ins>
        </w:p>
        <w:p w14:paraId="11494E3A" w14:textId="77777777" w:rsidR="00AE38AA" w:rsidRDefault="00AE38AA">
          <w:pPr>
            <w:pStyle w:val="TOC2"/>
            <w:tabs>
              <w:tab w:val="left" w:pos="1760"/>
              <w:tab w:val="right" w:leader="dot" w:pos="9350"/>
            </w:tabs>
            <w:rPr>
              <w:ins w:id="187" w:author="Szabolcs Bene" w:date="2016-06-23T23:08:00Z"/>
              <w:rFonts w:asciiTheme="minorHAnsi" w:eastAsiaTheme="minorEastAsia" w:hAnsiTheme="minorHAnsi" w:cstheme="minorBidi"/>
              <w:noProof/>
              <w:color w:val="auto"/>
              <w:sz w:val="22"/>
              <w:szCs w:val="22"/>
            </w:rPr>
          </w:pPr>
          <w:ins w:id="18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"_Toc454486706"</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5.6.</w:t>
            </w:r>
            <w:r>
              <w:rPr>
                <w:rFonts w:asciiTheme="minorHAnsi" w:eastAsiaTheme="minorEastAsia" w:hAnsiTheme="minorHAnsi" w:cstheme="minorBidi"/>
                <w:noProof/>
                <w:color w:val="auto"/>
                <w:sz w:val="22"/>
                <w:szCs w:val="22"/>
              </w:rPr>
              <w:tab/>
            </w:r>
            <w:r w:rsidRPr="007B043B">
              <w:rPr>
                <w:rStyle w:val="Hyperlink"/>
                <w:noProof/>
              </w:rPr>
              <w:t>Concluzie</w:t>
            </w:r>
            <w:r>
              <w:rPr>
                <w:noProof/>
                <w:webHidden/>
              </w:rPr>
              <w:tab/>
            </w:r>
            <w:r>
              <w:rPr>
                <w:noProof/>
                <w:webHidden/>
              </w:rPr>
              <w:fldChar w:fldCharType="begin"/>
            </w:r>
            <w:r>
              <w:rPr>
                <w:noProof/>
                <w:webHidden/>
              </w:rPr>
              <w:instrText xml:space="preserve"> PAGEREF _Toc454486706 \h </w:instrText>
            </w:r>
            <w:r>
              <w:rPr>
                <w:noProof/>
                <w:webHidden/>
              </w:rPr>
            </w:r>
          </w:ins>
          <w:r>
            <w:rPr>
              <w:noProof/>
              <w:webHidden/>
            </w:rPr>
            <w:fldChar w:fldCharType="separate"/>
          </w:r>
          <w:ins w:id="189" w:author="Szabolcs Bene" w:date="2016-06-23T23:08:00Z">
            <w:r>
              <w:rPr>
                <w:noProof/>
                <w:webHidden/>
              </w:rPr>
              <w:t>59</w:t>
            </w:r>
            <w:r>
              <w:rPr>
                <w:noProof/>
                <w:webHidden/>
              </w:rPr>
              <w:fldChar w:fldCharType="end"/>
            </w:r>
            <w:r w:rsidRPr="007B043B">
              <w:rPr>
                <w:rStyle w:val="Hyperlink"/>
                <w:noProof/>
              </w:rPr>
              <w:fldChar w:fldCharType="end"/>
            </w:r>
          </w:ins>
        </w:p>
        <w:p w14:paraId="444AB274" w14:textId="77777777" w:rsidR="00AE38AA" w:rsidRDefault="00AE38AA" w:rsidP="003C38E3">
          <w:pPr>
            <w:pStyle w:val="TOC1"/>
            <w:rPr>
              <w:ins w:id="190" w:author="Szabolcs Bene" w:date="2016-06-23T23:08:00Z"/>
              <w:rFonts w:asciiTheme="minorHAnsi" w:eastAsiaTheme="minorEastAsia" w:hAnsiTheme="minorHAnsi" w:cstheme="minorBidi"/>
              <w:color w:val="auto"/>
              <w:sz w:val="22"/>
              <w:szCs w:val="22"/>
            </w:rPr>
          </w:pPr>
          <w:ins w:id="191" w:author="Szabolcs Bene" w:date="2016-06-23T23:08:00Z">
            <w:r w:rsidRPr="007B043B">
              <w:rPr>
                <w:rStyle w:val="Hyperlink"/>
              </w:rPr>
              <w:lastRenderedPageBreak/>
              <w:fldChar w:fldCharType="begin"/>
            </w:r>
            <w:r w:rsidRPr="007B043B">
              <w:rPr>
                <w:rStyle w:val="Hyperlink"/>
              </w:rPr>
              <w:instrText xml:space="preserve"> </w:instrText>
            </w:r>
            <w:r>
              <w:instrText>HYPERLINK \l "_Toc454486707"</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6.</w:t>
            </w:r>
            <w:r>
              <w:rPr>
                <w:rFonts w:asciiTheme="minorHAnsi" w:eastAsiaTheme="minorEastAsia" w:hAnsiTheme="minorHAnsi" w:cstheme="minorBidi"/>
                <w:color w:val="auto"/>
                <w:sz w:val="22"/>
                <w:szCs w:val="22"/>
              </w:rPr>
              <w:tab/>
            </w:r>
            <w:r w:rsidRPr="007B043B">
              <w:rPr>
                <w:rStyle w:val="Hyperlink"/>
              </w:rPr>
              <w:t>Testare şi Validare</w:t>
            </w:r>
            <w:r>
              <w:rPr>
                <w:webHidden/>
              </w:rPr>
              <w:tab/>
            </w:r>
            <w:r>
              <w:rPr>
                <w:webHidden/>
              </w:rPr>
              <w:fldChar w:fldCharType="begin"/>
            </w:r>
            <w:r>
              <w:rPr>
                <w:webHidden/>
              </w:rPr>
              <w:instrText xml:space="preserve"> PAGEREF _Toc454486707 \h </w:instrText>
            </w:r>
            <w:r>
              <w:rPr>
                <w:webHidden/>
              </w:rPr>
            </w:r>
          </w:ins>
          <w:r>
            <w:rPr>
              <w:webHidden/>
            </w:rPr>
            <w:fldChar w:fldCharType="separate"/>
          </w:r>
          <w:ins w:id="192" w:author="Szabolcs Bene" w:date="2016-06-23T23:08:00Z">
            <w:r>
              <w:rPr>
                <w:webHidden/>
              </w:rPr>
              <w:t>60</w:t>
            </w:r>
            <w:r>
              <w:rPr>
                <w:webHidden/>
              </w:rPr>
              <w:fldChar w:fldCharType="end"/>
            </w:r>
            <w:r w:rsidRPr="007B043B">
              <w:rPr>
                <w:rStyle w:val="Hyperlink"/>
              </w:rPr>
              <w:fldChar w:fldCharType="end"/>
            </w:r>
          </w:ins>
        </w:p>
        <w:p w14:paraId="00ACEC81" w14:textId="77777777" w:rsidR="00AE38AA" w:rsidRDefault="00AE38AA" w:rsidP="003C38E3">
          <w:pPr>
            <w:pStyle w:val="TOC1"/>
            <w:rPr>
              <w:ins w:id="193" w:author="Szabolcs Bene" w:date="2016-06-23T23:08:00Z"/>
              <w:rFonts w:asciiTheme="minorHAnsi" w:eastAsiaTheme="minorEastAsia" w:hAnsiTheme="minorHAnsi" w:cstheme="minorBidi"/>
              <w:color w:val="auto"/>
              <w:sz w:val="22"/>
              <w:szCs w:val="22"/>
            </w:rPr>
          </w:pPr>
          <w:ins w:id="194" w:author="Szabolcs Bene" w:date="2016-06-23T23:08:00Z">
            <w:r w:rsidRPr="007B043B">
              <w:rPr>
                <w:rStyle w:val="Hyperlink"/>
              </w:rPr>
              <w:fldChar w:fldCharType="begin"/>
            </w:r>
            <w:r w:rsidRPr="007B043B">
              <w:rPr>
                <w:rStyle w:val="Hyperlink"/>
              </w:rPr>
              <w:instrText xml:space="preserve"> </w:instrText>
            </w:r>
            <w:r>
              <w:instrText>HYPERLINK \l "_Toc454486708"</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7.</w:t>
            </w:r>
            <w:r>
              <w:rPr>
                <w:rFonts w:asciiTheme="minorHAnsi" w:eastAsiaTheme="minorEastAsia" w:hAnsiTheme="minorHAnsi" w:cstheme="minorBidi"/>
                <w:color w:val="auto"/>
                <w:sz w:val="22"/>
                <w:szCs w:val="22"/>
              </w:rPr>
              <w:tab/>
            </w:r>
            <w:r w:rsidRPr="007B043B">
              <w:rPr>
                <w:rStyle w:val="Hyperlink"/>
              </w:rPr>
              <w:t>Manual de Instalare și Utilizare</w:t>
            </w:r>
            <w:r>
              <w:rPr>
                <w:webHidden/>
              </w:rPr>
              <w:tab/>
            </w:r>
            <w:r>
              <w:rPr>
                <w:webHidden/>
              </w:rPr>
              <w:fldChar w:fldCharType="begin"/>
            </w:r>
            <w:r>
              <w:rPr>
                <w:webHidden/>
              </w:rPr>
              <w:instrText xml:space="preserve"> PAGEREF _Toc454486708 \h </w:instrText>
            </w:r>
            <w:r>
              <w:rPr>
                <w:webHidden/>
              </w:rPr>
            </w:r>
          </w:ins>
          <w:r>
            <w:rPr>
              <w:webHidden/>
            </w:rPr>
            <w:fldChar w:fldCharType="separate"/>
          </w:r>
          <w:ins w:id="195" w:author="Szabolcs Bene" w:date="2016-06-23T23:08:00Z">
            <w:r>
              <w:rPr>
                <w:webHidden/>
              </w:rPr>
              <w:t>63</w:t>
            </w:r>
            <w:r>
              <w:rPr>
                <w:webHidden/>
              </w:rPr>
              <w:fldChar w:fldCharType="end"/>
            </w:r>
            <w:r w:rsidRPr="007B043B">
              <w:rPr>
                <w:rStyle w:val="Hyperlink"/>
              </w:rPr>
              <w:fldChar w:fldCharType="end"/>
            </w:r>
          </w:ins>
        </w:p>
        <w:p w14:paraId="04F9B49C" w14:textId="77777777" w:rsidR="00AE38AA" w:rsidRDefault="00AE38AA">
          <w:pPr>
            <w:pStyle w:val="TOC2"/>
            <w:tabs>
              <w:tab w:val="left" w:pos="1760"/>
              <w:tab w:val="right" w:leader="dot" w:pos="9350"/>
            </w:tabs>
            <w:rPr>
              <w:ins w:id="196" w:author="Szabolcs Bene" w:date="2016-06-23T23:08:00Z"/>
              <w:rFonts w:asciiTheme="minorHAnsi" w:eastAsiaTheme="minorEastAsia" w:hAnsiTheme="minorHAnsi" w:cstheme="minorBidi"/>
              <w:noProof/>
              <w:color w:val="auto"/>
              <w:sz w:val="22"/>
              <w:szCs w:val="22"/>
            </w:rPr>
          </w:pPr>
          <w:ins w:id="19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"_Toc454486709"</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7.1.</w:t>
            </w:r>
            <w:r>
              <w:rPr>
                <w:rFonts w:asciiTheme="minorHAnsi" w:eastAsiaTheme="minorEastAsia" w:hAnsiTheme="minorHAnsi" w:cstheme="minorBidi"/>
                <w:noProof/>
                <w:color w:val="auto"/>
                <w:sz w:val="22"/>
                <w:szCs w:val="22"/>
              </w:rPr>
              <w:tab/>
            </w:r>
            <w:r w:rsidRPr="007B043B">
              <w:rPr>
                <w:rStyle w:val="Hyperlink"/>
                <w:noProof/>
              </w:rPr>
              <w:t>Instalare si rulare</w:t>
            </w:r>
            <w:r>
              <w:rPr>
                <w:noProof/>
                <w:webHidden/>
              </w:rPr>
              <w:tab/>
            </w:r>
            <w:r>
              <w:rPr>
                <w:noProof/>
                <w:webHidden/>
              </w:rPr>
              <w:fldChar w:fldCharType="begin"/>
            </w:r>
            <w:r>
              <w:rPr>
                <w:noProof/>
                <w:webHidden/>
              </w:rPr>
              <w:instrText xml:space="preserve"> PAGEREF _Toc454486709 \h </w:instrText>
            </w:r>
            <w:r>
              <w:rPr>
                <w:noProof/>
                <w:webHidden/>
              </w:rPr>
            </w:r>
          </w:ins>
          <w:r>
            <w:rPr>
              <w:noProof/>
              <w:webHidden/>
            </w:rPr>
            <w:fldChar w:fldCharType="separate"/>
          </w:r>
          <w:ins w:id="198" w:author="Szabolcs Bene" w:date="2016-06-23T23:08:00Z">
            <w:r>
              <w:rPr>
                <w:noProof/>
                <w:webHidden/>
              </w:rPr>
              <w:t>63</w:t>
            </w:r>
            <w:r>
              <w:rPr>
                <w:noProof/>
                <w:webHidden/>
              </w:rPr>
              <w:fldChar w:fldCharType="end"/>
            </w:r>
            <w:r w:rsidRPr="007B043B">
              <w:rPr>
                <w:rStyle w:val="Hyperlink"/>
                <w:noProof/>
              </w:rPr>
              <w:fldChar w:fldCharType="end"/>
            </w:r>
          </w:ins>
        </w:p>
        <w:p w14:paraId="7A926A6F" w14:textId="77777777" w:rsidR="00AE38AA" w:rsidRDefault="00AE38AA">
          <w:pPr>
            <w:pStyle w:val="TOC3"/>
            <w:tabs>
              <w:tab w:val="left" w:pos="1960"/>
              <w:tab w:val="right" w:leader="dot" w:pos="9350"/>
            </w:tabs>
            <w:rPr>
              <w:ins w:id="199" w:author="Szabolcs Bene" w:date="2016-06-23T23:08:00Z"/>
              <w:rFonts w:asciiTheme="minorHAnsi" w:eastAsiaTheme="minorEastAsia" w:hAnsiTheme="minorHAnsi" w:cstheme="minorBidi"/>
              <w:noProof/>
              <w:color w:val="auto"/>
              <w:sz w:val="22"/>
              <w:szCs w:val="22"/>
            </w:rPr>
          </w:pPr>
          <w:ins w:id="20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"_Toc454486710"</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7.1.1.</w:t>
            </w:r>
            <w:r>
              <w:rPr>
                <w:rFonts w:asciiTheme="minorHAnsi" w:eastAsiaTheme="minorEastAsia" w:hAnsiTheme="minorHAnsi" w:cstheme="minorBidi"/>
                <w:noProof/>
                <w:color w:val="auto"/>
                <w:sz w:val="22"/>
                <w:szCs w:val="22"/>
              </w:rPr>
              <w:tab/>
            </w:r>
            <w:r w:rsidRPr="007B043B">
              <w:rPr>
                <w:rStyle w:val="Hyperlink"/>
                <w:noProof/>
              </w:rPr>
              <w:t>Instalare Git</w:t>
            </w:r>
            <w:r>
              <w:rPr>
                <w:noProof/>
                <w:webHidden/>
              </w:rPr>
              <w:tab/>
            </w:r>
            <w:r>
              <w:rPr>
                <w:noProof/>
                <w:webHidden/>
              </w:rPr>
              <w:fldChar w:fldCharType="begin"/>
            </w:r>
            <w:r>
              <w:rPr>
                <w:noProof/>
                <w:webHidden/>
              </w:rPr>
              <w:instrText xml:space="preserve"> PAGEREF _Toc454486710 \h </w:instrText>
            </w:r>
            <w:r>
              <w:rPr>
                <w:noProof/>
                <w:webHidden/>
              </w:rPr>
            </w:r>
          </w:ins>
          <w:r>
            <w:rPr>
              <w:noProof/>
              <w:webHidden/>
            </w:rPr>
            <w:fldChar w:fldCharType="separate"/>
          </w:r>
          <w:ins w:id="201" w:author="Szabolcs Bene" w:date="2016-06-23T23:08:00Z">
            <w:r>
              <w:rPr>
                <w:noProof/>
                <w:webHidden/>
              </w:rPr>
              <w:t>63</w:t>
            </w:r>
            <w:r>
              <w:rPr>
                <w:noProof/>
                <w:webHidden/>
              </w:rPr>
              <w:fldChar w:fldCharType="end"/>
            </w:r>
            <w:r w:rsidRPr="007B043B">
              <w:rPr>
                <w:rStyle w:val="Hyperlink"/>
                <w:noProof/>
              </w:rPr>
              <w:fldChar w:fldCharType="end"/>
            </w:r>
          </w:ins>
        </w:p>
        <w:p w14:paraId="5E0A1EA3" w14:textId="77777777" w:rsidR="00AE38AA" w:rsidRDefault="00AE38AA">
          <w:pPr>
            <w:pStyle w:val="TOC3"/>
            <w:tabs>
              <w:tab w:val="left" w:pos="1960"/>
              <w:tab w:val="right" w:leader="dot" w:pos="9350"/>
            </w:tabs>
            <w:rPr>
              <w:ins w:id="202" w:author="Szabolcs Bene" w:date="2016-06-23T23:08:00Z"/>
              <w:rFonts w:asciiTheme="minorHAnsi" w:eastAsiaTheme="minorEastAsia" w:hAnsiTheme="minorHAnsi" w:cstheme="minorBidi"/>
              <w:noProof/>
              <w:color w:val="auto"/>
              <w:sz w:val="22"/>
              <w:szCs w:val="22"/>
            </w:rPr>
          </w:pPr>
          <w:ins w:id="20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"_Toc454486711"</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7.1.2.</w:t>
            </w:r>
            <w:r>
              <w:rPr>
                <w:rFonts w:asciiTheme="minorHAnsi" w:eastAsiaTheme="minorEastAsia" w:hAnsiTheme="minorHAnsi" w:cstheme="minorBidi"/>
                <w:noProof/>
                <w:color w:val="auto"/>
                <w:sz w:val="22"/>
                <w:szCs w:val="22"/>
              </w:rPr>
              <w:tab/>
            </w:r>
            <w:r w:rsidRPr="007B043B">
              <w:rPr>
                <w:rStyle w:val="Hyperlink"/>
                <w:noProof/>
              </w:rPr>
              <w:t>Instalare XAMPP</w:t>
            </w:r>
            <w:r>
              <w:rPr>
                <w:noProof/>
                <w:webHidden/>
              </w:rPr>
              <w:tab/>
            </w:r>
            <w:r>
              <w:rPr>
                <w:noProof/>
                <w:webHidden/>
              </w:rPr>
              <w:fldChar w:fldCharType="begin"/>
            </w:r>
            <w:r>
              <w:rPr>
                <w:noProof/>
                <w:webHidden/>
              </w:rPr>
              <w:instrText xml:space="preserve"> PAGEREF _Toc454486711 \h </w:instrText>
            </w:r>
            <w:r>
              <w:rPr>
                <w:noProof/>
                <w:webHidden/>
              </w:rPr>
            </w:r>
          </w:ins>
          <w:r>
            <w:rPr>
              <w:noProof/>
              <w:webHidden/>
            </w:rPr>
            <w:fldChar w:fldCharType="separate"/>
          </w:r>
          <w:ins w:id="204" w:author="Szabolcs Bene" w:date="2016-06-23T23:08:00Z">
            <w:r>
              <w:rPr>
                <w:noProof/>
                <w:webHidden/>
              </w:rPr>
              <w:t>64</w:t>
            </w:r>
            <w:r>
              <w:rPr>
                <w:noProof/>
                <w:webHidden/>
              </w:rPr>
              <w:fldChar w:fldCharType="end"/>
            </w:r>
            <w:r w:rsidRPr="007B043B">
              <w:rPr>
                <w:rStyle w:val="Hyperlink"/>
                <w:noProof/>
              </w:rPr>
              <w:fldChar w:fldCharType="end"/>
            </w:r>
          </w:ins>
        </w:p>
        <w:p w14:paraId="45464CF9" w14:textId="77777777" w:rsidR="00AE38AA" w:rsidRDefault="00AE38AA">
          <w:pPr>
            <w:pStyle w:val="TOC2"/>
            <w:tabs>
              <w:tab w:val="left" w:pos="1760"/>
              <w:tab w:val="right" w:leader="dot" w:pos="9350"/>
            </w:tabs>
            <w:rPr>
              <w:ins w:id="205" w:author="Szabolcs Bene" w:date="2016-06-23T23:08:00Z"/>
              <w:rFonts w:asciiTheme="minorHAnsi" w:eastAsiaTheme="minorEastAsia" w:hAnsiTheme="minorHAnsi" w:cstheme="minorBidi"/>
              <w:noProof/>
              <w:color w:val="auto"/>
              <w:sz w:val="22"/>
              <w:szCs w:val="22"/>
            </w:rPr>
          </w:pPr>
          <w:ins w:id="20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"_Toc454486712"</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7.2.</w:t>
            </w:r>
            <w:r>
              <w:rPr>
                <w:rFonts w:asciiTheme="minorHAnsi" w:eastAsiaTheme="minorEastAsia" w:hAnsiTheme="minorHAnsi" w:cstheme="minorBidi"/>
                <w:noProof/>
                <w:color w:val="auto"/>
                <w:sz w:val="22"/>
                <w:szCs w:val="22"/>
              </w:rPr>
              <w:tab/>
            </w:r>
            <w:r w:rsidRPr="007B043B">
              <w:rPr>
                <w:rStyle w:val="Hyperlink"/>
                <w:noProof/>
              </w:rPr>
              <w:t>Utilizarea aplicației</w:t>
            </w:r>
            <w:r>
              <w:rPr>
                <w:noProof/>
                <w:webHidden/>
              </w:rPr>
              <w:tab/>
            </w:r>
            <w:r>
              <w:rPr>
                <w:noProof/>
                <w:webHidden/>
              </w:rPr>
              <w:fldChar w:fldCharType="begin"/>
            </w:r>
            <w:r>
              <w:rPr>
                <w:noProof/>
                <w:webHidden/>
              </w:rPr>
              <w:instrText xml:space="preserve"> PAGEREF _Toc454486712 \h </w:instrText>
            </w:r>
            <w:r>
              <w:rPr>
                <w:noProof/>
                <w:webHidden/>
              </w:rPr>
            </w:r>
          </w:ins>
          <w:r>
            <w:rPr>
              <w:noProof/>
              <w:webHidden/>
            </w:rPr>
            <w:fldChar w:fldCharType="separate"/>
          </w:r>
          <w:ins w:id="207" w:author="Szabolcs Bene" w:date="2016-06-23T23:08:00Z">
            <w:r>
              <w:rPr>
                <w:noProof/>
                <w:webHidden/>
              </w:rPr>
              <w:t>67</w:t>
            </w:r>
            <w:r>
              <w:rPr>
                <w:noProof/>
                <w:webHidden/>
              </w:rPr>
              <w:fldChar w:fldCharType="end"/>
            </w:r>
            <w:r w:rsidRPr="007B043B">
              <w:rPr>
                <w:rStyle w:val="Hyperlink"/>
                <w:noProof/>
              </w:rPr>
              <w:fldChar w:fldCharType="end"/>
            </w:r>
          </w:ins>
        </w:p>
        <w:p w14:paraId="3503CCAA" w14:textId="77777777" w:rsidR="00AE38AA" w:rsidRDefault="00AE38AA" w:rsidP="003C38E3">
          <w:pPr>
            <w:pStyle w:val="TOC1"/>
            <w:rPr>
              <w:ins w:id="208" w:author="Szabolcs Bene" w:date="2016-06-23T23:08:00Z"/>
              <w:rFonts w:asciiTheme="minorHAnsi" w:eastAsiaTheme="minorEastAsia" w:hAnsiTheme="minorHAnsi" w:cstheme="minorBidi"/>
              <w:color w:val="auto"/>
              <w:sz w:val="22"/>
              <w:szCs w:val="22"/>
            </w:rPr>
          </w:pPr>
          <w:ins w:id="209" w:author="Szabolcs Bene" w:date="2016-06-23T23:08:00Z">
            <w:r w:rsidRPr="007B043B">
              <w:rPr>
                <w:rStyle w:val="Hyperlink"/>
              </w:rPr>
              <w:fldChar w:fldCharType="begin"/>
            </w:r>
            <w:r w:rsidRPr="007B043B">
              <w:rPr>
                <w:rStyle w:val="Hyperlink"/>
              </w:rPr>
              <w:instrText xml:space="preserve"> </w:instrText>
            </w:r>
            <w:r>
              <w:instrText>HYPERLINK \l "_Toc454486713"</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Capitolul 8.</w:t>
            </w:r>
            <w:r>
              <w:rPr>
                <w:rFonts w:asciiTheme="minorHAnsi" w:eastAsiaTheme="minorEastAsia" w:hAnsiTheme="minorHAnsi" w:cstheme="minorBidi"/>
                <w:color w:val="auto"/>
                <w:sz w:val="22"/>
                <w:szCs w:val="22"/>
              </w:rPr>
              <w:tab/>
            </w:r>
            <w:r w:rsidRPr="007B043B">
              <w:rPr>
                <w:rStyle w:val="Hyperlink"/>
              </w:rPr>
              <w:t>Concluzii</w:t>
            </w:r>
            <w:r>
              <w:rPr>
                <w:webHidden/>
              </w:rPr>
              <w:tab/>
            </w:r>
            <w:r>
              <w:rPr>
                <w:webHidden/>
              </w:rPr>
              <w:fldChar w:fldCharType="begin"/>
            </w:r>
            <w:r>
              <w:rPr>
                <w:webHidden/>
              </w:rPr>
              <w:instrText xml:space="preserve"> PAGEREF _Toc454486713 \h </w:instrText>
            </w:r>
            <w:r>
              <w:rPr>
                <w:webHidden/>
              </w:rPr>
            </w:r>
          </w:ins>
          <w:r>
            <w:rPr>
              <w:webHidden/>
            </w:rPr>
            <w:fldChar w:fldCharType="separate"/>
          </w:r>
          <w:ins w:id="210" w:author="Szabolcs Bene" w:date="2016-06-23T23:08:00Z">
            <w:r>
              <w:rPr>
                <w:webHidden/>
              </w:rPr>
              <w:t>69</w:t>
            </w:r>
            <w:r>
              <w:rPr>
                <w:webHidden/>
              </w:rPr>
              <w:fldChar w:fldCharType="end"/>
            </w:r>
            <w:r w:rsidRPr="007B043B">
              <w:rPr>
                <w:rStyle w:val="Hyperlink"/>
              </w:rPr>
              <w:fldChar w:fldCharType="end"/>
            </w:r>
          </w:ins>
        </w:p>
        <w:p w14:paraId="6DCF7849" w14:textId="77777777" w:rsidR="00AE38AA" w:rsidRDefault="00AE38AA">
          <w:pPr>
            <w:pStyle w:val="TOC2"/>
            <w:tabs>
              <w:tab w:val="left" w:pos="1760"/>
              <w:tab w:val="right" w:leader="dot" w:pos="9350"/>
            </w:tabs>
            <w:rPr>
              <w:ins w:id="211" w:author="Szabolcs Bene" w:date="2016-06-23T23:08:00Z"/>
              <w:rFonts w:asciiTheme="minorHAnsi" w:eastAsiaTheme="minorEastAsia" w:hAnsiTheme="minorHAnsi" w:cstheme="minorBidi"/>
              <w:noProof/>
              <w:color w:val="auto"/>
              <w:sz w:val="22"/>
              <w:szCs w:val="22"/>
            </w:rPr>
          </w:pPr>
          <w:ins w:id="21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"_Toc454486714"</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8.1.</w:t>
            </w:r>
            <w:r>
              <w:rPr>
                <w:rFonts w:asciiTheme="minorHAnsi" w:eastAsiaTheme="minorEastAsia" w:hAnsiTheme="minorHAnsi" w:cstheme="minorBidi"/>
                <w:noProof/>
                <w:color w:val="auto"/>
                <w:sz w:val="22"/>
                <w:szCs w:val="22"/>
              </w:rPr>
              <w:tab/>
            </w:r>
            <w:r w:rsidRPr="007B043B">
              <w:rPr>
                <w:rStyle w:val="Hyperlink"/>
                <w:noProof/>
              </w:rPr>
              <w:t>Realizarea obiectivelor propuse</w:t>
            </w:r>
            <w:r>
              <w:rPr>
                <w:noProof/>
                <w:webHidden/>
              </w:rPr>
              <w:tab/>
            </w:r>
            <w:r>
              <w:rPr>
                <w:noProof/>
                <w:webHidden/>
              </w:rPr>
              <w:fldChar w:fldCharType="begin"/>
            </w:r>
            <w:r>
              <w:rPr>
                <w:noProof/>
                <w:webHidden/>
              </w:rPr>
              <w:instrText xml:space="preserve"> PAGEREF _Toc454486714 \h </w:instrText>
            </w:r>
            <w:r>
              <w:rPr>
                <w:noProof/>
                <w:webHidden/>
              </w:rPr>
            </w:r>
          </w:ins>
          <w:r>
            <w:rPr>
              <w:noProof/>
              <w:webHidden/>
            </w:rPr>
            <w:fldChar w:fldCharType="separate"/>
          </w:r>
          <w:ins w:id="213" w:author="Szabolcs Bene" w:date="2016-06-23T23:08:00Z">
            <w:r>
              <w:rPr>
                <w:noProof/>
                <w:webHidden/>
              </w:rPr>
              <w:t>69</w:t>
            </w:r>
            <w:r>
              <w:rPr>
                <w:noProof/>
                <w:webHidden/>
              </w:rPr>
              <w:fldChar w:fldCharType="end"/>
            </w:r>
            <w:r w:rsidRPr="007B043B">
              <w:rPr>
                <w:rStyle w:val="Hyperlink"/>
                <w:noProof/>
              </w:rPr>
              <w:fldChar w:fldCharType="end"/>
            </w:r>
          </w:ins>
        </w:p>
        <w:p w14:paraId="4B468340" w14:textId="77777777" w:rsidR="00AE38AA" w:rsidRDefault="00AE38AA">
          <w:pPr>
            <w:pStyle w:val="TOC2"/>
            <w:tabs>
              <w:tab w:val="left" w:pos="1760"/>
              <w:tab w:val="right" w:leader="dot" w:pos="9350"/>
            </w:tabs>
            <w:rPr>
              <w:ins w:id="214" w:author="Szabolcs Bene" w:date="2016-06-23T23:08:00Z"/>
              <w:rFonts w:asciiTheme="minorHAnsi" w:eastAsiaTheme="minorEastAsia" w:hAnsiTheme="minorHAnsi" w:cstheme="minorBidi"/>
              <w:noProof/>
              <w:color w:val="auto"/>
              <w:sz w:val="22"/>
              <w:szCs w:val="22"/>
            </w:rPr>
          </w:pPr>
          <w:ins w:id="21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"_Toc454486715"</w:instrText>
            </w:r>
            <w:r w:rsidRPr="007B043B">
              <w:rPr>
                <w:rStyle w:val="Hyperlink"/>
                <w:noProof/>
              </w:rPr>
              <w:instrText xml:space="preserve"> </w:instrText>
            </w:r>
            <w:r w:rsidRPr="007B043B">
              <w:rPr>
                <w:rStyle w:val="Hyperlink"/>
                <w:noProof/>
              </w:rPr>
            </w:r>
            <w:r w:rsidRPr="007B043B">
              <w:rPr>
                <w:rStyle w:val="Hyperlink"/>
                <w:noProof/>
              </w:rPr>
              <w:fldChar w:fldCharType="separate"/>
            </w:r>
            <w:r w:rsidRPr="007B043B">
              <w:rPr>
                <w:rStyle w:val="Hyperlink"/>
                <w:noProof/>
              </w:rPr>
              <w:t>8.2.</w:t>
            </w:r>
            <w:r>
              <w:rPr>
                <w:rFonts w:asciiTheme="minorHAnsi" w:eastAsiaTheme="minorEastAsia" w:hAnsiTheme="minorHAnsi" w:cstheme="minorBidi"/>
                <w:noProof/>
                <w:color w:val="auto"/>
                <w:sz w:val="22"/>
                <w:szCs w:val="22"/>
              </w:rPr>
              <w:tab/>
            </w:r>
            <w:r w:rsidRPr="007B043B">
              <w:rPr>
                <w:rStyle w:val="Hyperlink"/>
                <w:noProof/>
              </w:rPr>
              <w:t>Dezvoltări ulterioare</w:t>
            </w:r>
            <w:r>
              <w:rPr>
                <w:noProof/>
                <w:webHidden/>
              </w:rPr>
              <w:tab/>
            </w:r>
            <w:r>
              <w:rPr>
                <w:noProof/>
                <w:webHidden/>
              </w:rPr>
              <w:fldChar w:fldCharType="begin"/>
            </w:r>
            <w:r>
              <w:rPr>
                <w:noProof/>
                <w:webHidden/>
              </w:rPr>
              <w:instrText xml:space="preserve"> PAGEREF _Toc454486715 \h </w:instrText>
            </w:r>
            <w:r>
              <w:rPr>
                <w:noProof/>
                <w:webHidden/>
              </w:rPr>
            </w:r>
          </w:ins>
          <w:r>
            <w:rPr>
              <w:noProof/>
              <w:webHidden/>
            </w:rPr>
            <w:fldChar w:fldCharType="separate"/>
          </w:r>
          <w:ins w:id="216" w:author="Szabolcs Bene" w:date="2016-06-23T23:08:00Z">
            <w:r>
              <w:rPr>
                <w:noProof/>
                <w:webHidden/>
              </w:rPr>
              <w:t>69</w:t>
            </w:r>
            <w:r>
              <w:rPr>
                <w:noProof/>
                <w:webHidden/>
              </w:rPr>
              <w:fldChar w:fldCharType="end"/>
            </w:r>
            <w:r w:rsidRPr="007B043B">
              <w:rPr>
                <w:rStyle w:val="Hyperlink"/>
                <w:noProof/>
              </w:rPr>
              <w:fldChar w:fldCharType="end"/>
            </w:r>
          </w:ins>
        </w:p>
        <w:p w14:paraId="6B261C78" w14:textId="29EFCD8D" w:rsidR="00AE38AA" w:rsidRDefault="00AE38AA" w:rsidP="003C38E3">
          <w:pPr>
            <w:pStyle w:val="TOC1"/>
            <w:rPr>
              <w:ins w:id="217" w:author="Szabolcs Bene" w:date="2016-06-23T23:08:00Z"/>
              <w:rFonts w:asciiTheme="minorHAnsi" w:eastAsiaTheme="minorEastAsia" w:hAnsiTheme="minorHAnsi" w:cstheme="minorBidi"/>
              <w:color w:val="auto"/>
              <w:sz w:val="22"/>
              <w:szCs w:val="22"/>
            </w:rPr>
          </w:pPr>
          <w:ins w:id="218" w:author="Szabolcs Bene" w:date="2016-06-23T23:08:00Z">
            <w:r w:rsidRPr="007B043B">
              <w:rPr>
                <w:rStyle w:val="Hyperlink"/>
              </w:rPr>
              <w:fldChar w:fldCharType="begin"/>
            </w:r>
            <w:r w:rsidRPr="007B043B">
              <w:rPr>
                <w:rStyle w:val="Hyperlink"/>
              </w:rPr>
              <w:instrText xml:space="preserve"> </w:instrText>
            </w:r>
            <w:r>
              <w:instrText>HYPERLINK \l "_Toc454486716"</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Bibliografie</w:t>
            </w:r>
          </w:ins>
          <w:ins w:id="219" w:author="Szabolcs Bene" w:date="2016-06-23T23:09:00Z">
            <w:r>
              <w:rPr>
                <w:rStyle w:val="Hyperlink"/>
              </w:rPr>
              <w:t>..</w:t>
            </w:r>
          </w:ins>
          <w:bookmarkStart w:id="220" w:name="_GoBack"/>
          <w:bookmarkEnd w:id="220"/>
          <w:ins w:id="221" w:author="Szabolcs Bene" w:date="2016-06-23T23:08:00Z">
            <w:r>
              <w:rPr>
                <w:webHidden/>
              </w:rPr>
              <w:tab/>
            </w:r>
            <w:r>
              <w:rPr>
                <w:webHidden/>
              </w:rPr>
              <w:t>.....................................................................................................................</w:t>
            </w:r>
            <w:r>
              <w:rPr>
                <w:webHidden/>
              </w:rPr>
              <w:fldChar w:fldCharType="begin"/>
            </w:r>
            <w:r>
              <w:rPr>
                <w:webHidden/>
              </w:rPr>
              <w:instrText xml:space="preserve"> PAGEREF _Toc454486716 \h </w:instrText>
            </w:r>
            <w:r>
              <w:rPr>
                <w:webHidden/>
              </w:rPr>
            </w:r>
          </w:ins>
          <w:r>
            <w:rPr>
              <w:webHidden/>
            </w:rPr>
            <w:fldChar w:fldCharType="separate"/>
          </w:r>
          <w:ins w:id="222" w:author="Szabolcs Bene" w:date="2016-06-23T23:08:00Z">
            <w:r>
              <w:rPr>
                <w:webHidden/>
              </w:rPr>
              <w:t>71</w:t>
            </w:r>
            <w:r>
              <w:rPr>
                <w:webHidden/>
              </w:rPr>
              <w:fldChar w:fldCharType="end"/>
            </w:r>
            <w:r w:rsidRPr="007B043B">
              <w:rPr>
                <w:rStyle w:val="Hyperlink"/>
              </w:rPr>
              <w:fldChar w:fldCharType="end"/>
            </w:r>
          </w:ins>
        </w:p>
        <w:p w14:paraId="301F08DA" w14:textId="77777777" w:rsidR="00AE38AA" w:rsidRDefault="00AE38AA" w:rsidP="003C38E3">
          <w:pPr>
            <w:pStyle w:val="TOC1"/>
            <w:rPr>
              <w:ins w:id="223" w:author="Szabolcs Bene" w:date="2016-06-23T23:08:00Z"/>
              <w:rFonts w:asciiTheme="minorHAnsi" w:eastAsiaTheme="minorEastAsia" w:hAnsiTheme="minorHAnsi" w:cstheme="minorBidi"/>
              <w:color w:val="auto"/>
              <w:sz w:val="22"/>
              <w:szCs w:val="22"/>
            </w:rPr>
          </w:pPr>
          <w:ins w:id="224" w:author="Szabolcs Bene" w:date="2016-06-23T23:08:00Z">
            <w:r w:rsidRPr="007B043B">
              <w:rPr>
                <w:rStyle w:val="Hyperlink"/>
              </w:rPr>
              <w:fldChar w:fldCharType="begin"/>
            </w:r>
            <w:r w:rsidRPr="007B043B">
              <w:rPr>
                <w:rStyle w:val="Hyperlink"/>
              </w:rPr>
              <w:instrText xml:space="preserve"> </w:instrText>
            </w:r>
            <w:r>
              <w:instrText>HYPERLINK \l "_Toc454486717"</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Anexa 1 – Lista figurilor din lucrare</w:t>
            </w:r>
            <w:r>
              <w:rPr>
                <w:webHidden/>
              </w:rPr>
              <w:tab/>
            </w:r>
            <w:r>
              <w:rPr>
                <w:webHidden/>
              </w:rPr>
              <w:fldChar w:fldCharType="begin"/>
            </w:r>
            <w:r>
              <w:rPr>
                <w:webHidden/>
              </w:rPr>
              <w:instrText xml:space="preserve"> PAGEREF _Toc454486717 \h </w:instrText>
            </w:r>
            <w:r>
              <w:rPr>
                <w:webHidden/>
              </w:rPr>
            </w:r>
          </w:ins>
          <w:r>
            <w:rPr>
              <w:webHidden/>
            </w:rPr>
            <w:fldChar w:fldCharType="separate"/>
          </w:r>
          <w:ins w:id="225" w:author="Szabolcs Bene" w:date="2016-06-23T23:08:00Z">
            <w:r>
              <w:rPr>
                <w:webHidden/>
              </w:rPr>
              <w:t>73</w:t>
            </w:r>
            <w:r>
              <w:rPr>
                <w:webHidden/>
              </w:rPr>
              <w:fldChar w:fldCharType="end"/>
            </w:r>
            <w:r w:rsidRPr="007B043B">
              <w:rPr>
                <w:rStyle w:val="Hyperlink"/>
              </w:rPr>
              <w:fldChar w:fldCharType="end"/>
            </w:r>
          </w:ins>
        </w:p>
        <w:p w14:paraId="31A36458" w14:textId="77777777" w:rsidR="00AE38AA" w:rsidRDefault="00AE38AA" w:rsidP="003C38E3">
          <w:pPr>
            <w:pStyle w:val="TOC1"/>
            <w:rPr>
              <w:ins w:id="226" w:author="Szabolcs Bene" w:date="2016-06-23T23:08:00Z"/>
              <w:rFonts w:asciiTheme="minorHAnsi" w:eastAsiaTheme="minorEastAsia" w:hAnsiTheme="minorHAnsi" w:cstheme="minorBidi"/>
              <w:color w:val="auto"/>
              <w:sz w:val="22"/>
              <w:szCs w:val="22"/>
            </w:rPr>
          </w:pPr>
          <w:ins w:id="227" w:author="Szabolcs Bene" w:date="2016-06-23T23:08:00Z">
            <w:r w:rsidRPr="007B043B">
              <w:rPr>
                <w:rStyle w:val="Hyperlink"/>
              </w:rPr>
              <w:fldChar w:fldCharType="begin"/>
            </w:r>
            <w:r w:rsidRPr="007B043B">
              <w:rPr>
                <w:rStyle w:val="Hyperlink"/>
              </w:rPr>
              <w:instrText xml:space="preserve"> </w:instrText>
            </w:r>
            <w:r>
              <w:instrText>HYPERLINK \l "_Toc454486718"</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Anexa 2 – Lista tabelelor din lucrare</w:t>
            </w:r>
            <w:r>
              <w:rPr>
                <w:webHidden/>
              </w:rPr>
              <w:tab/>
            </w:r>
            <w:r>
              <w:rPr>
                <w:webHidden/>
              </w:rPr>
              <w:fldChar w:fldCharType="begin"/>
            </w:r>
            <w:r>
              <w:rPr>
                <w:webHidden/>
              </w:rPr>
              <w:instrText xml:space="preserve"> PAGEREF _Toc454486718 \h </w:instrText>
            </w:r>
            <w:r>
              <w:rPr>
                <w:webHidden/>
              </w:rPr>
            </w:r>
          </w:ins>
          <w:r>
            <w:rPr>
              <w:webHidden/>
            </w:rPr>
            <w:fldChar w:fldCharType="separate"/>
          </w:r>
          <w:ins w:id="228" w:author="Szabolcs Bene" w:date="2016-06-23T23:08:00Z">
            <w:r>
              <w:rPr>
                <w:webHidden/>
              </w:rPr>
              <w:t>74</w:t>
            </w:r>
            <w:r>
              <w:rPr>
                <w:webHidden/>
              </w:rPr>
              <w:fldChar w:fldCharType="end"/>
            </w:r>
            <w:r w:rsidRPr="007B043B">
              <w:rPr>
                <w:rStyle w:val="Hyperlink"/>
              </w:rPr>
              <w:fldChar w:fldCharType="end"/>
            </w:r>
          </w:ins>
        </w:p>
        <w:p w14:paraId="644D52F1" w14:textId="77777777" w:rsidR="00AE38AA" w:rsidRDefault="00AE38AA" w:rsidP="003C38E3">
          <w:pPr>
            <w:pStyle w:val="TOC1"/>
            <w:rPr>
              <w:ins w:id="229" w:author="Szabolcs Bene" w:date="2016-06-23T23:08:00Z"/>
              <w:rFonts w:asciiTheme="minorHAnsi" w:eastAsiaTheme="minorEastAsia" w:hAnsiTheme="minorHAnsi" w:cstheme="minorBidi"/>
              <w:color w:val="auto"/>
              <w:sz w:val="22"/>
              <w:szCs w:val="22"/>
            </w:rPr>
          </w:pPr>
          <w:ins w:id="230" w:author="Szabolcs Bene" w:date="2016-06-23T23:08:00Z">
            <w:r w:rsidRPr="007B043B">
              <w:rPr>
                <w:rStyle w:val="Hyperlink"/>
              </w:rPr>
              <w:fldChar w:fldCharType="begin"/>
            </w:r>
            <w:r w:rsidRPr="007B043B">
              <w:rPr>
                <w:rStyle w:val="Hyperlink"/>
              </w:rPr>
              <w:instrText xml:space="preserve"> </w:instrText>
            </w:r>
            <w:r>
              <w:instrText>HYPERLINK \l "_Toc454486719"</w:instrText>
            </w:r>
            <w:r w:rsidRPr="007B043B">
              <w:rPr>
                <w:rStyle w:val="Hyperlink"/>
              </w:rPr>
              <w:instrText xml:space="preserve"> </w:instrText>
            </w:r>
            <w:r w:rsidRPr="007B043B">
              <w:rPr>
                <w:rStyle w:val="Hyperlink"/>
              </w:rPr>
            </w:r>
            <w:r w:rsidRPr="007B043B">
              <w:rPr>
                <w:rStyle w:val="Hyperlink"/>
              </w:rPr>
              <w:fldChar w:fldCharType="separate"/>
            </w:r>
            <w:r w:rsidRPr="007B043B">
              <w:rPr>
                <w:rStyle w:val="Hyperlink"/>
              </w:rPr>
              <w:t>Anexa 3 – Glosar de termeni</w:t>
            </w:r>
            <w:r>
              <w:rPr>
                <w:webHidden/>
              </w:rPr>
              <w:tab/>
            </w:r>
            <w:r>
              <w:rPr>
                <w:webHidden/>
              </w:rPr>
              <w:fldChar w:fldCharType="begin"/>
            </w:r>
            <w:r>
              <w:rPr>
                <w:webHidden/>
              </w:rPr>
              <w:instrText xml:space="preserve"> PAGEREF _Toc454486719 \h </w:instrText>
            </w:r>
            <w:r>
              <w:rPr>
                <w:webHidden/>
              </w:rPr>
            </w:r>
          </w:ins>
          <w:r>
            <w:rPr>
              <w:webHidden/>
            </w:rPr>
            <w:fldChar w:fldCharType="separate"/>
          </w:r>
          <w:ins w:id="231" w:author="Szabolcs Bene" w:date="2016-06-23T23:08:00Z">
            <w:r>
              <w:rPr>
                <w:webHidden/>
              </w:rPr>
              <w:t>75</w:t>
            </w:r>
            <w:r>
              <w:rPr>
                <w:webHidden/>
              </w:rPr>
              <w:fldChar w:fldCharType="end"/>
            </w:r>
            <w:r w:rsidRPr="007B043B">
              <w:rPr>
                <w:rStyle w:val="Hyperlink"/>
              </w:rPr>
              <w:fldChar w:fldCharType="end"/>
            </w:r>
          </w:ins>
        </w:p>
        <w:p w14:paraId="7DD4F021" w14:textId="77777777" w:rsidR="002C5181" w:rsidDel="0067515E" w:rsidRDefault="002C5181">
          <w:pPr>
            <w:pStyle w:val="TOC1"/>
            <w:rPr>
              <w:del w:id="232" w:author="Szabolcs Bene" w:date="2016-06-23T22:33:00Z"/>
              <w:rFonts w:asciiTheme="minorHAnsi" w:eastAsiaTheme="minorEastAsia" w:hAnsiTheme="minorHAnsi" w:cstheme="minorBidi"/>
              <w:b w:val="0"/>
              <w:color w:val="auto"/>
              <w:sz w:val="22"/>
              <w:szCs w:val="22"/>
              <w:lang w:val="en-US" w:eastAsia="en-US"/>
            </w:rPr>
          </w:pPr>
          <w:del w:id="233" w:author="Szabolcs Bene" w:date="2016-06-23T22:33:00Z">
            <w:r w:rsidRPr="0067515E" w:rsidDel="0067515E">
              <w:rPr>
                <w:rPrChange w:id="234" w:author="Szabolcs Bene" w:date="2016-06-23T22:33:00Z">
                  <w:rPr>
                    <w:rStyle w:val="Hyperlink"/>
                  </w:rPr>
                </w:rPrChange>
              </w:rPr>
              <w:delText>Capitolul 1.</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235" w:author="Szabolcs Bene" w:date="2016-06-23T22:33:00Z">
                  <w:rPr>
                    <w:rStyle w:val="Hyperlink"/>
                  </w:rPr>
                </w:rPrChange>
              </w:rPr>
              <w:delText>Introducere</w:delText>
            </w:r>
            <w:r w:rsidDel="0067515E">
              <w:rPr>
                <w:webHidden/>
              </w:rPr>
              <w:tab/>
              <w:delText>7</w:delText>
            </w:r>
          </w:del>
        </w:p>
        <w:p w14:paraId="6D0D1C1E" w14:textId="77777777" w:rsidR="002C5181" w:rsidDel="0067515E" w:rsidRDefault="002C5181">
          <w:pPr>
            <w:pStyle w:val="TOC2"/>
            <w:tabs>
              <w:tab w:val="left" w:pos="1760"/>
              <w:tab w:val="right" w:leader="dot" w:pos="9350"/>
            </w:tabs>
            <w:rPr>
              <w:del w:id="236" w:author="Szabolcs Bene" w:date="2016-06-23T22:33:00Z"/>
              <w:rFonts w:asciiTheme="minorHAnsi" w:eastAsiaTheme="minorEastAsia" w:hAnsiTheme="minorHAnsi" w:cstheme="minorBidi"/>
              <w:noProof/>
              <w:color w:val="auto"/>
              <w:sz w:val="22"/>
              <w:szCs w:val="22"/>
              <w:lang w:val="en-US" w:eastAsia="en-US"/>
            </w:rPr>
          </w:pPr>
          <w:del w:id="237" w:author="Szabolcs Bene" w:date="2016-06-23T22:33:00Z">
            <w:r w:rsidRPr="0067515E" w:rsidDel="0067515E">
              <w:rPr>
                <w:noProof/>
                <w:rPrChange w:id="238" w:author="Szabolcs Bene" w:date="2016-06-23T22:33:00Z">
                  <w:rPr>
                    <w:rStyle w:val="Hyperlink"/>
                    <w:noProof/>
                  </w:rPr>
                </w:rPrChange>
              </w:rPr>
              <w:delText>1.1.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39" w:author="Szabolcs Bene" w:date="2016-06-23T22:33:00Z">
                  <w:rPr>
                    <w:rStyle w:val="Hyperlink"/>
                    <w:noProof/>
                  </w:rPr>
                </w:rPrChange>
              </w:rPr>
              <w:delText>Contextul proiectului</w:delText>
            </w:r>
            <w:r w:rsidDel="0067515E">
              <w:rPr>
                <w:noProof/>
                <w:webHidden/>
              </w:rPr>
              <w:tab/>
              <w:delText>7</w:delText>
            </w:r>
          </w:del>
        </w:p>
        <w:p w14:paraId="2AFCAE19" w14:textId="77777777" w:rsidR="002C5181" w:rsidDel="0067515E" w:rsidRDefault="002C5181">
          <w:pPr>
            <w:pStyle w:val="TOC2"/>
            <w:tabs>
              <w:tab w:val="left" w:pos="1760"/>
              <w:tab w:val="right" w:leader="dot" w:pos="9350"/>
            </w:tabs>
            <w:rPr>
              <w:del w:id="240" w:author="Szabolcs Bene" w:date="2016-06-23T22:33:00Z"/>
              <w:rFonts w:asciiTheme="minorHAnsi" w:eastAsiaTheme="minorEastAsia" w:hAnsiTheme="minorHAnsi" w:cstheme="minorBidi"/>
              <w:noProof/>
              <w:color w:val="auto"/>
              <w:sz w:val="22"/>
              <w:szCs w:val="22"/>
              <w:lang w:val="en-US" w:eastAsia="en-US"/>
            </w:rPr>
          </w:pPr>
          <w:del w:id="241" w:author="Szabolcs Bene" w:date="2016-06-23T22:33:00Z">
            <w:r w:rsidRPr="0067515E" w:rsidDel="0067515E">
              <w:rPr>
                <w:noProof/>
                <w:rPrChange w:id="242" w:author="Szabolcs Bene" w:date="2016-06-23T22:33:00Z">
                  <w:rPr>
                    <w:rStyle w:val="Hyperlink"/>
                    <w:noProof/>
                  </w:rPr>
                </w:rPrChange>
              </w:rPr>
              <w:delText>1.2.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43" w:author="Szabolcs Bene" w:date="2016-06-23T22:33:00Z">
                  <w:rPr>
                    <w:rStyle w:val="Hyperlink"/>
                    <w:noProof/>
                  </w:rPr>
                </w:rPrChange>
              </w:rPr>
              <w:delText>Motivația</w:delText>
            </w:r>
            <w:r w:rsidDel="0067515E">
              <w:rPr>
                <w:noProof/>
                <w:webHidden/>
              </w:rPr>
              <w:tab/>
              <w:delText>7</w:delText>
            </w:r>
          </w:del>
        </w:p>
        <w:p w14:paraId="3AAFD105" w14:textId="77777777" w:rsidR="002C5181" w:rsidDel="0067515E" w:rsidRDefault="002C5181">
          <w:pPr>
            <w:pStyle w:val="TOC2"/>
            <w:tabs>
              <w:tab w:val="left" w:pos="1760"/>
              <w:tab w:val="right" w:leader="dot" w:pos="9350"/>
            </w:tabs>
            <w:rPr>
              <w:del w:id="244" w:author="Szabolcs Bene" w:date="2016-06-23T22:33:00Z"/>
              <w:rFonts w:asciiTheme="minorHAnsi" w:eastAsiaTheme="minorEastAsia" w:hAnsiTheme="minorHAnsi" w:cstheme="minorBidi"/>
              <w:noProof/>
              <w:color w:val="auto"/>
              <w:sz w:val="22"/>
              <w:szCs w:val="22"/>
              <w:lang w:val="en-US" w:eastAsia="en-US"/>
            </w:rPr>
          </w:pPr>
          <w:del w:id="245" w:author="Szabolcs Bene" w:date="2016-06-23T22:33:00Z">
            <w:r w:rsidRPr="0067515E" w:rsidDel="0067515E">
              <w:rPr>
                <w:noProof/>
                <w:rPrChange w:id="246" w:author="Szabolcs Bene" w:date="2016-06-23T22:33:00Z">
                  <w:rPr>
                    <w:rStyle w:val="Hyperlink"/>
                    <w:noProof/>
                  </w:rPr>
                </w:rPrChange>
              </w:rPr>
              <w:delText>1.3.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47" w:author="Szabolcs Bene" w:date="2016-06-23T22:33:00Z">
                  <w:rPr>
                    <w:rStyle w:val="Hyperlink"/>
                    <w:noProof/>
                  </w:rPr>
                </w:rPrChange>
              </w:rPr>
              <w:delText>Conținutul lucrării</w:delText>
            </w:r>
            <w:r w:rsidDel="0067515E">
              <w:rPr>
                <w:noProof/>
                <w:webHidden/>
              </w:rPr>
              <w:tab/>
              <w:delText>8</w:delText>
            </w:r>
          </w:del>
        </w:p>
        <w:p w14:paraId="05F281CA" w14:textId="77777777" w:rsidR="002C5181" w:rsidDel="0067515E" w:rsidRDefault="002C5181">
          <w:pPr>
            <w:pStyle w:val="TOC1"/>
            <w:rPr>
              <w:del w:id="248" w:author="Szabolcs Bene" w:date="2016-06-23T22:33:00Z"/>
              <w:rFonts w:asciiTheme="minorHAnsi" w:eastAsiaTheme="minorEastAsia" w:hAnsiTheme="minorHAnsi" w:cstheme="minorBidi"/>
              <w:b w:val="0"/>
              <w:color w:val="auto"/>
              <w:sz w:val="22"/>
              <w:szCs w:val="22"/>
              <w:lang w:val="en-US" w:eastAsia="en-US"/>
            </w:rPr>
          </w:pPr>
          <w:del w:id="249" w:author="Szabolcs Bene" w:date="2016-06-23T22:33:00Z">
            <w:r w:rsidRPr="0067515E" w:rsidDel="0067515E">
              <w:rPr>
                <w:rPrChange w:id="250" w:author="Szabolcs Bene" w:date="2016-06-23T22:33:00Z">
                  <w:rPr>
                    <w:rStyle w:val="Hyperlink"/>
                  </w:rPr>
                </w:rPrChange>
              </w:rPr>
              <w:delText>Capitolul 2.</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251" w:author="Szabolcs Bene" w:date="2016-06-23T22:33:00Z">
                  <w:rPr>
                    <w:rStyle w:val="Hyperlink"/>
                  </w:rPr>
                </w:rPrChange>
              </w:rPr>
              <w:delText>Obiectivele Proiectului</w:delText>
            </w:r>
            <w:r w:rsidDel="0067515E">
              <w:rPr>
                <w:webHidden/>
              </w:rPr>
              <w:tab/>
              <w:delText>9</w:delText>
            </w:r>
          </w:del>
        </w:p>
        <w:p w14:paraId="4369D51C" w14:textId="77777777" w:rsidR="002C5181" w:rsidDel="0067515E" w:rsidRDefault="002C5181">
          <w:pPr>
            <w:pStyle w:val="TOC2"/>
            <w:tabs>
              <w:tab w:val="left" w:pos="1760"/>
              <w:tab w:val="right" w:leader="dot" w:pos="9350"/>
            </w:tabs>
            <w:rPr>
              <w:del w:id="252" w:author="Szabolcs Bene" w:date="2016-06-23T22:33:00Z"/>
              <w:rFonts w:asciiTheme="minorHAnsi" w:eastAsiaTheme="minorEastAsia" w:hAnsiTheme="minorHAnsi" w:cstheme="minorBidi"/>
              <w:noProof/>
              <w:color w:val="auto"/>
              <w:sz w:val="22"/>
              <w:szCs w:val="22"/>
              <w:lang w:val="en-US" w:eastAsia="en-US"/>
            </w:rPr>
          </w:pPr>
          <w:del w:id="253" w:author="Szabolcs Bene" w:date="2016-06-23T22:33:00Z">
            <w:r w:rsidRPr="0067515E" w:rsidDel="0067515E">
              <w:rPr>
                <w:noProof/>
                <w:rPrChange w:id="254" w:author="Szabolcs Bene" w:date="2016-06-23T22:33:00Z">
                  <w:rPr>
                    <w:rStyle w:val="Hyperlink"/>
                    <w:noProof/>
                  </w:rPr>
                </w:rPrChange>
              </w:rPr>
              <w:delText>2.1.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55" w:author="Szabolcs Bene" w:date="2016-06-23T22:33:00Z">
                  <w:rPr>
                    <w:rStyle w:val="Hyperlink"/>
                    <w:noProof/>
                  </w:rPr>
                </w:rPrChange>
              </w:rPr>
              <w:delText>Obiectivul principal</w:delText>
            </w:r>
            <w:r w:rsidDel="0067515E">
              <w:rPr>
                <w:noProof/>
                <w:webHidden/>
              </w:rPr>
              <w:tab/>
              <w:delText>9</w:delText>
            </w:r>
          </w:del>
        </w:p>
        <w:p w14:paraId="4E216BE3" w14:textId="77777777" w:rsidR="002C5181" w:rsidDel="0067515E" w:rsidRDefault="002C5181">
          <w:pPr>
            <w:pStyle w:val="TOC2"/>
            <w:tabs>
              <w:tab w:val="left" w:pos="1760"/>
              <w:tab w:val="right" w:leader="dot" w:pos="9350"/>
            </w:tabs>
            <w:rPr>
              <w:del w:id="256" w:author="Szabolcs Bene" w:date="2016-06-23T22:33:00Z"/>
              <w:rFonts w:asciiTheme="minorHAnsi" w:eastAsiaTheme="minorEastAsia" w:hAnsiTheme="minorHAnsi" w:cstheme="minorBidi"/>
              <w:noProof/>
              <w:color w:val="auto"/>
              <w:sz w:val="22"/>
              <w:szCs w:val="22"/>
              <w:lang w:val="en-US" w:eastAsia="en-US"/>
            </w:rPr>
          </w:pPr>
          <w:del w:id="257" w:author="Szabolcs Bene" w:date="2016-06-23T22:33:00Z">
            <w:r w:rsidRPr="0067515E" w:rsidDel="0067515E">
              <w:rPr>
                <w:noProof/>
                <w:rPrChange w:id="258" w:author="Szabolcs Bene" w:date="2016-06-23T22:33:00Z">
                  <w:rPr>
                    <w:rStyle w:val="Hyperlink"/>
                    <w:noProof/>
                  </w:rPr>
                </w:rPrChange>
              </w:rPr>
              <w:delText>2.2.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59" w:author="Szabolcs Bene" w:date="2016-06-23T22:33:00Z">
                  <w:rPr>
                    <w:rStyle w:val="Hyperlink"/>
                    <w:noProof/>
                  </w:rPr>
                </w:rPrChange>
              </w:rPr>
              <w:delText>Obiective secundare</w:delText>
            </w:r>
            <w:r w:rsidDel="0067515E">
              <w:rPr>
                <w:noProof/>
                <w:webHidden/>
              </w:rPr>
              <w:tab/>
              <w:delText>9</w:delText>
            </w:r>
          </w:del>
        </w:p>
        <w:p w14:paraId="7334BFB3" w14:textId="77777777" w:rsidR="002C5181" w:rsidDel="0067515E" w:rsidRDefault="002C5181">
          <w:pPr>
            <w:pStyle w:val="TOC1"/>
            <w:rPr>
              <w:del w:id="260" w:author="Szabolcs Bene" w:date="2016-06-23T22:33:00Z"/>
              <w:rFonts w:asciiTheme="minorHAnsi" w:eastAsiaTheme="minorEastAsia" w:hAnsiTheme="minorHAnsi" w:cstheme="minorBidi"/>
              <w:b w:val="0"/>
              <w:color w:val="auto"/>
              <w:sz w:val="22"/>
              <w:szCs w:val="22"/>
              <w:lang w:val="en-US" w:eastAsia="en-US"/>
            </w:rPr>
          </w:pPr>
          <w:del w:id="261" w:author="Szabolcs Bene" w:date="2016-06-23T22:33:00Z">
            <w:r w:rsidRPr="0067515E" w:rsidDel="0067515E">
              <w:rPr>
                <w:rPrChange w:id="262" w:author="Szabolcs Bene" w:date="2016-06-23T22:33:00Z">
                  <w:rPr>
                    <w:rStyle w:val="Hyperlink"/>
                  </w:rPr>
                </w:rPrChange>
              </w:rPr>
              <w:delText>Capitolul 3.</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263" w:author="Szabolcs Bene" w:date="2016-06-23T22:33:00Z">
                  <w:rPr>
                    <w:rStyle w:val="Hyperlink"/>
                  </w:rPr>
                </w:rPrChange>
              </w:rPr>
              <w:delText>Studiu Bibliografic</w:delText>
            </w:r>
            <w:r w:rsidDel="0067515E">
              <w:rPr>
                <w:webHidden/>
              </w:rPr>
              <w:tab/>
              <w:delText>11</w:delText>
            </w:r>
          </w:del>
        </w:p>
        <w:p w14:paraId="49AB26DE" w14:textId="77777777" w:rsidR="002C5181" w:rsidDel="0067515E" w:rsidRDefault="002C5181">
          <w:pPr>
            <w:pStyle w:val="TOC2"/>
            <w:tabs>
              <w:tab w:val="left" w:pos="1760"/>
              <w:tab w:val="right" w:leader="dot" w:pos="9350"/>
            </w:tabs>
            <w:rPr>
              <w:del w:id="264" w:author="Szabolcs Bene" w:date="2016-06-23T22:33:00Z"/>
              <w:rFonts w:asciiTheme="minorHAnsi" w:eastAsiaTheme="minorEastAsia" w:hAnsiTheme="minorHAnsi" w:cstheme="minorBidi"/>
              <w:noProof/>
              <w:color w:val="auto"/>
              <w:sz w:val="22"/>
              <w:szCs w:val="22"/>
              <w:lang w:val="en-US" w:eastAsia="en-US"/>
            </w:rPr>
          </w:pPr>
          <w:del w:id="265" w:author="Szabolcs Bene" w:date="2016-06-23T22:33:00Z">
            <w:r w:rsidRPr="0067515E" w:rsidDel="0067515E">
              <w:rPr>
                <w:noProof/>
                <w:rPrChange w:id="266" w:author="Szabolcs Bene" w:date="2016-06-23T22:33:00Z">
                  <w:rPr>
                    <w:rStyle w:val="Hyperlink"/>
                    <w:noProof/>
                  </w:rPr>
                </w:rPrChange>
              </w:rPr>
              <w:delText>3.1.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67" w:author="Szabolcs Bene" w:date="2016-06-23T22:33:00Z">
                  <w:rPr>
                    <w:rStyle w:val="Hyperlink"/>
                    <w:noProof/>
                  </w:rPr>
                </w:rPrChange>
              </w:rPr>
              <w:delText>Dezvoltarea aplicațiilor web</w:delText>
            </w:r>
            <w:r w:rsidDel="0067515E">
              <w:rPr>
                <w:noProof/>
                <w:webHidden/>
              </w:rPr>
              <w:tab/>
              <w:delText>11</w:delText>
            </w:r>
          </w:del>
        </w:p>
        <w:p w14:paraId="45FF01C4" w14:textId="77777777" w:rsidR="002C5181" w:rsidDel="0067515E" w:rsidRDefault="002C5181">
          <w:pPr>
            <w:pStyle w:val="TOC2"/>
            <w:tabs>
              <w:tab w:val="left" w:pos="1760"/>
              <w:tab w:val="right" w:leader="dot" w:pos="9350"/>
            </w:tabs>
            <w:rPr>
              <w:del w:id="268" w:author="Szabolcs Bene" w:date="2016-06-23T22:33:00Z"/>
              <w:rFonts w:asciiTheme="minorHAnsi" w:eastAsiaTheme="minorEastAsia" w:hAnsiTheme="minorHAnsi" w:cstheme="minorBidi"/>
              <w:noProof/>
              <w:color w:val="auto"/>
              <w:sz w:val="22"/>
              <w:szCs w:val="22"/>
              <w:lang w:val="en-US" w:eastAsia="en-US"/>
            </w:rPr>
          </w:pPr>
          <w:del w:id="269" w:author="Szabolcs Bene" w:date="2016-06-23T22:33:00Z">
            <w:r w:rsidRPr="0067515E" w:rsidDel="0067515E">
              <w:rPr>
                <w:noProof/>
                <w:rPrChange w:id="270" w:author="Szabolcs Bene" w:date="2016-06-23T22:33:00Z">
                  <w:rPr>
                    <w:rStyle w:val="Hyperlink"/>
                    <w:noProof/>
                  </w:rPr>
                </w:rPrChange>
              </w:rPr>
              <w:delText>3.2.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71" w:author="Szabolcs Bene" w:date="2016-06-23T22:33:00Z">
                  <w:rPr>
                    <w:rStyle w:val="Hyperlink"/>
                    <w:noProof/>
                  </w:rPr>
                </w:rPrChange>
              </w:rPr>
              <w:delText>Comunicare in timp real</w:delText>
            </w:r>
            <w:r w:rsidDel="0067515E">
              <w:rPr>
                <w:noProof/>
                <w:webHidden/>
              </w:rPr>
              <w:tab/>
              <w:delText>11</w:delText>
            </w:r>
          </w:del>
        </w:p>
        <w:p w14:paraId="62F3A45A" w14:textId="77777777" w:rsidR="002C5181" w:rsidDel="0067515E" w:rsidRDefault="002C5181">
          <w:pPr>
            <w:pStyle w:val="TOC2"/>
            <w:tabs>
              <w:tab w:val="left" w:pos="1760"/>
              <w:tab w:val="right" w:leader="dot" w:pos="9350"/>
            </w:tabs>
            <w:rPr>
              <w:del w:id="272" w:author="Szabolcs Bene" w:date="2016-06-23T22:33:00Z"/>
              <w:rFonts w:asciiTheme="minorHAnsi" w:eastAsiaTheme="minorEastAsia" w:hAnsiTheme="minorHAnsi" w:cstheme="minorBidi"/>
              <w:noProof/>
              <w:color w:val="auto"/>
              <w:sz w:val="22"/>
              <w:szCs w:val="22"/>
              <w:lang w:val="en-US" w:eastAsia="en-US"/>
            </w:rPr>
          </w:pPr>
          <w:del w:id="273" w:author="Szabolcs Bene" w:date="2016-06-23T22:33:00Z">
            <w:r w:rsidRPr="0067515E" w:rsidDel="0067515E">
              <w:rPr>
                <w:noProof/>
                <w:rPrChange w:id="274" w:author="Szabolcs Bene" w:date="2016-06-23T22:33:00Z">
                  <w:rPr>
                    <w:rStyle w:val="Hyperlink"/>
                    <w:noProof/>
                  </w:rPr>
                </w:rPrChange>
              </w:rPr>
              <w:delText>3.3.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75" w:author="Szabolcs Bene" w:date="2016-06-23T22:33:00Z">
                  <w:rPr>
                    <w:rStyle w:val="Hyperlink"/>
                    <w:noProof/>
                  </w:rPr>
                </w:rPrChange>
              </w:rPr>
              <w:delText>WebRTC</w:delText>
            </w:r>
            <w:r w:rsidDel="0067515E">
              <w:rPr>
                <w:noProof/>
                <w:webHidden/>
              </w:rPr>
              <w:tab/>
              <w:delText>12</w:delText>
            </w:r>
          </w:del>
        </w:p>
        <w:p w14:paraId="37F4FCF8" w14:textId="77777777" w:rsidR="002C5181" w:rsidDel="0067515E" w:rsidRDefault="002C5181">
          <w:pPr>
            <w:pStyle w:val="TOC3"/>
            <w:tabs>
              <w:tab w:val="left" w:pos="1960"/>
              <w:tab w:val="right" w:leader="dot" w:pos="9350"/>
            </w:tabs>
            <w:rPr>
              <w:del w:id="276" w:author="Szabolcs Bene" w:date="2016-06-23T22:33:00Z"/>
              <w:rFonts w:asciiTheme="minorHAnsi" w:eastAsiaTheme="minorEastAsia" w:hAnsiTheme="minorHAnsi" w:cstheme="minorBidi"/>
              <w:noProof/>
              <w:color w:val="auto"/>
              <w:sz w:val="22"/>
              <w:szCs w:val="22"/>
              <w:lang w:val="en-US" w:eastAsia="en-US"/>
            </w:rPr>
          </w:pPr>
          <w:del w:id="277" w:author="Szabolcs Bene" w:date="2016-06-23T22:33:00Z">
            <w:r w:rsidRPr="0067515E" w:rsidDel="0067515E">
              <w:rPr>
                <w:noProof/>
                <w:rPrChange w:id="278" w:author="Szabolcs Bene" w:date="2016-06-23T22:33:00Z">
                  <w:rPr>
                    <w:rStyle w:val="Hyperlink"/>
                    <w:noProof/>
                  </w:rPr>
                </w:rPrChange>
              </w:rPr>
              <w:delText>3.3.1.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79" w:author="Szabolcs Bene" w:date="2016-06-23T22:33:00Z">
                  <w:rPr>
                    <w:rStyle w:val="Hyperlink"/>
                    <w:noProof/>
                  </w:rPr>
                </w:rPrChange>
              </w:rPr>
              <w:delText>Arhitectura WebRTC</w:delText>
            </w:r>
            <w:r w:rsidDel="0067515E">
              <w:rPr>
                <w:noProof/>
                <w:webHidden/>
              </w:rPr>
              <w:tab/>
              <w:delText>13</w:delText>
            </w:r>
          </w:del>
        </w:p>
        <w:p w14:paraId="4C997BA0" w14:textId="77777777" w:rsidR="002C5181" w:rsidDel="0067515E" w:rsidRDefault="002C5181">
          <w:pPr>
            <w:pStyle w:val="TOC3"/>
            <w:tabs>
              <w:tab w:val="left" w:pos="1960"/>
              <w:tab w:val="right" w:leader="dot" w:pos="9350"/>
            </w:tabs>
            <w:rPr>
              <w:del w:id="280" w:author="Szabolcs Bene" w:date="2016-06-23T22:33:00Z"/>
              <w:rFonts w:asciiTheme="minorHAnsi" w:eastAsiaTheme="minorEastAsia" w:hAnsiTheme="minorHAnsi" w:cstheme="minorBidi"/>
              <w:noProof/>
              <w:color w:val="auto"/>
              <w:sz w:val="22"/>
              <w:szCs w:val="22"/>
              <w:lang w:val="en-US" w:eastAsia="en-US"/>
            </w:rPr>
          </w:pPr>
          <w:del w:id="281" w:author="Szabolcs Bene" w:date="2016-06-23T22:33:00Z">
            <w:r w:rsidRPr="0067515E" w:rsidDel="0067515E">
              <w:rPr>
                <w:noProof/>
                <w:rPrChange w:id="282" w:author="Szabolcs Bene" w:date="2016-06-23T22:33:00Z">
                  <w:rPr>
                    <w:rStyle w:val="Hyperlink"/>
                    <w:noProof/>
                  </w:rPr>
                </w:rPrChange>
              </w:rPr>
              <w:delText>3.3.2.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83" w:author="Szabolcs Bene" w:date="2016-06-23T22:33:00Z">
                  <w:rPr>
                    <w:rStyle w:val="Hyperlink"/>
                    <w:noProof/>
                  </w:rPr>
                </w:rPrChange>
              </w:rPr>
              <w:delText>Media Path</w:delText>
            </w:r>
            <w:r w:rsidDel="0067515E">
              <w:rPr>
                <w:noProof/>
                <w:webHidden/>
              </w:rPr>
              <w:tab/>
              <w:delText>14</w:delText>
            </w:r>
          </w:del>
        </w:p>
        <w:p w14:paraId="3728988B" w14:textId="77777777" w:rsidR="002C5181" w:rsidDel="0067515E" w:rsidRDefault="002C5181">
          <w:pPr>
            <w:pStyle w:val="TOC2"/>
            <w:tabs>
              <w:tab w:val="left" w:pos="1760"/>
              <w:tab w:val="right" w:leader="dot" w:pos="9350"/>
            </w:tabs>
            <w:rPr>
              <w:del w:id="284" w:author="Szabolcs Bene" w:date="2016-06-23T22:33:00Z"/>
              <w:rFonts w:asciiTheme="minorHAnsi" w:eastAsiaTheme="minorEastAsia" w:hAnsiTheme="minorHAnsi" w:cstheme="minorBidi"/>
              <w:noProof/>
              <w:color w:val="auto"/>
              <w:sz w:val="22"/>
              <w:szCs w:val="22"/>
              <w:lang w:val="en-US" w:eastAsia="en-US"/>
            </w:rPr>
          </w:pPr>
          <w:del w:id="285" w:author="Szabolcs Bene" w:date="2016-06-23T22:33:00Z">
            <w:r w:rsidRPr="0067515E" w:rsidDel="0067515E">
              <w:rPr>
                <w:noProof/>
                <w:rPrChange w:id="286" w:author="Szabolcs Bene" w:date="2016-06-23T22:33:00Z">
                  <w:rPr>
                    <w:rStyle w:val="Hyperlink"/>
                    <w:noProof/>
                  </w:rPr>
                </w:rPrChange>
              </w:rPr>
              <w:delText>3.4.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87" w:author="Szabolcs Bene" w:date="2016-06-23T22:33:00Z">
                  <w:rPr>
                    <w:rStyle w:val="Hyperlink"/>
                    <w:noProof/>
                  </w:rPr>
                </w:rPrChange>
              </w:rPr>
              <w:delText>WebRTC vs WebSockets</w:delText>
            </w:r>
            <w:r w:rsidDel="0067515E">
              <w:rPr>
                <w:noProof/>
                <w:webHidden/>
              </w:rPr>
              <w:tab/>
              <w:delText>15</w:delText>
            </w:r>
          </w:del>
        </w:p>
        <w:p w14:paraId="2B70EA28" w14:textId="77777777" w:rsidR="002C5181" w:rsidDel="0067515E" w:rsidRDefault="002C5181">
          <w:pPr>
            <w:pStyle w:val="TOC2"/>
            <w:tabs>
              <w:tab w:val="left" w:pos="1760"/>
              <w:tab w:val="right" w:leader="dot" w:pos="9350"/>
            </w:tabs>
            <w:rPr>
              <w:del w:id="288" w:author="Szabolcs Bene" w:date="2016-06-23T22:33:00Z"/>
              <w:rFonts w:asciiTheme="minorHAnsi" w:eastAsiaTheme="minorEastAsia" w:hAnsiTheme="minorHAnsi" w:cstheme="minorBidi"/>
              <w:noProof/>
              <w:color w:val="auto"/>
              <w:sz w:val="22"/>
              <w:szCs w:val="22"/>
              <w:lang w:val="en-US" w:eastAsia="en-US"/>
            </w:rPr>
          </w:pPr>
          <w:del w:id="289" w:author="Szabolcs Bene" w:date="2016-06-23T22:33:00Z">
            <w:r w:rsidRPr="0067515E" w:rsidDel="0067515E">
              <w:rPr>
                <w:noProof/>
                <w:rPrChange w:id="290" w:author="Szabolcs Bene" w:date="2016-06-23T22:33:00Z">
                  <w:rPr>
                    <w:rStyle w:val="Hyperlink"/>
                    <w:noProof/>
                  </w:rPr>
                </w:rPrChange>
              </w:rPr>
              <w:delText>3.5.</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91" w:author="Szabolcs Bene" w:date="2016-06-23T22:33:00Z">
                  <w:rPr>
                    <w:rStyle w:val="Hyperlink"/>
                    <w:noProof/>
                  </w:rPr>
                </w:rPrChange>
              </w:rPr>
              <w:delText>WebRTC API</w:delText>
            </w:r>
            <w:r w:rsidDel="0067515E">
              <w:rPr>
                <w:noProof/>
                <w:webHidden/>
              </w:rPr>
              <w:tab/>
              <w:delText>16</w:delText>
            </w:r>
          </w:del>
        </w:p>
        <w:p w14:paraId="25D3DC52" w14:textId="77777777" w:rsidR="002C5181" w:rsidDel="0067515E" w:rsidRDefault="002C5181">
          <w:pPr>
            <w:pStyle w:val="TOC3"/>
            <w:tabs>
              <w:tab w:val="left" w:pos="1960"/>
              <w:tab w:val="right" w:leader="dot" w:pos="9350"/>
            </w:tabs>
            <w:rPr>
              <w:del w:id="292" w:author="Szabolcs Bene" w:date="2016-06-23T22:33:00Z"/>
              <w:rFonts w:asciiTheme="minorHAnsi" w:eastAsiaTheme="minorEastAsia" w:hAnsiTheme="minorHAnsi" w:cstheme="minorBidi"/>
              <w:noProof/>
              <w:color w:val="auto"/>
              <w:sz w:val="22"/>
              <w:szCs w:val="22"/>
              <w:lang w:val="en-US" w:eastAsia="en-US"/>
            </w:rPr>
          </w:pPr>
          <w:del w:id="293" w:author="Szabolcs Bene" w:date="2016-06-23T22:33:00Z">
            <w:r w:rsidRPr="0067515E" w:rsidDel="0067515E">
              <w:rPr>
                <w:noProof/>
                <w:rPrChange w:id="294" w:author="Szabolcs Bene" w:date="2016-06-23T22:33:00Z">
                  <w:rPr>
                    <w:rStyle w:val="Hyperlink"/>
                    <w:noProof/>
                  </w:rPr>
                </w:rPrChange>
              </w:rPr>
              <w:delText>3.5.1.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95" w:author="Szabolcs Bene" w:date="2016-06-23T22:33:00Z">
                  <w:rPr>
                    <w:rStyle w:val="Hyperlink"/>
                    <w:noProof/>
                  </w:rPr>
                </w:rPrChange>
              </w:rPr>
              <w:delText>Negocierea informațiilor de reţea</w:delText>
            </w:r>
            <w:r w:rsidDel="0067515E">
              <w:rPr>
                <w:noProof/>
                <w:webHidden/>
              </w:rPr>
              <w:tab/>
              <w:delText>17</w:delText>
            </w:r>
          </w:del>
        </w:p>
        <w:p w14:paraId="4BB7FCD2" w14:textId="77777777" w:rsidR="002C5181" w:rsidDel="0067515E" w:rsidRDefault="002C5181">
          <w:pPr>
            <w:pStyle w:val="TOC3"/>
            <w:tabs>
              <w:tab w:val="left" w:pos="1960"/>
              <w:tab w:val="right" w:leader="dot" w:pos="9350"/>
            </w:tabs>
            <w:rPr>
              <w:del w:id="296" w:author="Szabolcs Bene" w:date="2016-06-23T22:33:00Z"/>
              <w:rFonts w:asciiTheme="minorHAnsi" w:eastAsiaTheme="minorEastAsia" w:hAnsiTheme="minorHAnsi" w:cstheme="minorBidi"/>
              <w:noProof/>
              <w:color w:val="auto"/>
              <w:sz w:val="22"/>
              <w:szCs w:val="22"/>
              <w:lang w:val="en-US" w:eastAsia="en-US"/>
            </w:rPr>
          </w:pPr>
          <w:del w:id="297" w:author="Szabolcs Bene" w:date="2016-06-23T22:33:00Z">
            <w:r w:rsidRPr="0067515E" w:rsidDel="0067515E">
              <w:rPr>
                <w:noProof/>
                <w:rPrChange w:id="298" w:author="Szabolcs Bene" w:date="2016-06-23T22:33:00Z">
                  <w:rPr>
                    <w:rStyle w:val="Hyperlink"/>
                    <w:noProof/>
                  </w:rPr>
                </w:rPrChange>
              </w:rPr>
              <w:delText>3.5.2.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299" w:author="Szabolcs Bene" w:date="2016-06-23T22:33:00Z">
                  <w:rPr>
                    <w:rStyle w:val="Hyperlink"/>
                    <w:noProof/>
                  </w:rPr>
                </w:rPrChange>
              </w:rPr>
              <w:delText>Stream API</w:delText>
            </w:r>
            <w:r w:rsidDel="0067515E">
              <w:rPr>
                <w:noProof/>
                <w:webHidden/>
              </w:rPr>
              <w:tab/>
              <w:delText>21</w:delText>
            </w:r>
          </w:del>
        </w:p>
        <w:p w14:paraId="6C6AE59E" w14:textId="77777777" w:rsidR="002C5181" w:rsidDel="0067515E" w:rsidRDefault="002C5181">
          <w:pPr>
            <w:pStyle w:val="TOC3"/>
            <w:tabs>
              <w:tab w:val="left" w:pos="1960"/>
              <w:tab w:val="right" w:leader="dot" w:pos="9350"/>
            </w:tabs>
            <w:rPr>
              <w:del w:id="300" w:author="Szabolcs Bene" w:date="2016-06-23T22:33:00Z"/>
              <w:rFonts w:asciiTheme="minorHAnsi" w:eastAsiaTheme="minorEastAsia" w:hAnsiTheme="minorHAnsi" w:cstheme="minorBidi"/>
              <w:noProof/>
              <w:color w:val="auto"/>
              <w:sz w:val="22"/>
              <w:szCs w:val="22"/>
              <w:lang w:val="en-US" w:eastAsia="en-US"/>
            </w:rPr>
          </w:pPr>
          <w:del w:id="301" w:author="Szabolcs Bene" w:date="2016-06-23T22:33:00Z">
            <w:r w:rsidRPr="0067515E" w:rsidDel="0067515E">
              <w:rPr>
                <w:noProof/>
                <w:rPrChange w:id="302" w:author="Szabolcs Bene" w:date="2016-06-23T22:33:00Z">
                  <w:rPr>
                    <w:rStyle w:val="Hyperlink"/>
                    <w:noProof/>
                  </w:rPr>
                </w:rPrChange>
              </w:rPr>
              <w:delText>3.5.3.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03" w:author="Szabolcs Bene" w:date="2016-06-23T22:33:00Z">
                  <w:rPr>
                    <w:rStyle w:val="Hyperlink"/>
                    <w:noProof/>
                  </w:rPr>
                </w:rPrChange>
              </w:rPr>
              <w:delText>PeerConnection API</w:delText>
            </w:r>
            <w:r w:rsidDel="0067515E">
              <w:rPr>
                <w:noProof/>
                <w:webHidden/>
              </w:rPr>
              <w:tab/>
              <w:delText>21</w:delText>
            </w:r>
          </w:del>
        </w:p>
        <w:p w14:paraId="5BF7DCBA" w14:textId="77777777" w:rsidR="002C5181" w:rsidDel="0067515E" w:rsidRDefault="002C5181">
          <w:pPr>
            <w:pStyle w:val="TOC3"/>
            <w:tabs>
              <w:tab w:val="left" w:pos="1960"/>
              <w:tab w:val="right" w:leader="dot" w:pos="9350"/>
            </w:tabs>
            <w:rPr>
              <w:del w:id="304" w:author="Szabolcs Bene" w:date="2016-06-23T22:33:00Z"/>
              <w:rFonts w:asciiTheme="minorHAnsi" w:eastAsiaTheme="minorEastAsia" w:hAnsiTheme="minorHAnsi" w:cstheme="minorBidi"/>
              <w:noProof/>
              <w:color w:val="auto"/>
              <w:sz w:val="22"/>
              <w:szCs w:val="22"/>
              <w:lang w:val="en-US" w:eastAsia="en-US"/>
            </w:rPr>
          </w:pPr>
          <w:del w:id="305" w:author="Szabolcs Bene" w:date="2016-06-23T22:33:00Z">
            <w:r w:rsidRPr="0067515E" w:rsidDel="0067515E">
              <w:rPr>
                <w:noProof/>
                <w:rPrChange w:id="306" w:author="Szabolcs Bene" w:date="2016-06-23T22:33:00Z">
                  <w:rPr>
                    <w:rStyle w:val="Hyperlink"/>
                    <w:noProof/>
                  </w:rPr>
                </w:rPrChange>
              </w:rPr>
              <w:delText>3.5.4.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07" w:author="Szabolcs Bene" w:date="2016-06-23T22:33:00Z">
                  <w:rPr>
                    <w:rStyle w:val="Hyperlink"/>
                    <w:noProof/>
                  </w:rPr>
                </w:rPrChange>
              </w:rPr>
              <w:delText>Data Channel API</w:delText>
            </w:r>
            <w:r w:rsidDel="0067515E">
              <w:rPr>
                <w:noProof/>
                <w:webHidden/>
              </w:rPr>
              <w:tab/>
              <w:delText>21</w:delText>
            </w:r>
          </w:del>
        </w:p>
        <w:p w14:paraId="4EDBAF00" w14:textId="77777777" w:rsidR="002C5181" w:rsidDel="0067515E" w:rsidRDefault="002C5181">
          <w:pPr>
            <w:pStyle w:val="TOC2"/>
            <w:tabs>
              <w:tab w:val="left" w:pos="1760"/>
              <w:tab w:val="right" w:leader="dot" w:pos="9350"/>
            </w:tabs>
            <w:rPr>
              <w:del w:id="308" w:author="Szabolcs Bene" w:date="2016-06-23T22:33:00Z"/>
              <w:rFonts w:asciiTheme="minorHAnsi" w:eastAsiaTheme="minorEastAsia" w:hAnsiTheme="minorHAnsi" w:cstheme="minorBidi"/>
              <w:noProof/>
              <w:color w:val="auto"/>
              <w:sz w:val="22"/>
              <w:szCs w:val="22"/>
              <w:lang w:val="en-US" w:eastAsia="en-US"/>
            </w:rPr>
          </w:pPr>
          <w:del w:id="309" w:author="Szabolcs Bene" w:date="2016-06-23T22:33:00Z">
            <w:r w:rsidRPr="0067515E" w:rsidDel="0067515E">
              <w:rPr>
                <w:noProof/>
                <w:rPrChange w:id="310" w:author="Szabolcs Bene" w:date="2016-06-23T22:33:00Z">
                  <w:rPr>
                    <w:rStyle w:val="Hyperlink"/>
                    <w:noProof/>
                  </w:rPr>
                </w:rPrChange>
              </w:rPr>
              <w:delText>3.6.</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11" w:author="Szabolcs Bene" w:date="2016-06-23T22:33:00Z">
                  <w:rPr>
                    <w:rStyle w:val="Hyperlink"/>
                    <w:noProof/>
                  </w:rPr>
                </w:rPrChange>
              </w:rPr>
              <w:delText>Sisteme similare</w:delText>
            </w:r>
            <w:r w:rsidDel="0067515E">
              <w:rPr>
                <w:noProof/>
                <w:webHidden/>
              </w:rPr>
              <w:tab/>
              <w:delText>22</w:delText>
            </w:r>
          </w:del>
        </w:p>
        <w:p w14:paraId="5CD56E43" w14:textId="77777777" w:rsidR="002C5181" w:rsidDel="0067515E" w:rsidRDefault="002C5181">
          <w:pPr>
            <w:pStyle w:val="TOC1"/>
            <w:rPr>
              <w:del w:id="312" w:author="Szabolcs Bene" w:date="2016-06-23T22:33:00Z"/>
              <w:rFonts w:asciiTheme="minorHAnsi" w:eastAsiaTheme="minorEastAsia" w:hAnsiTheme="minorHAnsi" w:cstheme="minorBidi"/>
              <w:b w:val="0"/>
              <w:color w:val="auto"/>
              <w:sz w:val="22"/>
              <w:szCs w:val="22"/>
              <w:lang w:val="en-US" w:eastAsia="en-US"/>
            </w:rPr>
          </w:pPr>
          <w:del w:id="313" w:author="Szabolcs Bene" w:date="2016-06-23T22:33:00Z">
            <w:r w:rsidRPr="0067515E" w:rsidDel="0067515E">
              <w:rPr>
                <w:rPrChange w:id="314" w:author="Szabolcs Bene" w:date="2016-06-23T22:33:00Z">
                  <w:rPr>
                    <w:rStyle w:val="Hyperlink"/>
                  </w:rPr>
                </w:rPrChange>
              </w:rPr>
              <w:delText>Capitolul 4.</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15" w:author="Szabolcs Bene" w:date="2016-06-23T22:33:00Z">
                  <w:rPr>
                    <w:rStyle w:val="Hyperlink"/>
                  </w:rPr>
                </w:rPrChange>
              </w:rPr>
              <w:delText>Analiză și Fundamentare Teoretică</w:delText>
            </w:r>
            <w:r w:rsidDel="0067515E">
              <w:rPr>
                <w:webHidden/>
              </w:rPr>
              <w:tab/>
              <w:delText>25</w:delText>
            </w:r>
          </w:del>
        </w:p>
        <w:p w14:paraId="02F3E353" w14:textId="77777777" w:rsidR="002C5181" w:rsidDel="0067515E" w:rsidRDefault="002C5181">
          <w:pPr>
            <w:pStyle w:val="TOC2"/>
            <w:tabs>
              <w:tab w:val="left" w:pos="1760"/>
              <w:tab w:val="right" w:leader="dot" w:pos="9350"/>
            </w:tabs>
            <w:rPr>
              <w:del w:id="316" w:author="Szabolcs Bene" w:date="2016-06-23T22:33:00Z"/>
              <w:rFonts w:asciiTheme="minorHAnsi" w:eastAsiaTheme="minorEastAsia" w:hAnsiTheme="minorHAnsi" w:cstheme="minorBidi"/>
              <w:noProof/>
              <w:color w:val="auto"/>
              <w:sz w:val="22"/>
              <w:szCs w:val="22"/>
              <w:lang w:val="en-US" w:eastAsia="en-US"/>
            </w:rPr>
          </w:pPr>
          <w:del w:id="317" w:author="Szabolcs Bene" w:date="2016-06-23T22:33:00Z">
            <w:r w:rsidRPr="0067515E" w:rsidDel="0067515E">
              <w:rPr>
                <w:noProof/>
                <w:rPrChange w:id="318" w:author="Szabolcs Bene" w:date="2016-06-23T22:33:00Z">
                  <w:rPr>
                    <w:rStyle w:val="Hyperlink"/>
                    <w:noProof/>
                  </w:rPr>
                </w:rPrChange>
              </w:rPr>
              <w:delText>4.1.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19" w:author="Szabolcs Bene" w:date="2016-06-23T22:33:00Z">
                  <w:rPr>
                    <w:rStyle w:val="Hyperlink"/>
                    <w:noProof/>
                  </w:rPr>
                </w:rPrChange>
              </w:rPr>
              <w:delText>Tehnologii și unelte utilizate pentru dezvoltarea aplicației web</w:delText>
            </w:r>
            <w:r w:rsidDel="0067515E">
              <w:rPr>
                <w:noProof/>
                <w:webHidden/>
              </w:rPr>
              <w:tab/>
              <w:delText>25</w:delText>
            </w:r>
          </w:del>
        </w:p>
        <w:p w14:paraId="6164989A" w14:textId="77777777" w:rsidR="002C5181" w:rsidDel="0067515E" w:rsidRDefault="002C5181">
          <w:pPr>
            <w:pStyle w:val="TOC3"/>
            <w:tabs>
              <w:tab w:val="left" w:pos="1960"/>
              <w:tab w:val="right" w:leader="dot" w:pos="9350"/>
            </w:tabs>
            <w:rPr>
              <w:del w:id="320" w:author="Szabolcs Bene" w:date="2016-06-23T22:33:00Z"/>
              <w:rFonts w:asciiTheme="minorHAnsi" w:eastAsiaTheme="minorEastAsia" w:hAnsiTheme="minorHAnsi" w:cstheme="minorBidi"/>
              <w:noProof/>
              <w:color w:val="auto"/>
              <w:sz w:val="22"/>
              <w:szCs w:val="22"/>
              <w:lang w:val="en-US" w:eastAsia="en-US"/>
            </w:rPr>
          </w:pPr>
          <w:del w:id="321" w:author="Szabolcs Bene" w:date="2016-06-23T22:33:00Z">
            <w:r w:rsidRPr="0067515E" w:rsidDel="0067515E">
              <w:rPr>
                <w:noProof/>
                <w:rPrChange w:id="322" w:author="Szabolcs Bene" w:date="2016-06-23T22:33:00Z">
                  <w:rPr>
                    <w:rStyle w:val="Hyperlink"/>
                    <w:noProof/>
                  </w:rPr>
                </w:rPrChange>
              </w:rPr>
              <w:delText>4.1.1.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23" w:author="Szabolcs Bene" w:date="2016-06-23T22:33:00Z">
                  <w:rPr>
                    <w:rStyle w:val="Hyperlink"/>
                    <w:noProof/>
                  </w:rPr>
                </w:rPrChange>
              </w:rPr>
              <w:delText>PHP</w:delText>
            </w:r>
            <w:r w:rsidDel="0067515E">
              <w:rPr>
                <w:noProof/>
                <w:webHidden/>
              </w:rPr>
              <w:tab/>
              <w:delText>25</w:delText>
            </w:r>
          </w:del>
        </w:p>
        <w:p w14:paraId="6B3F47A7" w14:textId="77777777" w:rsidR="002C5181" w:rsidDel="0067515E" w:rsidRDefault="002C5181">
          <w:pPr>
            <w:pStyle w:val="TOC3"/>
            <w:tabs>
              <w:tab w:val="left" w:pos="1960"/>
              <w:tab w:val="right" w:leader="dot" w:pos="9350"/>
            </w:tabs>
            <w:rPr>
              <w:del w:id="324" w:author="Szabolcs Bene" w:date="2016-06-23T22:33:00Z"/>
              <w:rFonts w:asciiTheme="minorHAnsi" w:eastAsiaTheme="minorEastAsia" w:hAnsiTheme="minorHAnsi" w:cstheme="minorBidi"/>
              <w:noProof/>
              <w:color w:val="auto"/>
              <w:sz w:val="22"/>
              <w:szCs w:val="22"/>
              <w:lang w:val="en-US" w:eastAsia="en-US"/>
            </w:rPr>
          </w:pPr>
          <w:del w:id="325" w:author="Szabolcs Bene" w:date="2016-06-23T22:33:00Z">
            <w:r w:rsidRPr="0067515E" w:rsidDel="0067515E">
              <w:rPr>
                <w:noProof/>
                <w:rPrChange w:id="326" w:author="Szabolcs Bene" w:date="2016-06-23T22:33:00Z">
                  <w:rPr>
                    <w:rStyle w:val="Hyperlink"/>
                    <w:noProof/>
                  </w:rPr>
                </w:rPrChange>
              </w:rPr>
              <w:delText>4.1.2.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27" w:author="Szabolcs Bene" w:date="2016-06-23T22:33:00Z">
                  <w:rPr>
                    <w:rStyle w:val="Hyperlink"/>
                    <w:noProof/>
                  </w:rPr>
                </w:rPrChange>
              </w:rPr>
              <w:delText>JavaScript</w:delText>
            </w:r>
            <w:r w:rsidDel="0067515E">
              <w:rPr>
                <w:noProof/>
                <w:webHidden/>
              </w:rPr>
              <w:tab/>
              <w:delText>26</w:delText>
            </w:r>
          </w:del>
        </w:p>
        <w:p w14:paraId="75ACBE3C" w14:textId="77777777" w:rsidR="002C5181" w:rsidDel="0067515E" w:rsidRDefault="002C5181">
          <w:pPr>
            <w:pStyle w:val="TOC3"/>
            <w:tabs>
              <w:tab w:val="left" w:pos="1960"/>
              <w:tab w:val="right" w:leader="dot" w:pos="9350"/>
            </w:tabs>
            <w:rPr>
              <w:del w:id="328" w:author="Szabolcs Bene" w:date="2016-06-23T22:33:00Z"/>
              <w:rFonts w:asciiTheme="minorHAnsi" w:eastAsiaTheme="minorEastAsia" w:hAnsiTheme="minorHAnsi" w:cstheme="minorBidi"/>
              <w:noProof/>
              <w:color w:val="auto"/>
              <w:sz w:val="22"/>
              <w:szCs w:val="22"/>
              <w:lang w:val="en-US" w:eastAsia="en-US"/>
            </w:rPr>
          </w:pPr>
          <w:del w:id="329" w:author="Szabolcs Bene" w:date="2016-06-23T22:33:00Z">
            <w:r w:rsidRPr="0067515E" w:rsidDel="0067515E">
              <w:rPr>
                <w:noProof/>
                <w:rPrChange w:id="330" w:author="Szabolcs Bene" w:date="2016-06-23T22:33:00Z">
                  <w:rPr>
                    <w:rStyle w:val="Hyperlink"/>
                    <w:noProof/>
                  </w:rPr>
                </w:rPrChange>
              </w:rPr>
              <w:delText>4.1.3.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31" w:author="Szabolcs Bene" w:date="2016-06-23T22:33:00Z">
                  <w:rPr>
                    <w:rStyle w:val="Hyperlink"/>
                    <w:noProof/>
                  </w:rPr>
                </w:rPrChange>
              </w:rPr>
              <w:delText>HTML</w:delText>
            </w:r>
            <w:r w:rsidDel="0067515E">
              <w:rPr>
                <w:noProof/>
                <w:webHidden/>
              </w:rPr>
              <w:tab/>
              <w:delText>26</w:delText>
            </w:r>
          </w:del>
        </w:p>
        <w:p w14:paraId="7F0B0BA3" w14:textId="77777777" w:rsidR="002C5181" w:rsidDel="0067515E" w:rsidRDefault="002C5181">
          <w:pPr>
            <w:pStyle w:val="TOC3"/>
            <w:tabs>
              <w:tab w:val="left" w:pos="1960"/>
              <w:tab w:val="right" w:leader="dot" w:pos="9350"/>
            </w:tabs>
            <w:rPr>
              <w:del w:id="332" w:author="Szabolcs Bene" w:date="2016-06-23T22:33:00Z"/>
              <w:rFonts w:asciiTheme="minorHAnsi" w:eastAsiaTheme="minorEastAsia" w:hAnsiTheme="minorHAnsi" w:cstheme="minorBidi"/>
              <w:noProof/>
              <w:color w:val="auto"/>
              <w:sz w:val="22"/>
              <w:szCs w:val="22"/>
              <w:lang w:val="en-US" w:eastAsia="en-US"/>
            </w:rPr>
          </w:pPr>
          <w:del w:id="333" w:author="Szabolcs Bene" w:date="2016-06-23T22:33:00Z">
            <w:r w:rsidRPr="0067515E" w:rsidDel="0067515E">
              <w:rPr>
                <w:noProof/>
                <w:rPrChange w:id="334" w:author="Szabolcs Bene" w:date="2016-06-23T22:33:00Z">
                  <w:rPr>
                    <w:rStyle w:val="Hyperlink"/>
                    <w:noProof/>
                  </w:rPr>
                </w:rPrChange>
              </w:rPr>
              <w:delText>4.1.4.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35" w:author="Szabolcs Bene" w:date="2016-06-23T22:33:00Z">
                  <w:rPr>
                    <w:rStyle w:val="Hyperlink"/>
                    <w:noProof/>
                  </w:rPr>
                </w:rPrChange>
              </w:rPr>
              <w:delText>CSS</w:delText>
            </w:r>
            <w:r w:rsidDel="0067515E">
              <w:rPr>
                <w:noProof/>
                <w:webHidden/>
              </w:rPr>
              <w:tab/>
              <w:delText>27</w:delText>
            </w:r>
          </w:del>
        </w:p>
        <w:p w14:paraId="65CA788E" w14:textId="77777777" w:rsidR="002C5181" w:rsidDel="0067515E" w:rsidRDefault="002C5181">
          <w:pPr>
            <w:pStyle w:val="TOC3"/>
            <w:tabs>
              <w:tab w:val="left" w:pos="1960"/>
              <w:tab w:val="right" w:leader="dot" w:pos="9350"/>
            </w:tabs>
            <w:rPr>
              <w:del w:id="336" w:author="Szabolcs Bene" w:date="2016-06-23T22:33:00Z"/>
              <w:rFonts w:asciiTheme="minorHAnsi" w:eastAsiaTheme="minorEastAsia" w:hAnsiTheme="minorHAnsi" w:cstheme="minorBidi"/>
              <w:noProof/>
              <w:color w:val="auto"/>
              <w:sz w:val="22"/>
              <w:szCs w:val="22"/>
              <w:lang w:val="en-US" w:eastAsia="en-US"/>
            </w:rPr>
          </w:pPr>
          <w:del w:id="337" w:author="Szabolcs Bene" w:date="2016-06-23T22:33:00Z">
            <w:r w:rsidRPr="0067515E" w:rsidDel="0067515E">
              <w:rPr>
                <w:noProof/>
                <w:rPrChange w:id="338" w:author="Szabolcs Bene" w:date="2016-06-23T22:33:00Z">
                  <w:rPr>
                    <w:rStyle w:val="Hyperlink"/>
                    <w:noProof/>
                  </w:rPr>
                </w:rPrChange>
              </w:rPr>
              <w:delText>4.1.5.</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39" w:author="Szabolcs Bene" w:date="2016-06-23T22:33:00Z">
                  <w:rPr>
                    <w:rStyle w:val="Hyperlink"/>
                    <w:noProof/>
                  </w:rPr>
                </w:rPrChange>
              </w:rPr>
              <w:delText>GitHub</w:delText>
            </w:r>
            <w:r w:rsidDel="0067515E">
              <w:rPr>
                <w:noProof/>
                <w:webHidden/>
              </w:rPr>
              <w:tab/>
              <w:delText>28</w:delText>
            </w:r>
          </w:del>
        </w:p>
        <w:p w14:paraId="237FC1AB" w14:textId="77777777" w:rsidR="002C5181" w:rsidDel="0067515E" w:rsidRDefault="002C5181">
          <w:pPr>
            <w:pStyle w:val="TOC3"/>
            <w:tabs>
              <w:tab w:val="left" w:pos="1960"/>
              <w:tab w:val="right" w:leader="dot" w:pos="9350"/>
            </w:tabs>
            <w:rPr>
              <w:del w:id="340" w:author="Szabolcs Bene" w:date="2016-06-23T22:33:00Z"/>
              <w:rFonts w:asciiTheme="minorHAnsi" w:eastAsiaTheme="minorEastAsia" w:hAnsiTheme="minorHAnsi" w:cstheme="minorBidi"/>
              <w:noProof/>
              <w:color w:val="auto"/>
              <w:sz w:val="22"/>
              <w:szCs w:val="22"/>
              <w:lang w:val="en-US" w:eastAsia="en-US"/>
            </w:rPr>
          </w:pPr>
          <w:del w:id="341" w:author="Szabolcs Bene" w:date="2016-06-23T22:33:00Z">
            <w:r w:rsidRPr="0067515E" w:rsidDel="0067515E">
              <w:rPr>
                <w:noProof/>
                <w:rPrChange w:id="342" w:author="Szabolcs Bene" w:date="2016-06-23T22:33:00Z">
                  <w:rPr>
                    <w:rStyle w:val="Hyperlink"/>
                    <w:noProof/>
                  </w:rPr>
                </w:rPrChange>
              </w:rPr>
              <w:delText>4.1.6.</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43" w:author="Szabolcs Bene" w:date="2016-06-23T22:33:00Z">
                  <w:rPr>
                    <w:rStyle w:val="Hyperlink"/>
                    <w:noProof/>
                  </w:rPr>
                </w:rPrChange>
              </w:rPr>
              <w:delText>Apache Server</w:delText>
            </w:r>
            <w:r w:rsidDel="0067515E">
              <w:rPr>
                <w:noProof/>
                <w:webHidden/>
              </w:rPr>
              <w:tab/>
              <w:delText>28</w:delText>
            </w:r>
          </w:del>
        </w:p>
        <w:p w14:paraId="77358E0A" w14:textId="77777777" w:rsidR="002C5181" w:rsidDel="0067515E" w:rsidRDefault="002C5181">
          <w:pPr>
            <w:pStyle w:val="TOC3"/>
            <w:tabs>
              <w:tab w:val="left" w:pos="1960"/>
              <w:tab w:val="right" w:leader="dot" w:pos="9350"/>
            </w:tabs>
            <w:rPr>
              <w:del w:id="344" w:author="Szabolcs Bene" w:date="2016-06-23T22:33:00Z"/>
              <w:rFonts w:asciiTheme="minorHAnsi" w:eastAsiaTheme="minorEastAsia" w:hAnsiTheme="minorHAnsi" w:cstheme="minorBidi"/>
              <w:noProof/>
              <w:color w:val="auto"/>
              <w:sz w:val="22"/>
              <w:szCs w:val="22"/>
              <w:lang w:val="en-US" w:eastAsia="en-US"/>
            </w:rPr>
          </w:pPr>
          <w:del w:id="345" w:author="Szabolcs Bene" w:date="2016-06-23T22:33:00Z">
            <w:r w:rsidRPr="0067515E" w:rsidDel="0067515E">
              <w:rPr>
                <w:noProof/>
                <w:rPrChange w:id="346" w:author="Szabolcs Bene" w:date="2016-06-23T22:33:00Z">
                  <w:rPr>
                    <w:rStyle w:val="Hyperlink"/>
                    <w:noProof/>
                  </w:rPr>
                </w:rPrChange>
              </w:rPr>
              <w:delText>4.1.7.</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47" w:author="Szabolcs Bene" w:date="2016-06-23T22:33:00Z">
                  <w:rPr>
                    <w:rStyle w:val="Hyperlink"/>
                    <w:noProof/>
                  </w:rPr>
                </w:rPrChange>
              </w:rPr>
              <w:delText>XAMPP</w:delText>
            </w:r>
            <w:r w:rsidDel="0067515E">
              <w:rPr>
                <w:noProof/>
                <w:webHidden/>
              </w:rPr>
              <w:tab/>
              <w:delText>29</w:delText>
            </w:r>
          </w:del>
        </w:p>
        <w:p w14:paraId="5C971C6D" w14:textId="77777777" w:rsidR="002C5181" w:rsidDel="0067515E" w:rsidRDefault="002C5181">
          <w:pPr>
            <w:pStyle w:val="TOC2"/>
            <w:tabs>
              <w:tab w:val="left" w:pos="1760"/>
              <w:tab w:val="right" w:leader="dot" w:pos="9350"/>
            </w:tabs>
            <w:rPr>
              <w:del w:id="348" w:author="Szabolcs Bene" w:date="2016-06-23T22:33:00Z"/>
              <w:rFonts w:asciiTheme="minorHAnsi" w:eastAsiaTheme="minorEastAsia" w:hAnsiTheme="minorHAnsi" w:cstheme="minorBidi"/>
              <w:noProof/>
              <w:color w:val="auto"/>
              <w:sz w:val="22"/>
              <w:szCs w:val="22"/>
              <w:lang w:val="en-US" w:eastAsia="en-US"/>
            </w:rPr>
          </w:pPr>
          <w:del w:id="349" w:author="Szabolcs Bene" w:date="2016-06-23T22:33:00Z">
            <w:r w:rsidRPr="0067515E" w:rsidDel="0067515E">
              <w:rPr>
                <w:noProof/>
                <w:rPrChange w:id="350" w:author="Szabolcs Bene" w:date="2016-06-23T22:33:00Z">
                  <w:rPr>
                    <w:rStyle w:val="Hyperlink"/>
                    <w:noProof/>
                  </w:rPr>
                </w:rPrChange>
              </w:rPr>
              <w:delText>4.2.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51" w:author="Szabolcs Bene" w:date="2016-06-23T22:33:00Z">
                  <w:rPr>
                    <w:rStyle w:val="Hyperlink"/>
                    <w:noProof/>
                  </w:rPr>
                </w:rPrChange>
              </w:rPr>
              <w:delText>Cerințele sistemului</w:delText>
            </w:r>
            <w:r w:rsidDel="0067515E">
              <w:rPr>
                <w:noProof/>
                <w:webHidden/>
              </w:rPr>
              <w:tab/>
              <w:delText>29</w:delText>
            </w:r>
          </w:del>
        </w:p>
        <w:p w14:paraId="2C2A791C" w14:textId="77777777" w:rsidR="002C5181" w:rsidDel="0067515E" w:rsidRDefault="002C5181">
          <w:pPr>
            <w:pStyle w:val="TOC3"/>
            <w:tabs>
              <w:tab w:val="left" w:pos="1960"/>
              <w:tab w:val="right" w:leader="dot" w:pos="9350"/>
            </w:tabs>
            <w:rPr>
              <w:del w:id="352" w:author="Szabolcs Bene" w:date="2016-06-23T22:33:00Z"/>
              <w:rFonts w:asciiTheme="minorHAnsi" w:eastAsiaTheme="minorEastAsia" w:hAnsiTheme="minorHAnsi" w:cstheme="minorBidi"/>
              <w:noProof/>
              <w:color w:val="auto"/>
              <w:sz w:val="22"/>
              <w:szCs w:val="22"/>
              <w:lang w:val="en-US" w:eastAsia="en-US"/>
            </w:rPr>
          </w:pPr>
          <w:del w:id="353" w:author="Szabolcs Bene" w:date="2016-06-23T22:33:00Z">
            <w:r w:rsidRPr="0067515E" w:rsidDel="0067515E">
              <w:rPr>
                <w:noProof/>
                <w:rPrChange w:id="354" w:author="Szabolcs Bene" w:date="2016-06-23T22:33:00Z">
                  <w:rPr>
                    <w:rStyle w:val="Hyperlink"/>
                    <w:noProof/>
                  </w:rPr>
                </w:rPrChange>
              </w:rPr>
              <w:delText>4.2.1.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55" w:author="Szabolcs Bene" w:date="2016-06-23T22:33:00Z">
                  <w:rPr>
                    <w:rStyle w:val="Hyperlink"/>
                    <w:noProof/>
                  </w:rPr>
                </w:rPrChange>
              </w:rPr>
              <w:delText>Cerinte funcționale</w:delText>
            </w:r>
            <w:r w:rsidDel="0067515E">
              <w:rPr>
                <w:noProof/>
                <w:webHidden/>
              </w:rPr>
              <w:tab/>
              <w:delText>30</w:delText>
            </w:r>
          </w:del>
        </w:p>
        <w:p w14:paraId="7474F625" w14:textId="77777777" w:rsidR="002C5181" w:rsidDel="0067515E" w:rsidRDefault="002C5181">
          <w:pPr>
            <w:pStyle w:val="TOC3"/>
            <w:tabs>
              <w:tab w:val="left" w:pos="1960"/>
              <w:tab w:val="right" w:leader="dot" w:pos="9350"/>
            </w:tabs>
            <w:rPr>
              <w:del w:id="356" w:author="Szabolcs Bene" w:date="2016-06-23T22:33:00Z"/>
              <w:rFonts w:asciiTheme="minorHAnsi" w:eastAsiaTheme="minorEastAsia" w:hAnsiTheme="minorHAnsi" w:cstheme="minorBidi"/>
              <w:noProof/>
              <w:color w:val="auto"/>
              <w:sz w:val="22"/>
              <w:szCs w:val="22"/>
              <w:lang w:val="en-US" w:eastAsia="en-US"/>
            </w:rPr>
          </w:pPr>
          <w:del w:id="357" w:author="Szabolcs Bene" w:date="2016-06-23T22:33:00Z">
            <w:r w:rsidRPr="0067515E" w:rsidDel="0067515E">
              <w:rPr>
                <w:noProof/>
                <w:rPrChange w:id="358" w:author="Szabolcs Bene" w:date="2016-06-23T22:33:00Z">
                  <w:rPr>
                    <w:rStyle w:val="Hyperlink"/>
                    <w:noProof/>
                  </w:rPr>
                </w:rPrChange>
              </w:rPr>
              <w:delText>4.2.2.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59" w:author="Szabolcs Bene" w:date="2016-06-23T22:33:00Z">
                  <w:rPr>
                    <w:rStyle w:val="Hyperlink"/>
                    <w:noProof/>
                  </w:rPr>
                </w:rPrChange>
              </w:rPr>
              <w:delText>Cerinte non-funcționale</w:delText>
            </w:r>
            <w:r w:rsidDel="0067515E">
              <w:rPr>
                <w:noProof/>
                <w:webHidden/>
              </w:rPr>
              <w:tab/>
              <w:delText>30</w:delText>
            </w:r>
          </w:del>
        </w:p>
        <w:p w14:paraId="4613D484" w14:textId="77777777" w:rsidR="002C5181" w:rsidDel="0067515E" w:rsidRDefault="002C5181">
          <w:pPr>
            <w:pStyle w:val="TOC2"/>
            <w:tabs>
              <w:tab w:val="left" w:pos="1760"/>
              <w:tab w:val="right" w:leader="dot" w:pos="9350"/>
            </w:tabs>
            <w:rPr>
              <w:del w:id="360" w:author="Szabolcs Bene" w:date="2016-06-23T22:33:00Z"/>
              <w:rFonts w:asciiTheme="minorHAnsi" w:eastAsiaTheme="minorEastAsia" w:hAnsiTheme="minorHAnsi" w:cstheme="minorBidi"/>
              <w:noProof/>
              <w:color w:val="auto"/>
              <w:sz w:val="22"/>
              <w:szCs w:val="22"/>
              <w:lang w:val="en-US" w:eastAsia="en-US"/>
            </w:rPr>
          </w:pPr>
          <w:del w:id="361" w:author="Szabolcs Bene" w:date="2016-06-23T22:33:00Z">
            <w:r w:rsidRPr="0067515E" w:rsidDel="0067515E">
              <w:rPr>
                <w:noProof/>
                <w:rPrChange w:id="362" w:author="Szabolcs Bene" w:date="2016-06-23T22:33:00Z">
                  <w:rPr>
                    <w:rStyle w:val="Hyperlink"/>
                    <w:noProof/>
                  </w:rPr>
                </w:rPrChange>
              </w:rPr>
              <w:delText>4.3.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63" w:author="Szabolcs Bene" w:date="2016-06-23T22:33:00Z">
                  <w:rPr>
                    <w:rStyle w:val="Hyperlink"/>
                    <w:noProof/>
                  </w:rPr>
                </w:rPrChange>
              </w:rPr>
              <w:delText>Cazuri de utilizare</w:delText>
            </w:r>
            <w:r w:rsidDel="0067515E">
              <w:rPr>
                <w:noProof/>
                <w:webHidden/>
              </w:rPr>
              <w:tab/>
              <w:delText>32</w:delText>
            </w:r>
          </w:del>
        </w:p>
        <w:p w14:paraId="01CC952A" w14:textId="77777777" w:rsidR="002C5181" w:rsidDel="0067515E" w:rsidRDefault="002C5181">
          <w:pPr>
            <w:pStyle w:val="TOC1"/>
            <w:rPr>
              <w:del w:id="364" w:author="Szabolcs Bene" w:date="2016-06-23T22:33:00Z"/>
              <w:rFonts w:asciiTheme="minorHAnsi" w:eastAsiaTheme="minorEastAsia" w:hAnsiTheme="minorHAnsi" w:cstheme="minorBidi"/>
              <w:b w:val="0"/>
              <w:color w:val="auto"/>
              <w:sz w:val="22"/>
              <w:szCs w:val="22"/>
              <w:lang w:val="en-US" w:eastAsia="en-US"/>
            </w:rPr>
          </w:pPr>
          <w:del w:id="365" w:author="Szabolcs Bene" w:date="2016-06-23T22:33:00Z">
            <w:r w:rsidRPr="0067515E" w:rsidDel="0067515E">
              <w:rPr>
                <w:rPrChange w:id="366" w:author="Szabolcs Bene" w:date="2016-06-23T22:33:00Z">
                  <w:rPr>
                    <w:rStyle w:val="Hyperlink"/>
                  </w:rPr>
                </w:rPrChange>
              </w:rPr>
              <w:delText>Capitolul 5.</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67" w:author="Szabolcs Bene" w:date="2016-06-23T22:33:00Z">
                  <w:rPr>
                    <w:rStyle w:val="Hyperlink"/>
                  </w:rPr>
                </w:rPrChange>
              </w:rPr>
              <w:delText>Proiectare de Detaliu și Implementare</w:delText>
            </w:r>
            <w:r w:rsidDel="0067515E">
              <w:rPr>
                <w:webHidden/>
              </w:rPr>
              <w:tab/>
              <w:delText>37</w:delText>
            </w:r>
          </w:del>
        </w:p>
        <w:p w14:paraId="20830B21" w14:textId="77777777" w:rsidR="002C5181" w:rsidDel="0067515E" w:rsidRDefault="002C5181">
          <w:pPr>
            <w:pStyle w:val="TOC2"/>
            <w:tabs>
              <w:tab w:val="left" w:pos="1760"/>
              <w:tab w:val="right" w:leader="dot" w:pos="9350"/>
            </w:tabs>
            <w:rPr>
              <w:del w:id="368" w:author="Szabolcs Bene" w:date="2016-06-23T22:33:00Z"/>
              <w:rFonts w:asciiTheme="minorHAnsi" w:eastAsiaTheme="minorEastAsia" w:hAnsiTheme="minorHAnsi" w:cstheme="minorBidi"/>
              <w:noProof/>
              <w:color w:val="auto"/>
              <w:sz w:val="22"/>
              <w:szCs w:val="22"/>
              <w:lang w:val="en-US" w:eastAsia="en-US"/>
            </w:rPr>
          </w:pPr>
          <w:del w:id="369" w:author="Szabolcs Bene" w:date="2016-06-23T22:33:00Z">
            <w:r w:rsidRPr="0067515E" w:rsidDel="0067515E">
              <w:rPr>
                <w:noProof/>
                <w:rPrChange w:id="370" w:author="Szabolcs Bene" w:date="2016-06-23T22:33:00Z">
                  <w:rPr>
                    <w:rStyle w:val="Hyperlink"/>
                    <w:noProof/>
                  </w:rPr>
                </w:rPrChange>
              </w:rPr>
              <w:delText>5.1.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71" w:author="Szabolcs Bene" w:date="2016-06-23T22:33:00Z">
                  <w:rPr>
                    <w:rStyle w:val="Hyperlink"/>
                    <w:noProof/>
                  </w:rPr>
                </w:rPrChange>
              </w:rPr>
              <w:delText>Arhitectura de layer a sistemului</w:delText>
            </w:r>
            <w:r w:rsidDel="0067515E">
              <w:rPr>
                <w:noProof/>
                <w:webHidden/>
              </w:rPr>
              <w:tab/>
              <w:delText>37</w:delText>
            </w:r>
          </w:del>
        </w:p>
        <w:p w14:paraId="5E4EC489" w14:textId="77777777" w:rsidR="002C5181" w:rsidDel="0067515E" w:rsidRDefault="002C5181">
          <w:pPr>
            <w:pStyle w:val="TOC3"/>
            <w:tabs>
              <w:tab w:val="left" w:pos="1960"/>
              <w:tab w:val="right" w:leader="dot" w:pos="9350"/>
            </w:tabs>
            <w:rPr>
              <w:del w:id="372" w:author="Szabolcs Bene" w:date="2016-06-23T22:33:00Z"/>
              <w:rFonts w:asciiTheme="minorHAnsi" w:eastAsiaTheme="minorEastAsia" w:hAnsiTheme="minorHAnsi" w:cstheme="minorBidi"/>
              <w:noProof/>
              <w:color w:val="auto"/>
              <w:sz w:val="22"/>
              <w:szCs w:val="22"/>
              <w:lang w:val="en-US" w:eastAsia="en-US"/>
            </w:rPr>
          </w:pPr>
          <w:del w:id="373" w:author="Szabolcs Bene" w:date="2016-06-23T22:33:00Z">
            <w:r w:rsidRPr="0067515E" w:rsidDel="0067515E">
              <w:rPr>
                <w:noProof/>
                <w:rPrChange w:id="374" w:author="Szabolcs Bene" w:date="2016-06-23T22:33:00Z">
                  <w:rPr>
                    <w:rStyle w:val="Hyperlink"/>
                    <w:noProof/>
                  </w:rPr>
                </w:rPrChange>
              </w:rPr>
              <w:delText>5.1.1.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75" w:author="Szabolcs Bene" w:date="2016-06-23T22:33:00Z">
                  <w:rPr>
                    <w:rStyle w:val="Hyperlink"/>
                    <w:noProof/>
                  </w:rPr>
                </w:rPrChange>
              </w:rPr>
              <w:delText>Nivelul interfața utilizator</w:delText>
            </w:r>
            <w:r w:rsidDel="0067515E">
              <w:rPr>
                <w:noProof/>
                <w:webHidden/>
              </w:rPr>
              <w:tab/>
              <w:delText>38</w:delText>
            </w:r>
          </w:del>
        </w:p>
        <w:p w14:paraId="0ED69A8F" w14:textId="77777777" w:rsidR="002C5181" w:rsidDel="0067515E" w:rsidRDefault="002C5181">
          <w:pPr>
            <w:pStyle w:val="TOC3"/>
            <w:tabs>
              <w:tab w:val="left" w:pos="1960"/>
              <w:tab w:val="right" w:leader="dot" w:pos="9350"/>
            </w:tabs>
            <w:rPr>
              <w:del w:id="376" w:author="Szabolcs Bene" w:date="2016-06-23T22:33:00Z"/>
              <w:rFonts w:asciiTheme="minorHAnsi" w:eastAsiaTheme="minorEastAsia" w:hAnsiTheme="minorHAnsi" w:cstheme="minorBidi"/>
              <w:noProof/>
              <w:color w:val="auto"/>
              <w:sz w:val="22"/>
              <w:szCs w:val="22"/>
              <w:lang w:val="en-US" w:eastAsia="en-US"/>
            </w:rPr>
          </w:pPr>
          <w:del w:id="377" w:author="Szabolcs Bene" w:date="2016-06-23T22:33:00Z">
            <w:r w:rsidRPr="0067515E" w:rsidDel="0067515E">
              <w:rPr>
                <w:noProof/>
                <w:rPrChange w:id="378" w:author="Szabolcs Bene" w:date="2016-06-23T22:33:00Z">
                  <w:rPr>
                    <w:rStyle w:val="Hyperlink"/>
                    <w:noProof/>
                  </w:rPr>
                </w:rPrChange>
              </w:rPr>
              <w:delText>5.1.2.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79" w:author="Szabolcs Bene" w:date="2016-06-23T22:33:00Z">
                  <w:rPr>
                    <w:rStyle w:val="Hyperlink"/>
                    <w:noProof/>
                  </w:rPr>
                </w:rPrChange>
              </w:rPr>
              <w:delText>Nivelul de aplicație</w:delText>
            </w:r>
            <w:r w:rsidDel="0067515E">
              <w:rPr>
                <w:noProof/>
                <w:webHidden/>
              </w:rPr>
              <w:tab/>
              <w:delText>38</w:delText>
            </w:r>
          </w:del>
        </w:p>
        <w:p w14:paraId="59F40ACF" w14:textId="77777777" w:rsidR="002C5181" w:rsidDel="0067515E" w:rsidRDefault="002C5181">
          <w:pPr>
            <w:pStyle w:val="TOC3"/>
            <w:tabs>
              <w:tab w:val="left" w:pos="1960"/>
              <w:tab w:val="right" w:leader="dot" w:pos="9350"/>
            </w:tabs>
            <w:rPr>
              <w:del w:id="380" w:author="Szabolcs Bene" w:date="2016-06-23T22:33:00Z"/>
              <w:rFonts w:asciiTheme="minorHAnsi" w:eastAsiaTheme="minorEastAsia" w:hAnsiTheme="minorHAnsi" w:cstheme="minorBidi"/>
              <w:noProof/>
              <w:color w:val="auto"/>
              <w:sz w:val="22"/>
              <w:szCs w:val="22"/>
              <w:lang w:val="en-US" w:eastAsia="en-US"/>
            </w:rPr>
          </w:pPr>
          <w:del w:id="381" w:author="Szabolcs Bene" w:date="2016-06-23T22:33:00Z">
            <w:r w:rsidRPr="0067515E" w:rsidDel="0067515E">
              <w:rPr>
                <w:noProof/>
                <w:rPrChange w:id="382" w:author="Szabolcs Bene" w:date="2016-06-23T22:33:00Z">
                  <w:rPr>
                    <w:rStyle w:val="Hyperlink"/>
                    <w:noProof/>
                  </w:rPr>
                </w:rPrChange>
              </w:rPr>
              <w:delText>5.1.3.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83" w:author="Szabolcs Bene" w:date="2016-06-23T22:33:00Z">
                  <w:rPr>
                    <w:rStyle w:val="Hyperlink"/>
                    <w:noProof/>
                  </w:rPr>
                </w:rPrChange>
              </w:rPr>
              <w:delText>Nivelul de business logic</w:delText>
            </w:r>
            <w:r w:rsidDel="0067515E">
              <w:rPr>
                <w:noProof/>
                <w:webHidden/>
              </w:rPr>
              <w:tab/>
              <w:delText>38</w:delText>
            </w:r>
          </w:del>
        </w:p>
        <w:p w14:paraId="024F7D25" w14:textId="77777777" w:rsidR="002C5181" w:rsidDel="0067515E" w:rsidRDefault="002C5181">
          <w:pPr>
            <w:pStyle w:val="TOC3"/>
            <w:tabs>
              <w:tab w:val="left" w:pos="1960"/>
              <w:tab w:val="right" w:leader="dot" w:pos="9350"/>
            </w:tabs>
            <w:rPr>
              <w:del w:id="384" w:author="Szabolcs Bene" w:date="2016-06-23T22:33:00Z"/>
              <w:rFonts w:asciiTheme="minorHAnsi" w:eastAsiaTheme="minorEastAsia" w:hAnsiTheme="minorHAnsi" w:cstheme="minorBidi"/>
              <w:noProof/>
              <w:color w:val="auto"/>
              <w:sz w:val="22"/>
              <w:szCs w:val="22"/>
              <w:lang w:val="en-US" w:eastAsia="en-US"/>
            </w:rPr>
          </w:pPr>
          <w:del w:id="385" w:author="Szabolcs Bene" w:date="2016-06-23T22:33:00Z">
            <w:r w:rsidRPr="0067515E" w:rsidDel="0067515E">
              <w:rPr>
                <w:noProof/>
                <w:rPrChange w:id="386" w:author="Szabolcs Bene" w:date="2016-06-23T22:33:00Z">
                  <w:rPr>
                    <w:rStyle w:val="Hyperlink"/>
                    <w:noProof/>
                  </w:rPr>
                </w:rPrChange>
              </w:rPr>
              <w:delText>5.1.4.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87" w:author="Szabolcs Bene" w:date="2016-06-23T22:33:00Z">
                  <w:rPr>
                    <w:rStyle w:val="Hyperlink"/>
                    <w:noProof/>
                  </w:rPr>
                </w:rPrChange>
              </w:rPr>
              <w:delText>Nivelul de acces de date</w:delText>
            </w:r>
            <w:r w:rsidDel="0067515E">
              <w:rPr>
                <w:noProof/>
                <w:webHidden/>
              </w:rPr>
              <w:tab/>
              <w:delText>38</w:delText>
            </w:r>
          </w:del>
        </w:p>
        <w:p w14:paraId="3E80B508" w14:textId="77777777" w:rsidR="002C5181" w:rsidDel="0067515E" w:rsidRDefault="002C5181">
          <w:pPr>
            <w:pStyle w:val="TOC3"/>
            <w:tabs>
              <w:tab w:val="left" w:pos="1960"/>
              <w:tab w:val="right" w:leader="dot" w:pos="9350"/>
            </w:tabs>
            <w:rPr>
              <w:del w:id="388" w:author="Szabolcs Bene" w:date="2016-06-23T22:33:00Z"/>
              <w:rFonts w:asciiTheme="minorHAnsi" w:eastAsiaTheme="minorEastAsia" w:hAnsiTheme="minorHAnsi" w:cstheme="minorBidi"/>
              <w:noProof/>
              <w:color w:val="auto"/>
              <w:sz w:val="22"/>
              <w:szCs w:val="22"/>
              <w:lang w:val="en-US" w:eastAsia="en-US"/>
            </w:rPr>
          </w:pPr>
          <w:del w:id="389" w:author="Szabolcs Bene" w:date="2016-06-23T22:33:00Z">
            <w:r w:rsidRPr="0067515E" w:rsidDel="0067515E">
              <w:rPr>
                <w:noProof/>
                <w:rPrChange w:id="390" w:author="Szabolcs Bene" w:date="2016-06-23T22:33:00Z">
                  <w:rPr>
                    <w:rStyle w:val="Hyperlink"/>
                    <w:noProof/>
                  </w:rPr>
                </w:rPrChange>
              </w:rPr>
              <w:delText>5.1.5.</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91" w:author="Szabolcs Bene" w:date="2016-06-23T22:33:00Z">
                  <w:rPr>
                    <w:rStyle w:val="Hyperlink"/>
                    <w:noProof/>
                  </w:rPr>
                </w:rPrChange>
              </w:rPr>
              <w:delText>Nivelul de bază de date</w:delText>
            </w:r>
            <w:r w:rsidDel="0067515E">
              <w:rPr>
                <w:noProof/>
                <w:webHidden/>
              </w:rPr>
              <w:tab/>
              <w:delText>39</w:delText>
            </w:r>
          </w:del>
        </w:p>
        <w:p w14:paraId="6AADBD69" w14:textId="77777777" w:rsidR="002C5181" w:rsidDel="0067515E" w:rsidRDefault="002C5181">
          <w:pPr>
            <w:pStyle w:val="TOC2"/>
            <w:tabs>
              <w:tab w:val="left" w:pos="1760"/>
              <w:tab w:val="right" w:leader="dot" w:pos="9350"/>
            </w:tabs>
            <w:rPr>
              <w:del w:id="392" w:author="Szabolcs Bene" w:date="2016-06-23T22:33:00Z"/>
              <w:rFonts w:asciiTheme="minorHAnsi" w:eastAsiaTheme="minorEastAsia" w:hAnsiTheme="minorHAnsi" w:cstheme="minorBidi"/>
              <w:noProof/>
              <w:color w:val="auto"/>
              <w:sz w:val="22"/>
              <w:szCs w:val="22"/>
              <w:lang w:val="en-US" w:eastAsia="en-US"/>
            </w:rPr>
          </w:pPr>
          <w:del w:id="393" w:author="Szabolcs Bene" w:date="2016-06-23T22:33:00Z">
            <w:r w:rsidRPr="0067515E" w:rsidDel="0067515E">
              <w:rPr>
                <w:noProof/>
                <w:rPrChange w:id="394" w:author="Szabolcs Bene" w:date="2016-06-23T22:33:00Z">
                  <w:rPr>
                    <w:rStyle w:val="Hyperlink"/>
                    <w:noProof/>
                  </w:rPr>
                </w:rPrChange>
              </w:rPr>
              <w:delText>5.2.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95" w:author="Szabolcs Bene" w:date="2016-06-23T22:33:00Z">
                  <w:rPr>
                    <w:rStyle w:val="Hyperlink"/>
                    <w:noProof/>
                  </w:rPr>
                </w:rPrChange>
              </w:rPr>
              <w:delText>Arhitectura MVC</w:delText>
            </w:r>
            <w:r w:rsidDel="0067515E">
              <w:rPr>
                <w:noProof/>
                <w:webHidden/>
              </w:rPr>
              <w:tab/>
              <w:delText>39</w:delText>
            </w:r>
          </w:del>
        </w:p>
        <w:p w14:paraId="26485D42" w14:textId="77777777" w:rsidR="002C5181" w:rsidDel="0067515E" w:rsidRDefault="002C5181">
          <w:pPr>
            <w:pStyle w:val="TOC2"/>
            <w:tabs>
              <w:tab w:val="left" w:pos="1760"/>
              <w:tab w:val="right" w:leader="dot" w:pos="9350"/>
            </w:tabs>
            <w:rPr>
              <w:del w:id="396" w:author="Szabolcs Bene" w:date="2016-06-23T22:33:00Z"/>
              <w:rFonts w:asciiTheme="minorHAnsi" w:eastAsiaTheme="minorEastAsia" w:hAnsiTheme="minorHAnsi" w:cstheme="minorBidi"/>
              <w:noProof/>
              <w:color w:val="auto"/>
              <w:sz w:val="22"/>
              <w:szCs w:val="22"/>
              <w:lang w:val="en-US" w:eastAsia="en-US"/>
            </w:rPr>
          </w:pPr>
          <w:del w:id="397" w:author="Szabolcs Bene" w:date="2016-06-23T22:33:00Z">
            <w:r w:rsidRPr="0067515E" w:rsidDel="0067515E">
              <w:rPr>
                <w:noProof/>
                <w:rPrChange w:id="398" w:author="Szabolcs Bene" w:date="2016-06-23T22:33:00Z">
                  <w:rPr>
                    <w:rStyle w:val="Hyperlink"/>
                    <w:noProof/>
                  </w:rPr>
                </w:rPrChange>
              </w:rPr>
              <w:delText>5.3.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399" w:author="Szabolcs Bene" w:date="2016-06-23T22:33:00Z">
                  <w:rPr>
                    <w:rStyle w:val="Hyperlink"/>
                    <w:noProof/>
                  </w:rPr>
                </w:rPrChange>
              </w:rPr>
              <w:delText>Patternul Front Controller</w:delText>
            </w:r>
            <w:r w:rsidDel="0067515E">
              <w:rPr>
                <w:noProof/>
                <w:webHidden/>
              </w:rPr>
              <w:tab/>
              <w:delText>41</w:delText>
            </w:r>
          </w:del>
        </w:p>
        <w:p w14:paraId="412E66F9" w14:textId="77777777" w:rsidR="002C5181" w:rsidDel="0067515E" w:rsidRDefault="002C5181">
          <w:pPr>
            <w:pStyle w:val="TOC2"/>
            <w:tabs>
              <w:tab w:val="left" w:pos="1760"/>
              <w:tab w:val="right" w:leader="dot" w:pos="9350"/>
            </w:tabs>
            <w:rPr>
              <w:del w:id="400" w:author="Szabolcs Bene" w:date="2016-06-23T22:33:00Z"/>
              <w:rFonts w:asciiTheme="minorHAnsi" w:eastAsiaTheme="minorEastAsia" w:hAnsiTheme="minorHAnsi" w:cstheme="minorBidi"/>
              <w:noProof/>
              <w:color w:val="auto"/>
              <w:sz w:val="22"/>
              <w:szCs w:val="22"/>
              <w:lang w:val="en-US" w:eastAsia="en-US"/>
            </w:rPr>
          </w:pPr>
          <w:del w:id="401" w:author="Szabolcs Bene" w:date="2016-06-23T22:33:00Z">
            <w:r w:rsidRPr="0067515E" w:rsidDel="0067515E">
              <w:rPr>
                <w:noProof/>
                <w:rPrChange w:id="402" w:author="Szabolcs Bene" w:date="2016-06-23T22:33:00Z">
                  <w:rPr>
                    <w:rStyle w:val="Hyperlink"/>
                    <w:noProof/>
                  </w:rPr>
                </w:rPrChange>
              </w:rPr>
              <w:delText>5.4.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03" w:author="Szabolcs Bene" w:date="2016-06-23T22:33:00Z">
                  <w:rPr>
                    <w:rStyle w:val="Hyperlink"/>
                    <w:noProof/>
                  </w:rPr>
                </w:rPrChange>
              </w:rPr>
              <w:delText>Componentele aplicației</w:delText>
            </w:r>
            <w:r w:rsidDel="0067515E">
              <w:rPr>
                <w:noProof/>
                <w:webHidden/>
              </w:rPr>
              <w:tab/>
              <w:delText>42</w:delText>
            </w:r>
          </w:del>
        </w:p>
        <w:p w14:paraId="2C312890" w14:textId="77777777" w:rsidR="002C5181" w:rsidDel="0067515E" w:rsidRDefault="002C5181">
          <w:pPr>
            <w:pStyle w:val="TOC3"/>
            <w:tabs>
              <w:tab w:val="left" w:pos="1960"/>
              <w:tab w:val="right" w:leader="dot" w:pos="9350"/>
            </w:tabs>
            <w:rPr>
              <w:del w:id="404" w:author="Szabolcs Bene" w:date="2016-06-23T22:33:00Z"/>
              <w:rFonts w:asciiTheme="minorHAnsi" w:eastAsiaTheme="minorEastAsia" w:hAnsiTheme="minorHAnsi" w:cstheme="minorBidi"/>
              <w:noProof/>
              <w:color w:val="auto"/>
              <w:sz w:val="22"/>
              <w:szCs w:val="22"/>
              <w:lang w:val="en-US" w:eastAsia="en-US"/>
            </w:rPr>
          </w:pPr>
          <w:del w:id="405" w:author="Szabolcs Bene" w:date="2016-06-23T22:33:00Z">
            <w:r w:rsidRPr="0067515E" w:rsidDel="0067515E">
              <w:rPr>
                <w:noProof/>
                <w:rPrChange w:id="406" w:author="Szabolcs Bene" w:date="2016-06-23T22:33:00Z">
                  <w:rPr>
                    <w:rStyle w:val="Hyperlink"/>
                    <w:noProof/>
                  </w:rPr>
                </w:rPrChange>
              </w:rPr>
              <w:delText>5.4.1.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07" w:author="Szabolcs Bene" w:date="2016-06-23T22:33:00Z">
                  <w:rPr>
                    <w:rStyle w:val="Hyperlink"/>
                    <w:noProof/>
                  </w:rPr>
                </w:rPrChange>
              </w:rPr>
              <w:delText>Componenta de server</w:delText>
            </w:r>
            <w:r w:rsidDel="0067515E">
              <w:rPr>
                <w:noProof/>
                <w:webHidden/>
              </w:rPr>
              <w:tab/>
              <w:delText>44</w:delText>
            </w:r>
          </w:del>
        </w:p>
        <w:p w14:paraId="74EDE870" w14:textId="77777777" w:rsidR="002C5181" w:rsidDel="0067515E" w:rsidRDefault="002C5181">
          <w:pPr>
            <w:pStyle w:val="TOC3"/>
            <w:tabs>
              <w:tab w:val="left" w:pos="1960"/>
              <w:tab w:val="right" w:leader="dot" w:pos="9350"/>
            </w:tabs>
            <w:rPr>
              <w:del w:id="408" w:author="Szabolcs Bene" w:date="2016-06-23T22:33:00Z"/>
              <w:rFonts w:asciiTheme="minorHAnsi" w:eastAsiaTheme="minorEastAsia" w:hAnsiTheme="minorHAnsi" w:cstheme="minorBidi"/>
              <w:noProof/>
              <w:color w:val="auto"/>
              <w:sz w:val="22"/>
              <w:szCs w:val="22"/>
              <w:lang w:val="en-US" w:eastAsia="en-US"/>
            </w:rPr>
          </w:pPr>
          <w:del w:id="409" w:author="Szabolcs Bene" w:date="2016-06-23T22:33:00Z">
            <w:r w:rsidRPr="0067515E" w:rsidDel="0067515E">
              <w:rPr>
                <w:noProof/>
                <w:rPrChange w:id="410" w:author="Szabolcs Bene" w:date="2016-06-23T22:33:00Z">
                  <w:rPr>
                    <w:rStyle w:val="Hyperlink"/>
                    <w:noProof/>
                  </w:rPr>
                </w:rPrChange>
              </w:rPr>
              <w:delText>5.4.2.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11" w:author="Szabolcs Bene" w:date="2016-06-23T22:33:00Z">
                  <w:rPr>
                    <w:rStyle w:val="Hyperlink"/>
                    <w:noProof/>
                  </w:rPr>
                </w:rPrChange>
              </w:rPr>
              <w:delText>Componenta de client</w:delText>
            </w:r>
            <w:r w:rsidDel="0067515E">
              <w:rPr>
                <w:noProof/>
                <w:webHidden/>
              </w:rPr>
              <w:tab/>
              <w:delText>48</w:delText>
            </w:r>
          </w:del>
        </w:p>
        <w:p w14:paraId="65FAFF81" w14:textId="77777777" w:rsidR="002C5181" w:rsidDel="0067515E" w:rsidRDefault="002C5181">
          <w:pPr>
            <w:pStyle w:val="TOC3"/>
            <w:tabs>
              <w:tab w:val="left" w:pos="1960"/>
              <w:tab w:val="right" w:leader="dot" w:pos="9350"/>
            </w:tabs>
            <w:rPr>
              <w:del w:id="412" w:author="Szabolcs Bene" w:date="2016-06-23T22:33:00Z"/>
              <w:rFonts w:asciiTheme="minorHAnsi" w:eastAsiaTheme="minorEastAsia" w:hAnsiTheme="minorHAnsi" w:cstheme="minorBidi"/>
              <w:noProof/>
              <w:color w:val="auto"/>
              <w:sz w:val="22"/>
              <w:szCs w:val="22"/>
              <w:lang w:val="en-US" w:eastAsia="en-US"/>
            </w:rPr>
          </w:pPr>
          <w:del w:id="413" w:author="Szabolcs Bene" w:date="2016-06-23T22:33:00Z">
            <w:r w:rsidRPr="0067515E" w:rsidDel="0067515E">
              <w:rPr>
                <w:noProof/>
                <w:rPrChange w:id="414" w:author="Szabolcs Bene" w:date="2016-06-23T22:33:00Z">
                  <w:rPr>
                    <w:rStyle w:val="Hyperlink"/>
                    <w:noProof/>
                  </w:rPr>
                </w:rPrChange>
              </w:rPr>
              <w:delText>5.4.3.</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15" w:author="Szabolcs Bene" w:date="2016-06-23T22:33:00Z">
                  <w:rPr>
                    <w:rStyle w:val="Hyperlink"/>
                    <w:noProof/>
                  </w:rPr>
                </w:rPrChange>
              </w:rPr>
              <w:delText>Stabilirea conexiunii între doi utilizatori</w:delText>
            </w:r>
            <w:r w:rsidDel="0067515E">
              <w:rPr>
                <w:noProof/>
                <w:webHidden/>
              </w:rPr>
              <w:tab/>
              <w:delText>52</w:delText>
            </w:r>
          </w:del>
        </w:p>
        <w:p w14:paraId="6928EA94" w14:textId="77777777" w:rsidR="002C5181" w:rsidDel="0067515E" w:rsidRDefault="002C5181">
          <w:pPr>
            <w:pStyle w:val="TOC3"/>
            <w:tabs>
              <w:tab w:val="left" w:pos="1960"/>
              <w:tab w:val="right" w:leader="dot" w:pos="9350"/>
            </w:tabs>
            <w:rPr>
              <w:del w:id="416" w:author="Szabolcs Bene" w:date="2016-06-23T22:33:00Z"/>
              <w:rFonts w:asciiTheme="minorHAnsi" w:eastAsiaTheme="minorEastAsia" w:hAnsiTheme="minorHAnsi" w:cstheme="minorBidi"/>
              <w:noProof/>
              <w:color w:val="auto"/>
              <w:sz w:val="22"/>
              <w:szCs w:val="22"/>
              <w:lang w:val="en-US" w:eastAsia="en-US"/>
            </w:rPr>
          </w:pPr>
          <w:del w:id="417" w:author="Szabolcs Bene" w:date="2016-06-23T22:33:00Z">
            <w:r w:rsidRPr="0067515E" w:rsidDel="0067515E">
              <w:rPr>
                <w:noProof/>
                <w:rPrChange w:id="418" w:author="Szabolcs Bene" w:date="2016-06-23T22:33:00Z">
                  <w:rPr>
                    <w:rStyle w:val="Hyperlink"/>
                    <w:noProof/>
                  </w:rPr>
                </w:rPrChange>
              </w:rPr>
              <w:delText>5.4.4.</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19" w:author="Szabolcs Bene" w:date="2016-06-23T22:33:00Z">
                  <w:rPr>
                    <w:rStyle w:val="Hyperlink"/>
                    <w:noProof/>
                  </w:rPr>
                </w:rPrChange>
              </w:rPr>
              <w:delText>Crearea ofertei</w:delText>
            </w:r>
            <w:r w:rsidDel="0067515E">
              <w:rPr>
                <w:noProof/>
                <w:webHidden/>
              </w:rPr>
              <w:tab/>
              <w:delText>53</w:delText>
            </w:r>
          </w:del>
        </w:p>
        <w:p w14:paraId="61BC0D20" w14:textId="77777777" w:rsidR="002C5181" w:rsidDel="0067515E" w:rsidRDefault="002C5181">
          <w:pPr>
            <w:pStyle w:val="TOC3"/>
            <w:tabs>
              <w:tab w:val="left" w:pos="1960"/>
              <w:tab w:val="right" w:leader="dot" w:pos="9350"/>
            </w:tabs>
            <w:rPr>
              <w:del w:id="420" w:author="Szabolcs Bene" w:date="2016-06-23T22:33:00Z"/>
              <w:rFonts w:asciiTheme="minorHAnsi" w:eastAsiaTheme="minorEastAsia" w:hAnsiTheme="minorHAnsi" w:cstheme="minorBidi"/>
              <w:noProof/>
              <w:color w:val="auto"/>
              <w:sz w:val="22"/>
              <w:szCs w:val="22"/>
              <w:lang w:val="en-US" w:eastAsia="en-US"/>
            </w:rPr>
          </w:pPr>
          <w:del w:id="421" w:author="Szabolcs Bene" w:date="2016-06-23T22:33:00Z">
            <w:r w:rsidRPr="0067515E" w:rsidDel="0067515E">
              <w:rPr>
                <w:noProof/>
                <w:rPrChange w:id="422" w:author="Szabolcs Bene" w:date="2016-06-23T22:33:00Z">
                  <w:rPr>
                    <w:rStyle w:val="Hyperlink"/>
                    <w:noProof/>
                  </w:rPr>
                </w:rPrChange>
              </w:rPr>
              <w:delText>5.4.5.</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23" w:author="Szabolcs Bene" w:date="2016-06-23T22:33:00Z">
                  <w:rPr>
                    <w:rStyle w:val="Hyperlink"/>
                    <w:noProof/>
                  </w:rPr>
                </w:rPrChange>
              </w:rPr>
              <w:delText>Așteptarea ofertei</w:delText>
            </w:r>
            <w:r w:rsidDel="0067515E">
              <w:rPr>
                <w:noProof/>
                <w:webHidden/>
              </w:rPr>
              <w:tab/>
              <w:delText>55</w:delText>
            </w:r>
          </w:del>
        </w:p>
        <w:p w14:paraId="06506AE8" w14:textId="77777777" w:rsidR="002C5181" w:rsidDel="0067515E" w:rsidRDefault="002C5181">
          <w:pPr>
            <w:pStyle w:val="TOC3"/>
            <w:tabs>
              <w:tab w:val="left" w:pos="1960"/>
              <w:tab w:val="right" w:leader="dot" w:pos="9350"/>
            </w:tabs>
            <w:rPr>
              <w:del w:id="424" w:author="Szabolcs Bene" w:date="2016-06-23T22:33:00Z"/>
              <w:rFonts w:asciiTheme="minorHAnsi" w:eastAsiaTheme="minorEastAsia" w:hAnsiTheme="minorHAnsi" w:cstheme="minorBidi"/>
              <w:noProof/>
              <w:color w:val="auto"/>
              <w:sz w:val="22"/>
              <w:szCs w:val="22"/>
              <w:lang w:val="en-US" w:eastAsia="en-US"/>
            </w:rPr>
          </w:pPr>
          <w:del w:id="425" w:author="Szabolcs Bene" w:date="2016-06-23T22:33:00Z">
            <w:r w:rsidRPr="0067515E" w:rsidDel="0067515E">
              <w:rPr>
                <w:noProof/>
                <w:rPrChange w:id="426" w:author="Szabolcs Bene" w:date="2016-06-23T22:33:00Z">
                  <w:rPr>
                    <w:rStyle w:val="Hyperlink"/>
                    <w:noProof/>
                  </w:rPr>
                </w:rPrChange>
              </w:rPr>
              <w:delText>5.4.6.</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27" w:author="Szabolcs Bene" w:date="2016-06-23T22:33:00Z">
                  <w:rPr>
                    <w:rStyle w:val="Hyperlink"/>
                    <w:noProof/>
                  </w:rPr>
                </w:rPrChange>
              </w:rPr>
              <w:delText>Așteptarea răspunsului</w:delText>
            </w:r>
            <w:r w:rsidDel="0067515E">
              <w:rPr>
                <w:noProof/>
                <w:webHidden/>
              </w:rPr>
              <w:tab/>
              <w:delText>55</w:delText>
            </w:r>
          </w:del>
        </w:p>
        <w:p w14:paraId="5621F76F" w14:textId="77777777" w:rsidR="002C5181" w:rsidDel="0067515E" w:rsidRDefault="002C5181">
          <w:pPr>
            <w:pStyle w:val="TOC3"/>
            <w:tabs>
              <w:tab w:val="left" w:pos="1960"/>
              <w:tab w:val="right" w:leader="dot" w:pos="9350"/>
            </w:tabs>
            <w:rPr>
              <w:del w:id="428" w:author="Szabolcs Bene" w:date="2016-06-23T22:33:00Z"/>
              <w:rFonts w:asciiTheme="minorHAnsi" w:eastAsiaTheme="minorEastAsia" w:hAnsiTheme="minorHAnsi" w:cstheme="minorBidi"/>
              <w:noProof/>
              <w:color w:val="auto"/>
              <w:sz w:val="22"/>
              <w:szCs w:val="22"/>
              <w:lang w:val="en-US" w:eastAsia="en-US"/>
            </w:rPr>
          </w:pPr>
          <w:del w:id="429" w:author="Szabolcs Bene" w:date="2016-06-23T22:33:00Z">
            <w:r w:rsidRPr="0067515E" w:rsidDel="0067515E">
              <w:rPr>
                <w:noProof/>
                <w:rPrChange w:id="430" w:author="Szabolcs Bene" w:date="2016-06-23T22:33:00Z">
                  <w:rPr>
                    <w:rStyle w:val="Hyperlink"/>
                    <w:noProof/>
                  </w:rPr>
                </w:rPrChange>
              </w:rPr>
              <w:delText>5.4.7.</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31" w:author="Szabolcs Bene" w:date="2016-06-23T22:33:00Z">
                  <w:rPr>
                    <w:rStyle w:val="Hyperlink"/>
                    <w:noProof/>
                  </w:rPr>
                </w:rPrChange>
              </w:rPr>
              <w:delText>Așteptarea candidaților</w:delText>
            </w:r>
            <w:r w:rsidDel="0067515E">
              <w:rPr>
                <w:noProof/>
                <w:webHidden/>
              </w:rPr>
              <w:tab/>
              <w:delText>56</w:delText>
            </w:r>
          </w:del>
        </w:p>
        <w:p w14:paraId="701E3D28" w14:textId="77777777" w:rsidR="002C5181" w:rsidDel="0067515E" w:rsidRDefault="002C5181">
          <w:pPr>
            <w:pStyle w:val="TOC3"/>
            <w:tabs>
              <w:tab w:val="left" w:pos="1960"/>
              <w:tab w:val="right" w:leader="dot" w:pos="9350"/>
            </w:tabs>
            <w:rPr>
              <w:del w:id="432" w:author="Szabolcs Bene" w:date="2016-06-23T22:33:00Z"/>
              <w:rFonts w:asciiTheme="minorHAnsi" w:eastAsiaTheme="minorEastAsia" w:hAnsiTheme="minorHAnsi" w:cstheme="minorBidi"/>
              <w:noProof/>
              <w:color w:val="auto"/>
              <w:sz w:val="22"/>
              <w:szCs w:val="22"/>
              <w:lang w:val="en-US" w:eastAsia="en-US"/>
            </w:rPr>
          </w:pPr>
          <w:del w:id="433" w:author="Szabolcs Bene" w:date="2016-06-23T22:33:00Z">
            <w:r w:rsidRPr="0067515E" w:rsidDel="0067515E">
              <w:rPr>
                <w:noProof/>
                <w:rPrChange w:id="434" w:author="Szabolcs Bene" w:date="2016-06-23T22:33:00Z">
                  <w:rPr>
                    <w:rStyle w:val="Hyperlink"/>
                    <w:noProof/>
                  </w:rPr>
                </w:rPrChange>
              </w:rPr>
              <w:delText>5.4.8.</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35" w:author="Szabolcs Bene" w:date="2016-06-23T22:33:00Z">
                  <w:rPr>
                    <w:rStyle w:val="Hyperlink"/>
                    <w:noProof/>
                  </w:rPr>
                </w:rPrChange>
              </w:rPr>
              <w:delText>Trimiterea datelor prin DataChannel</w:delText>
            </w:r>
            <w:r w:rsidDel="0067515E">
              <w:rPr>
                <w:noProof/>
                <w:webHidden/>
              </w:rPr>
              <w:tab/>
              <w:delText>56</w:delText>
            </w:r>
          </w:del>
        </w:p>
        <w:p w14:paraId="531D0D95" w14:textId="77777777" w:rsidR="002C5181" w:rsidDel="0067515E" w:rsidRDefault="002C5181">
          <w:pPr>
            <w:pStyle w:val="TOC3"/>
            <w:tabs>
              <w:tab w:val="left" w:pos="1960"/>
              <w:tab w:val="right" w:leader="dot" w:pos="9350"/>
            </w:tabs>
            <w:rPr>
              <w:del w:id="436" w:author="Szabolcs Bene" w:date="2016-06-23T22:33:00Z"/>
              <w:rFonts w:asciiTheme="minorHAnsi" w:eastAsiaTheme="minorEastAsia" w:hAnsiTheme="minorHAnsi" w:cstheme="minorBidi"/>
              <w:noProof/>
              <w:color w:val="auto"/>
              <w:sz w:val="22"/>
              <w:szCs w:val="22"/>
              <w:lang w:val="en-US" w:eastAsia="en-US"/>
            </w:rPr>
          </w:pPr>
          <w:del w:id="437" w:author="Szabolcs Bene" w:date="2016-06-23T22:33:00Z">
            <w:r w:rsidRPr="0067515E" w:rsidDel="0067515E">
              <w:rPr>
                <w:noProof/>
                <w:rPrChange w:id="438" w:author="Szabolcs Bene" w:date="2016-06-23T22:33:00Z">
                  <w:rPr>
                    <w:rStyle w:val="Hyperlink"/>
                    <w:noProof/>
                  </w:rPr>
                </w:rPrChange>
              </w:rPr>
              <w:delText>5.4.9.</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39" w:author="Szabolcs Bene" w:date="2016-06-23T22:33:00Z">
                  <w:rPr>
                    <w:rStyle w:val="Hyperlink"/>
                    <w:noProof/>
                  </w:rPr>
                </w:rPrChange>
              </w:rPr>
              <w:delText>Primirea datelor de pe DataChannel</w:delText>
            </w:r>
            <w:r w:rsidDel="0067515E">
              <w:rPr>
                <w:noProof/>
                <w:webHidden/>
              </w:rPr>
              <w:tab/>
              <w:delText>57</w:delText>
            </w:r>
          </w:del>
        </w:p>
        <w:p w14:paraId="1C9EF641" w14:textId="77777777" w:rsidR="002C5181" w:rsidDel="0067515E" w:rsidRDefault="002C5181">
          <w:pPr>
            <w:pStyle w:val="TOC3"/>
            <w:tabs>
              <w:tab w:val="left" w:pos="2080"/>
              <w:tab w:val="right" w:leader="dot" w:pos="9350"/>
            </w:tabs>
            <w:rPr>
              <w:del w:id="440" w:author="Szabolcs Bene" w:date="2016-06-23T22:33:00Z"/>
              <w:rFonts w:asciiTheme="minorHAnsi" w:eastAsiaTheme="minorEastAsia" w:hAnsiTheme="minorHAnsi" w:cstheme="minorBidi"/>
              <w:noProof/>
              <w:color w:val="auto"/>
              <w:sz w:val="22"/>
              <w:szCs w:val="22"/>
              <w:lang w:val="en-US" w:eastAsia="en-US"/>
            </w:rPr>
          </w:pPr>
          <w:del w:id="441" w:author="Szabolcs Bene" w:date="2016-06-23T22:33:00Z">
            <w:r w:rsidRPr="0067515E" w:rsidDel="0067515E">
              <w:rPr>
                <w:noProof/>
                <w:rPrChange w:id="442" w:author="Szabolcs Bene" w:date="2016-06-23T22:33:00Z">
                  <w:rPr>
                    <w:rStyle w:val="Hyperlink"/>
                    <w:noProof/>
                  </w:rPr>
                </w:rPrChange>
              </w:rPr>
              <w:delText>5.4.10.</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43" w:author="Szabolcs Bene" w:date="2016-06-23T22:33:00Z">
                  <w:rPr>
                    <w:rStyle w:val="Hyperlink"/>
                    <w:noProof/>
                  </w:rPr>
                </w:rPrChange>
              </w:rPr>
              <w:delText>Vizualizarea istoricului</w:delText>
            </w:r>
            <w:r w:rsidDel="0067515E">
              <w:rPr>
                <w:noProof/>
                <w:webHidden/>
              </w:rPr>
              <w:tab/>
              <w:delText>58</w:delText>
            </w:r>
          </w:del>
        </w:p>
        <w:p w14:paraId="1959EF63" w14:textId="77777777" w:rsidR="002C5181" w:rsidDel="0067515E" w:rsidRDefault="002C5181">
          <w:pPr>
            <w:pStyle w:val="TOC2"/>
            <w:tabs>
              <w:tab w:val="left" w:pos="1760"/>
              <w:tab w:val="right" w:leader="dot" w:pos="9350"/>
            </w:tabs>
            <w:rPr>
              <w:del w:id="444" w:author="Szabolcs Bene" w:date="2016-06-23T22:33:00Z"/>
              <w:rFonts w:asciiTheme="minorHAnsi" w:eastAsiaTheme="minorEastAsia" w:hAnsiTheme="minorHAnsi" w:cstheme="minorBidi"/>
              <w:noProof/>
              <w:color w:val="auto"/>
              <w:sz w:val="22"/>
              <w:szCs w:val="22"/>
              <w:lang w:val="en-US" w:eastAsia="en-US"/>
            </w:rPr>
          </w:pPr>
          <w:del w:id="445" w:author="Szabolcs Bene" w:date="2016-06-23T22:33:00Z">
            <w:r w:rsidRPr="0067515E" w:rsidDel="0067515E">
              <w:rPr>
                <w:noProof/>
                <w:rPrChange w:id="446" w:author="Szabolcs Bene" w:date="2016-06-23T22:33:00Z">
                  <w:rPr>
                    <w:rStyle w:val="Hyperlink"/>
                    <w:noProof/>
                  </w:rPr>
                </w:rPrChange>
              </w:rPr>
              <w:delText>5.5.</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47" w:author="Szabolcs Bene" w:date="2016-06-23T22:33:00Z">
                  <w:rPr>
                    <w:rStyle w:val="Hyperlink"/>
                    <w:noProof/>
                  </w:rPr>
                </w:rPrChange>
              </w:rPr>
              <w:delText>Proiectarea bazei de date</w:delText>
            </w:r>
            <w:r w:rsidDel="0067515E">
              <w:rPr>
                <w:noProof/>
                <w:webHidden/>
              </w:rPr>
              <w:tab/>
              <w:delText>58</w:delText>
            </w:r>
          </w:del>
        </w:p>
        <w:p w14:paraId="2A415F4A" w14:textId="77777777" w:rsidR="002C5181" w:rsidDel="0067515E" w:rsidRDefault="002C5181">
          <w:pPr>
            <w:pStyle w:val="TOC2"/>
            <w:tabs>
              <w:tab w:val="left" w:pos="1760"/>
              <w:tab w:val="right" w:leader="dot" w:pos="9350"/>
            </w:tabs>
            <w:rPr>
              <w:del w:id="448" w:author="Szabolcs Bene" w:date="2016-06-23T22:33:00Z"/>
              <w:rFonts w:asciiTheme="minorHAnsi" w:eastAsiaTheme="minorEastAsia" w:hAnsiTheme="minorHAnsi" w:cstheme="minorBidi"/>
              <w:noProof/>
              <w:color w:val="auto"/>
              <w:sz w:val="22"/>
              <w:szCs w:val="22"/>
              <w:lang w:val="en-US" w:eastAsia="en-US"/>
            </w:rPr>
          </w:pPr>
          <w:del w:id="449" w:author="Szabolcs Bene" w:date="2016-06-23T22:33:00Z">
            <w:r w:rsidRPr="0067515E" w:rsidDel="0067515E">
              <w:rPr>
                <w:noProof/>
                <w:rPrChange w:id="450" w:author="Szabolcs Bene" w:date="2016-06-23T22:33:00Z">
                  <w:rPr>
                    <w:rStyle w:val="Hyperlink"/>
                    <w:noProof/>
                  </w:rPr>
                </w:rPrChange>
              </w:rPr>
              <w:delText>5.6.</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51" w:author="Szabolcs Bene" w:date="2016-06-23T22:33:00Z">
                  <w:rPr>
                    <w:rStyle w:val="Hyperlink"/>
                    <w:noProof/>
                  </w:rPr>
                </w:rPrChange>
              </w:rPr>
              <w:delText>Concluzie</w:delText>
            </w:r>
            <w:r w:rsidDel="0067515E">
              <w:rPr>
                <w:noProof/>
                <w:webHidden/>
              </w:rPr>
              <w:tab/>
              <w:delText>60</w:delText>
            </w:r>
          </w:del>
        </w:p>
        <w:p w14:paraId="28F167CF" w14:textId="77777777" w:rsidR="002C5181" w:rsidDel="0067515E" w:rsidRDefault="002C5181">
          <w:pPr>
            <w:pStyle w:val="TOC1"/>
            <w:rPr>
              <w:del w:id="452" w:author="Szabolcs Bene" w:date="2016-06-23T22:33:00Z"/>
              <w:rFonts w:asciiTheme="minorHAnsi" w:eastAsiaTheme="minorEastAsia" w:hAnsiTheme="minorHAnsi" w:cstheme="minorBidi"/>
              <w:b w:val="0"/>
              <w:color w:val="auto"/>
              <w:sz w:val="22"/>
              <w:szCs w:val="22"/>
              <w:lang w:val="en-US" w:eastAsia="en-US"/>
            </w:rPr>
          </w:pPr>
          <w:del w:id="453" w:author="Szabolcs Bene" w:date="2016-06-23T22:33:00Z">
            <w:r w:rsidRPr="0067515E" w:rsidDel="0067515E">
              <w:rPr>
                <w:rPrChange w:id="454" w:author="Szabolcs Bene" w:date="2016-06-23T22:33:00Z">
                  <w:rPr>
                    <w:rStyle w:val="Hyperlink"/>
                  </w:rPr>
                </w:rPrChange>
              </w:rPr>
              <w:delText>Capitolul 6.</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455" w:author="Szabolcs Bene" w:date="2016-06-23T22:33:00Z">
                  <w:rPr>
                    <w:rStyle w:val="Hyperlink"/>
                  </w:rPr>
                </w:rPrChange>
              </w:rPr>
              <w:delText>Testare şi Validare</w:delText>
            </w:r>
            <w:r w:rsidDel="0067515E">
              <w:rPr>
                <w:webHidden/>
              </w:rPr>
              <w:tab/>
              <w:delText>62</w:delText>
            </w:r>
          </w:del>
        </w:p>
        <w:p w14:paraId="50284671" w14:textId="77777777" w:rsidR="002C5181" w:rsidDel="0067515E" w:rsidRDefault="002C5181">
          <w:pPr>
            <w:pStyle w:val="TOC1"/>
            <w:rPr>
              <w:del w:id="456" w:author="Szabolcs Bene" w:date="2016-06-23T22:33:00Z"/>
              <w:rFonts w:asciiTheme="minorHAnsi" w:eastAsiaTheme="minorEastAsia" w:hAnsiTheme="minorHAnsi" w:cstheme="minorBidi"/>
              <w:b w:val="0"/>
              <w:color w:val="auto"/>
              <w:sz w:val="22"/>
              <w:szCs w:val="22"/>
              <w:lang w:val="en-US" w:eastAsia="en-US"/>
            </w:rPr>
          </w:pPr>
          <w:del w:id="457" w:author="Szabolcs Bene" w:date="2016-06-23T22:33:00Z">
            <w:r w:rsidRPr="0067515E" w:rsidDel="0067515E">
              <w:rPr>
                <w:rPrChange w:id="458" w:author="Szabolcs Bene" w:date="2016-06-23T22:33:00Z">
                  <w:rPr>
                    <w:rStyle w:val="Hyperlink"/>
                  </w:rPr>
                </w:rPrChange>
              </w:rPr>
              <w:delText>Capitolul 7.</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459" w:author="Szabolcs Bene" w:date="2016-06-23T22:33:00Z">
                  <w:rPr>
                    <w:rStyle w:val="Hyperlink"/>
                  </w:rPr>
                </w:rPrChange>
              </w:rPr>
              <w:delText>Manual de Instalare și Utilizare</w:delText>
            </w:r>
            <w:r w:rsidDel="0067515E">
              <w:rPr>
                <w:webHidden/>
              </w:rPr>
              <w:tab/>
              <w:delText>66</w:delText>
            </w:r>
          </w:del>
        </w:p>
        <w:p w14:paraId="34233983" w14:textId="77777777" w:rsidR="002C5181" w:rsidDel="0067515E" w:rsidRDefault="002C5181">
          <w:pPr>
            <w:pStyle w:val="TOC2"/>
            <w:tabs>
              <w:tab w:val="left" w:pos="1760"/>
              <w:tab w:val="right" w:leader="dot" w:pos="9350"/>
            </w:tabs>
            <w:rPr>
              <w:del w:id="460" w:author="Szabolcs Bene" w:date="2016-06-23T22:33:00Z"/>
              <w:rFonts w:asciiTheme="minorHAnsi" w:eastAsiaTheme="minorEastAsia" w:hAnsiTheme="minorHAnsi" w:cstheme="minorBidi"/>
              <w:noProof/>
              <w:color w:val="auto"/>
              <w:sz w:val="22"/>
              <w:szCs w:val="22"/>
              <w:lang w:val="en-US" w:eastAsia="en-US"/>
            </w:rPr>
          </w:pPr>
          <w:del w:id="461" w:author="Szabolcs Bene" w:date="2016-06-23T22:33:00Z">
            <w:r w:rsidRPr="0067515E" w:rsidDel="0067515E">
              <w:rPr>
                <w:noProof/>
                <w:rPrChange w:id="462" w:author="Szabolcs Bene" w:date="2016-06-23T22:33:00Z">
                  <w:rPr>
                    <w:rStyle w:val="Hyperlink"/>
                    <w:noProof/>
                  </w:rPr>
                </w:rPrChange>
              </w:rPr>
              <w:delText>7.1.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63" w:author="Szabolcs Bene" w:date="2016-06-23T22:33:00Z">
                  <w:rPr>
                    <w:rStyle w:val="Hyperlink"/>
                    <w:noProof/>
                  </w:rPr>
                </w:rPrChange>
              </w:rPr>
              <w:delText>Instalare si rulare</w:delText>
            </w:r>
            <w:r w:rsidDel="0067515E">
              <w:rPr>
                <w:noProof/>
                <w:webHidden/>
              </w:rPr>
              <w:tab/>
              <w:delText>66</w:delText>
            </w:r>
          </w:del>
        </w:p>
        <w:p w14:paraId="466235F9" w14:textId="77777777" w:rsidR="002C5181" w:rsidDel="0067515E" w:rsidRDefault="002C5181">
          <w:pPr>
            <w:pStyle w:val="TOC3"/>
            <w:tabs>
              <w:tab w:val="left" w:pos="1960"/>
              <w:tab w:val="right" w:leader="dot" w:pos="9350"/>
            </w:tabs>
            <w:rPr>
              <w:del w:id="464" w:author="Szabolcs Bene" w:date="2016-06-23T22:33:00Z"/>
              <w:rFonts w:asciiTheme="minorHAnsi" w:eastAsiaTheme="minorEastAsia" w:hAnsiTheme="minorHAnsi" w:cstheme="minorBidi"/>
              <w:noProof/>
              <w:color w:val="auto"/>
              <w:sz w:val="22"/>
              <w:szCs w:val="22"/>
              <w:lang w:val="en-US" w:eastAsia="en-US"/>
            </w:rPr>
          </w:pPr>
          <w:del w:id="465" w:author="Szabolcs Bene" w:date="2016-06-23T22:33:00Z">
            <w:r w:rsidRPr="0067515E" w:rsidDel="0067515E">
              <w:rPr>
                <w:noProof/>
                <w:rPrChange w:id="466" w:author="Szabolcs Bene" w:date="2016-06-23T22:33:00Z">
                  <w:rPr>
                    <w:rStyle w:val="Hyperlink"/>
                    <w:noProof/>
                  </w:rPr>
                </w:rPrChange>
              </w:rPr>
              <w:delText>7.1.1.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67" w:author="Szabolcs Bene" w:date="2016-06-23T22:33:00Z">
                  <w:rPr>
                    <w:rStyle w:val="Hyperlink"/>
                    <w:noProof/>
                  </w:rPr>
                </w:rPrChange>
              </w:rPr>
              <w:delText>Instalare Git</w:delText>
            </w:r>
            <w:r w:rsidDel="0067515E">
              <w:rPr>
                <w:noProof/>
                <w:webHidden/>
              </w:rPr>
              <w:tab/>
              <w:delText>66</w:delText>
            </w:r>
          </w:del>
        </w:p>
        <w:p w14:paraId="40BD7410" w14:textId="77777777" w:rsidR="002C5181" w:rsidDel="0067515E" w:rsidRDefault="002C5181">
          <w:pPr>
            <w:pStyle w:val="TOC3"/>
            <w:tabs>
              <w:tab w:val="left" w:pos="1960"/>
              <w:tab w:val="right" w:leader="dot" w:pos="9350"/>
            </w:tabs>
            <w:rPr>
              <w:del w:id="468" w:author="Szabolcs Bene" w:date="2016-06-23T22:33:00Z"/>
              <w:rFonts w:asciiTheme="minorHAnsi" w:eastAsiaTheme="minorEastAsia" w:hAnsiTheme="minorHAnsi" w:cstheme="minorBidi"/>
              <w:noProof/>
              <w:color w:val="auto"/>
              <w:sz w:val="22"/>
              <w:szCs w:val="22"/>
              <w:lang w:val="en-US" w:eastAsia="en-US"/>
            </w:rPr>
          </w:pPr>
          <w:del w:id="469" w:author="Szabolcs Bene" w:date="2016-06-23T22:33:00Z">
            <w:r w:rsidRPr="0067515E" w:rsidDel="0067515E">
              <w:rPr>
                <w:noProof/>
                <w:rPrChange w:id="470" w:author="Szabolcs Bene" w:date="2016-06-23T22:33:00Z">
                  <w:rPr>
                    <w:rStyle w:val="Hyperlink"/>
                    <w:noProof/>
                  </w:rPr>
                </w:rPrChange>
              </w:rPr>
              <w:delText>7.1.2.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71" w:author="Szabolcs Bene" w:date="2016-06-23T22:33:00Z">
                  <w:rPr>
                    <w:rStyle w:val="Hyperlink"/>
                    <w:noProof/>
                  </w:rPr>
                </w:rPrChange>
              </w:rPr>
              <w:delText>Instalare XAMPP</w:delText>
            </w:r>
            <w:r w:rsidDel="0067515E">
              <w:rPr>
                <w:noProof/>
                <w:webHidden/>
              </w:rPr>
              <w:tab/>
              <w:delText>67</w:delText>
            </w:r>
          </w:del>
        </w:p>
        <w:p w14:paraId="3F1A6527" w14:textId="77777777" w:rsidR="002C5181" w:rsidDel="0067515E" w:rsidRDefault="002C5181">
          <w:pPr>
            <w:pStyle w:val="TOC2"/>
            <w:tabs>
              <w:tab w:val="left" w:pos="1760"/>
              <w:tab w:val="right" w:leader="dot" w:pos="9350"/>
            </w:tabs>
            <w:rPr>
              <w:del w:id="472" w:author="Szabolcs Bene" w:date="2016-06-23T22:33:00Z"/>
              <w:rFonts w:asciiTheme="minorHAnsi" w:eastAsiaTheme="minorEastAsia" w:hAnsiTheme="minorHAnsi" w:cstheme="minorBidi"/>
              <w:noProof/>
              <w:color w:val="auto"/>
              <w:sz w:val="22"/>
              <w:szCs w:val="22"/>
              <w:lang w:val="en-US" w:eastAsia="en-US"/>
            </w:rPr>
          </w:pPr>
          <w:del w:id="473" w:author="Szabolcs Bene" w:date="2016-06-23T22:33:00Z">
            <w:r w:rsidRPr="0067515E" w:rsidDel="0067515E">
              <w:rPr>
                <w:noProof/>
                <w:rPrChange w:id="474" w:author="Szabolcs Bene" w:date="2016-06-23T22:33:00Z">
                  <w:rPr>
                    <w:rStyle w:val="Hyperlink"/>
                    <w:noProof/>
                  </w:rPr>
                </w:rPrChange>
              </w:rPr>
              <w:delText>7.2.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75" w:author="Szabolcs Bene" w:date="2016-06-23T22:33:00Z">
                  <w:rPr>
                    <w:rStyle w:val="Hyperlink"/>
                    <w:noProof/>
                  </w:rPr>
                </w:rPrChange>
              </w:rPr>
              <w:delText>Utilizarea aplicației</w:delText>
            </w:r>
            <w:r w:rsidDel="0067515E">
              <w:rPr>
                <w:noProof/>
                <w:webHidden/>
              </w:rPr>
              <w:tab/>
              <w:delText>70</w:delText>
            </w:r>
          </w:del>
        </w:p>
        <w:p w14:paraId="72A74CC0" w14:textId="77777777" w:rsidR="002C5181" w:rsidDel="0067515E" w:rsidRDefault="002C5181">
          <w:pPr>
            <w:pStyle w:val="TOC1"/>
            <w:rPr>
              <w:del w:id="476" w:author="Szabolcs Bene" w:date="2016-06-23T22:33:00Z"/>
              <w:rFonts w:asciiTheme="minorHAnsi" w:eastAsiaTheme="minorEastAsia" w:hAnsiTheme="minorHAnsi" w:cstheme="minorBidi"/>
              <w:b w:val="0"/>
              <w:color w:val="auto"/>
              <w:sz w:val="22"/>
              <w:szCs w:val="22"/>
              <w:lang w:val="en-US" w:eastAsia="en-US"/>
            </w:rPr>
          </w:pPr>
          <w:del w:id="477" w:author="Szabolcs Bene" w:date="2016-06-23T22:33:00Z">
            <w:r w:rsidRPr="0067515E" w:rsidDel="0067515E">
              <w:rPr>
                <w:rPrChange w:id="478" w:author="Szabolcs Bene" w:date="2016-06-23T22:33:00Z">
                  <w:rPr>
                    <w:rStyle w:val="Hyperlink"/>
                  </w:rPr>
                </w:rPrChange>
              </w:rPr>
              <w:delText>Capitolul 8.</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479" w:author="Szabolcs Bene" w:date="2016-06-23T22:33:00Z">
                  <w:rPr>
                    <w:rStyle w:val="Hyperlink"/>
                  </w:rPr>
                </w:rPrChange>
              </w:rPr>
              <w:delText>Concluzii</w:delText>
            </w:r>
            <w:r w:rsidDel="0067515E">
              <w:rPr>
                <w:webHidden/>
              </w:rPr>
              <w:tab/>
              <w:delText>72</w:delText>
            </w:r>
          </w:del>
        </w:p>
        <w:p w14:paraId="17385BD0" w14:textId="77777777" w:rsidR="002C5181" w:rsidDel="0067515E" w:rsidRDefault="002C5181">
          <w:pPr>
            <w:pStyle w:val="TOC2"/>
            <w:tabs>
              <w:tab w:val="left" w:pos="1760"/>
              <w:tab w:val="right" w:leader="dot" w:pos="9350"/>
            </w:tabs>
            <w:rPr>
              <w:del w:id="480" w:author="Szabolcs Bene" w:date="2016-06-23T22:33:00Z"/>
              <w:rFonts w:asciiTheme="minorHAnsi" w:eastAsiaTheme="minorEastAsia" w:hAnsiTheme="minorHAnsi" w:cstheme="minorBidi"/>
              <w:noProof/>
              <w:color w:val="auto"/>
              <w:sz w:val="22"/>
              <w:szCs w:val="22"/>
              <w:lang w:val="en-US" w:eastAsia="en-US"/>
            </w:rPr>
          </w:pPr>
          <w:del w:id="481" w:author="Szabolcs Bene" w:date="2016-06-23T22:33:00Z">
            <w:r w:rsidRPr="0067515E" w:rsidDel="0067515E">
              <w:rPr>
                <w:noProof/>
                <w:rPrChange w:id="482" w:author="Szabolcs Bene" w:date="2016-06-23T22:33:00Z">
                  <w:rPr>
                    <w:rStyle w:val="Hyperlink"/>
                    <w:noProof/>
                  </w:rPr>
                </w:rPrChange>
              </w:rPr>
              <w:delText>8.1.</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83" w:author="Szabolcs Bene" w:date="2016-06-23T22:33:00Z">
                  <w:rPr>
                    <w:rStyle w:val="Hyperlink"/>
                    <w:noProof/>
                  </w:rPr>
                </w:rPrChange>
              </w:rPr>
              <w:delText>Realizarea obiectivelor propuse</w:delText>
            </w:r>
            <w:r w:rsidDel="0067515E">
              <w:rPr>
                <w:noProof/>
                <w:webHidden/>
              </w:rPr>
              <w:tab/>
              <w:delText>72</w:delText>
            </w:r>
          </w:del>
        </w:p>
        <w:p w14:paraId="6826E9FD" w14:textId="77777777" w:rsidR="002C5181" w:rsidDel="0067515E" w:rsidRDefault="002C5181">
          <w:pPr>
            <w:pStyle w:val="TOC2"/>
            <w:tabs>
              <w:tab w:val="left" w:pos="1760"/>
              <w:tab w:val="right" w:leader="dot" w:pos="9350"/>
            </w:tabs>
            <w:rPr>
              <w:del w:id="484" w:author="Szabolcs Bene" w:date="2016-06-23T22:33:00Z"/>
              <w:rFonts w:asciiTheme="minorHAnsi" w:eastAsiaTheme="minorEastAsia" w:hAnsiTheme="minorHAnsi" w:cstheme="minorBidi"/>
              <w:noProof/>
              <w:color w:val="auto"/>
              <w:sz w:val="22"/>
              <w:szCs w:val="22"/>
              <w:lang w:val="en-US" w:eastAsia="en-US"/>
            </w:rPr>
          </w:pPr>
          <w:del w:id="485" w:author="Szabolcs Bene" w:date="2016-06-23T22:33:00Z">
            <w:r w:rsidRPr="0067515E" w:rsidDel="0067515E">
              <w:rPr>
                <w:noProof/>
                <w:rPrChange w:id="486" w:author="Szabolcs Bene" w:date="2016-06-23T22:33:00Z">
                  <w:rPr>
                    <w:rStyle w:val="Hyperlink"/>
                    <w:noProof/>
                  </w:rPr>
                </w:rPrChange>
              </w:rPr>
              <w:delText>8.2.</w:delText>
            </w:r>
            <w:r w:rsidDel="0067515E">
              <w:rPr>
                <w:rFonts w:asciiTheme="minorHAnsi" w:eastAsiaTheme="minorEastAsia" w:hAnsiTheme="minorHAnsi" w:cstheme="minorBidi"/>
                <w:noProof/>
                <w:color w:val="auto"/>
                <w:sz w:val="22"/>
                <w:szCs w:val="22"/>
                <w:lang w:val="en-US" w:eastAsia="en-US"/>
              </w:rPr>
              <w:tab/>
            </w:r>
            <w:r w:rsidRPr="0067515E" w:rsidDel="0067515E">
              <w:rPr>
                <w:noProof/>
                <w:rPrChange w:id="487" w:author="Szabolcs Bene" w:date="2016-06-23T22:33:00Z">
                  <w:rPr>
                    <w:rStyle w:val="Hyperlink"/>
                    <w:noProof/>
                  </w:rPr>
                </w:rPrChange>
              </w:rPr>
              <w:delText>Dezvoltări ulterioare</w:delText>
            </w:r>
            <w:r w:rsidDel="0067515E">
              <w:rPr>
                <w:noProof/>
                <w:webHidden/>
              </w:rPr>
              <w:tab/>
              <w:delText>72</w:delText>
            </w:r>
          </w:del>
        </w:p>
        <w:p w14:paraId="37EB8E4A" w14:textId="77777777" w:rsidR="002C5181" w:rsidDel="0067515E" w:rsidRDefault="002C5181">
          <w:pPr>
            <w:pStyle w:val="TOC1"/>
            <w:rPr>
              <w:del w:id="488" w:author="Szabolcs Bene" w:date="2016-06-23T22:33:00Z"/>
              <w:rFonts w:asciiTheme="minorHAnsi" w:eastAsiaTheme="minorEastAsia" w:hAnsiTheme="minorHAnsi" w:cstheme="minorBidi"/>
              <w:b w:val="0"/>
              <w:color w:val="auto"/>
              <w:sz w:val="22"/>
              <w:szCs w:val="22"/>
              <w:lang w:val="en-US" w:eastAsia="en-US"/>
            </w:rPr>
          </w:pPr>
          <w:del w:id="489" w:author="Szabolcs Bene" w:date="2016-06-23T22:33:00Z">
            <w:r w:rsidRPr="0067515E" w:rsidDel="0067515E">
              <w:rPr>
                <w:rPrChange w:id="490" w:author="Szabolcs Bene" w:date="2016-06-23T22:33:00Z">
                  <w:rPr>
                    <w:rStyle w:val="Hyperlink"/>
                  </w:rPr>
                </w:rPrChange>
              </w:rPr>
              <w:delText>Bibliografie</w:delText>
            </w:r>
            <w:r w:rsidDel="0067515E">
              <w:rPr>
                <w:webHidden/>
              </w:rPr>
              <w:tab/>
              <w:delText>74</w:delText>
            </w:r>
          </w:del>
        </w:p>
        <w:p w14:paraId="62BE7EA1" w14:textId="77777777" w:rsidR="002C5181" w:rsidDel="0067515E" w:rsidRDefault="002C5181">
          <w:pPr>
            <w:pStyle w:val="TOC1"/>
            <w:rPr>
              <w:del w:id="491" w:author="Szabolcs Bene" w:date="2016-06-23T22:33:00Z"/>
              <w:rFonts w:asciiTheme="minorHAnsi" w:eastAsiaTheme="minorEastAsia" w:hAnsiTheme="minorHAnsi" w:cstheme="minorBidi"/>
              <w:b w:val="0"/>
              <w:color w:val="auto"/>
              <w:sz w:val="22"/>
              <w:szCs w:val="22"/>
              <w:lang w:val="en-US" w:eastAsia="en-US"/>
            </w:rPr>
          </w:pPr>
          <w:del w:id="492" w:author="Szabolcs Bene" w:date="2016-06-23T22:33:00Z">
            <w:r w:rsidRPr="0067515E" w:rsidDel="0067515E">
              <w:rPr>
                <w:rPrChange w:id="493" w:author="Szabolcs Bene" w:date="2016-06-23T22:33:00Z">
                  <w:rPr>
                    <w:rStyle w:val="Hyperlink"/>
                  </w:rPr>
                </w:rPrChange>
              </w:rPr>
              <w:delText>Anexa 1 – Lista figurilor din lucrare</w:delText>
            </w:r>
            <w:r w:rsidDel="0067515E">
              <w:rPr>
                <w:webHidden/>
              </w:rPr>
              <w:tab/>
              <w:delText>75</w:delText>
            </w:r>
          </w:del>
        </w:p>
        <w:p w14:paraId="410CC6D9" w14:textId="77777777" w:rsidR="002C5181" w:rsidDel="0067515E" w:rsidRDefault="002C5181">
          <w:pPr>
            <w:pStyle w:val="TOC1"/>
            <w:rPr>
              <w:del w:id="494" w:author="Szabolcs Bene" w:date="2016-06-23T22:33:00Z"/>
              <w:rFonts w:asciiTheme="minorHAnsi" w:eastAsiaTheme="minorEastAsia" w:hAnsiTheme="minorHAnsi" w:cstheme="minorBidi"/>
              <w:b w:val="0"/>
              <w:color w:val="auto"/>
              <w:sz w:val="22"/>
              <w:szCs w:val="22"/>
              <w:lang w:val="en-US" w:eastAsia="en-US"/>
            </w:rPr>
          </w:pPr>
          <w:del w:id="495" w:author="Szabolcs Bene" w:date="2016-06-23T22:33:00Z">
            <w:r w:rsidRPr="0067515E" w:rsidDel="0067515E">
              <w:rPr>
                <w:rPrChange w:id="496" w:author="Szabolcs Bene" w:date="2016-06-23T22:33:00Z">
                  <w:rPr>
                    <w:rStyle w:val="Hyperlink"/>
                  </w:rPr>
                </w:rPrChange>
              </w:rPr>
              <w:delText>Anexa 2 – Lista tabelelor din lucrare</w:delText>
            </w:r>
            <w:r w:rsidDel="0067515E">
              <w:rPr>
                <w:webHidden/>
              </w:rPr>
              <w:tab/>
              <w:delText>76</w:delText>
            </w:r>
          </w:del>
        </w:p>
        <w:p w14:paraId="22353CF0" w14:textId="77777777" w:rsidR="002C5181" w:rsidDel="0067515E" w:rsidRDefault="002C5181">
          <w:pPr>
            <w:pStyle w:val="TOC1"/>
            <w:rPr>
              <w:del w:id="497" w:author="Szabolcs Bene" w:date="2016-06-23T22:33:00Z"/>
              <w:rFonts w:asciiTheme="minorHAnsi" w:eastAsiaTheme="minorEastAsia" w:hAnsiTheme="minorHAnsi" w:cstheme="minorBidi"/>
              <w:b w:val="0"/>
              <w:color w:val="auto"/>
              <w:sz w:val="22"/>
              <w:szCs w:val="22"/>
              <w:lang w:val="en-US" w:eastAsia="en-US"/>
            </w:rPr>
          </w:pPr>
          <w:del w:id="498" w:author="Szabolcs Bene" w:date="2016-06-23T22:33:00Z">
            <w:r w:rsidRPr="0067515E" w:rsidDel="0067515E">
              <w:rPr>
                <w:rPrChange w:id="499" w:author="Szabolcs Bene" w:date="2016-06-23T22:33:00Z">
                  <w:rPr>
                    <w:rStyle w:val="Hyperlink"/>
                  </w:rPr>
                </w:rPrChange>
              </w:rPr>
              <w:delText>Anexa 3 – Glosar de termeni/de formatat</w:delText>
            </w:r>
            <w:r w:rsidDel="0067515E">
              <w:rPr>
                <w:webHidden/>
              </w:rPr>
              <w:tab/>
              <w:delText>77</w:delText>
            </w:r>
          </w:del>
        </w:p>
        <w:p w14:paraId="6F6F8F50" w14:textId="77777777" w:rsidR="00C804D2" w:rsidRPr="002B17A3" w:rsidRDefault="00C804D2" w:rsidP="003A1FD3">
          <w:r w:rsidRPr="00867F94">
            <w:rPr>
              <w:b/>
              <w:bCs/>
              <w:noProof/>
            </w:rPr>
            <w:fldChar w:fldCharType="end"/>
          </w:r>
        </w:p>
      </w:sdtContent>
    </w:sdt>
    <w:p w14:paraId="25D9DEE2" w14:textId="77777777" w:rsidR="002319CC" w:rsidRDefault="002319CC">
      <w:r>
        <w:br w:type="page"/>
      </w:r>
    </w:p>
    <w:p w14:paraId="32485074" w14:textId="77777777" w:rsidR="004164D7" w:rsidRDefault="00F3628D">
      <w:pPr>
        <w:pStyle w:val="Heading1"/>
        <w:numPr>
          <w:ilvl w:val="0"/>
          <w:numId w:val="1"/>
        </w:numPr>
      </w:pPr>
      <w:bookmarkStart w:id="500" w:name="h.30j0zll" w:colFirst="0" w:colLast="0"/>
      <w:bookmarkStart w:id="501" w:name="_Toc454486652"/>
      <w:bookmarkEnd w:id="500"/>
      <w:r>
        <w:lastRenderedPageBreak/>
        <w:t>Introducere</w:t>
      </w:r>
      <w:bookmarkEnd w:id="501"/>
      <w:r>
        <w:t xml:space="preserve"> </w:t>
      </w:r>
    </w:p>
    <w:p w14:paraId="1B434F81" w14:textId="77777777"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w:t>
      </w:r>
      <w:r w:rsidR="00F96E84">
        <w:rPr>
          <w:color w:val="auto"/>
        </w:rPr>
        <w:t>sa func</w:t>
      </w:r>
      <w:r w:rsidR="00F96E84" w:rsidRPr="00A35228">
        <w:rPr>
          <w:color w:val="auto"/>
        </w:rPr>
        <w:t>ţ</w:t>
      </w:r>
      <w:r w:rsidR="00F96E84">
        <w:rPr>
          <w:color w:val="auto"/>
        </w:rPr>
        <w:t xml:space="preserve">ioneze </w:t>
      </w:r>
      <w:r w:rsidRPr="00A35228">
        <w:rPr>
          <w:color w:val="auto"/>
        </w:rPr>
        <w:t xml:space="preserve">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14:paraId="004DC7C8" w14:textId="77777777" w:rsidR="004164D7" w:rsidRDefault="00F3628D">
      <w:pPr>
        <w:pStyle w:val="Heading2"/>
        <w:numPr>
          <w:ilvl w:val="1"/>
          <w:numId w:val="1"/>
        </w:numPr>
      </w:pPr>
      <w:bookmarkStart w:id="502" w:name="_Toc454486653"/>
      <w:r>
        <w:t>Contextul proiectului</w:t>
      </w:r>
      <w:bookmarkEnd w:id="502"/>
    </w:p>
    <w:p w14:paraId="42F5F4CF" w14:textId="77777777"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14:paraId="70BD8908" w14:textId="77777777" w:rsidR="00F93D22" w:rsidRPr="00F93D22" w:rsidRDefault="00F93D22" w:rsidP="00F93D22">
      <w:r w:rsidRPr="00F93D22">
        <w:t>Sistemul propus se încadrează în acest context de comunica</w:t>
      </w:r>
      <w:ins w:id="503" w:author="Szabolcs Bene" w:date="2016-06-21T21:49:00Z">
        <w:r w:rsidR="00E90261">
          <w:t>ție</w:t>
        </w:r>
      </w:ins>
      <w:del w:id="504" w:author="Szabolcs Bene" w:date="2016-06-21T21:49:00Z">
        <w:r w:rsidRPr="00F93D22" w:rsidDel="00E90261">
          <w:delText>re</w:delText>
        </w:r>
      </w:del>
      <w:r w:rsidRPr="00F93D22">
        <w:t xml:space="preserve"> în timp real, combinând elementele de socializare din lumea modernă, cum ar fi Facebook-ul sau Skype-ul</w:t>
      </w:r>
      <w:ins w:id="505"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14:paraId="323EEC59" w14:textId="77777777" w:rsidR="00F93D22" w:rsidRPr="00F93D22" w:rsidRDefault="00F93D22" w:rsidP="00F93D22">
      <w:r w:rsidRPr="00F93D22">
        <w:t xml:space="preserve">Sistemul </w:t>
      </w:r>
      <w:del w:id="506" w:author="Szabolcs Bene" w:date="2016-06-20T22:15:00Z">
        <w:r w:rsidRPr="00F93D22" w:rsidDel="00433ABA">
          <w:delText xml:space="preserve">vine </w:delText>
        </w:r>
      </w:del>
      <w:ins w:id="507" w:author="Szabolcs Bene" w:date="2016-06-20T22:15:00Z">
        <w:r w:rsidR="00433ABA">
          <w:t>dorește</w:t>
        </w:r>
        <w:r w:rsidR="00433ABA" w:rsidRPr="00F93D22">
          <w:t xml:space="preserve"> </w:t>
        </w:r>
      </w:ins>
      <w:r w:rsidRPr="00F93D22">
        <w:t xml:space="preserve">cu ajutorul actorilor, şi anume a utilizatorilor, principali şi singulari, </w:t>
      </w:r>
      <w:del w:id="508" w:author="Szabolcs Bene" w:date="2016-06-20T22:16:00Z">
        <w:r w:rsidRPr="00F93D22" w:rsidDel="00433ABA">
          <w:delText xml:space="preserve">care nu au altă responsabilitate decât de a-şi creea propriul cont în aplicaţie şi </w:delText>
        </w:r>
      </w:del>
      <w:r w:rsidRPr="00F93D22">
        <w:t xml:space="preserve">să </w:t>
      </w:r>
      <w:del w:id="509" w:author="Szabolcs Bene" w:date="2016-06-20T22:16:00Z">
        <w:r w:rsidRPr="00F93D22" w:rsidDel="00433ABA">
          <w:delText xml:space="preserve">folosească </w:delText>
        </w:r>
      </w:del>
      <w:ins w:id="510"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14:paraId="32FDD04D" w14:textId="77777777" w:rsidR="00F93D22" w:rsidRPr="00F93D22" w:rsidRDefault="00F93D22" w:rsidP="00F93D22">
      <w:r w:rsidRPr="00F93D22">
        <w:t>Sistemul</w:t>
      </w:r>
      <w:del w:id="511"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512"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14:paraId="4E2CD5C4" w14:textId="77777777" w:rsidR="00D666C2" w:rsidRDefault="00D666C2" w:rsidP="00D666C2">
      <w:pPr>
        <w:pStyle w:val="Heading2"/>
        <w:numPr>
          <w:ilvl w:val="1"/>
          <w:numId w:val="1"/>
        </w:numPr>
      </w:pPr>
      <w:bookmarkStart w:id="513" w:name="_Toc454486654"/>
      <w:r>
        <w:t>M</w:t>
      </w:r>
      <w:r w:rsidR="00785247">
        <w:t>otivaț</w:t>
      </w:r>
      <w:r>
        <w:t>ia</w:t>
      </w:r>
      <w:bookmarkEnd w:id="513"/>
    </w:p>
    <w:p w14:paraId="29119819" w14:textId="77777777"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514" w:author="Szabolcs Bene" w:date="2016-06-21T21:45:00Z">
        <w:r w:rsidR="00E94145">
          <w:rPr>
            <w:color w:val="auto"/>
          </w:rPr>
          <w:t xml:space="preserve">WebRTC este o tehnologie folosită </w:t>
        </w:r>
      </w:ins>
      <w:ins w:id="515" w:author="Szabolcs Bene" w:date="2016-06-21T21:46:00Z">
        <w:r w:rsidR="00E94145">
          <w:rPr>
            <w:color w:val="auto"/>
          </w:rPr>
          <w:t>în</w:t>
        </w:r>
      </w:ins>
      <w:ins w:id="516" w:author="Szabolcs Bene" w:date="2016-06-21T21:45:00Z">
        <w:r w:rsidR="00E94145">
          <w:rPr>
            <w:color w:val="auto"/>
          </w:rPr>
          <w:t xml:space="preserve"> browserele web, care ofer</w:t>
        </w:r>
      </w:ins>
      <w:ins w:id="517" w:author="Szabolcs Bene" w:date="2016-06-21T21:46:00Z">
        <w:r w:rsidR="00E94145">
          <w:rPr>
            <w:color w:val="auto"/>
          </w:rPr>
          <w:t>ă posibilitatea utilizatorilor să se conecteze peer-to-peer prin aceste browsere</w:t>
        </w:r>
      </w:ins>
      <w:ins w:id="518" w:author="Szabolcs Bene" w:date="2016-06-21T21:47:00Z">
        <w:r w:rsidR="00E94145">
          <w:rPr>
            <w:color w:val="auto"/>
          </w:rPr>
          <w:t xml:space="preserve"> și să transmită mesaje de tip text sau date de audio și video</w:t>
        </w:r>
      </w:ins>
      <w:ins w:id="519" w:author="Szabolcs Bene" w:date="2016-06-21T21:46:00Z">
        <w:r w:rsidR="00E94145">
          <w:rPr>
            <w:color w:val="auto"/>
          </w:rPr>
          <w:t>.</w:t>
        </w:r>
      </w:ins>
      <w:ins w:id="520"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iar riscul de pierdere al conexiunii la server sau al pierderilor de date este minimizat. </w:t>
      </w:r>
    </w:p>
    <w:p w14:paraId="2304AD08" w14:textId="77777777" w:rsidR="006B0802" w:rsidRPr="006B0802" w:rsidRDefault="006B0802" w:rsidP="006B0802">
      <w:pPr>
        <w:rPr>
          <w:color w:val="auto"/>
        </w:rPr>
      </w:pPr>
      <w:r w:rsidRPr="006B0802">
        <w:rPr>
          <w:color w:val="auto"/>
        </w:rPr>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14:paraId="056EDD5B" w14:textId="77777777" w:rsidR="00C7513E" w:rsidRDefault="00C7513E"/>
    <w:p w14:paraId="092EB08C" w14:textId="77777777" w:rsidR="00C7513E" w:rsidRDefault="00C7513E" w:rsidP="00C7513E">
      <w:pPr>
        <w:pStyle w:val="Heading2"/>
        <w:numPr>
          <w:ilvl w:val="1"/>
          <w:numId w:val="1"/>
        </w:numPr>
      </w:pPr>
      <w:bookmarkStart w:id="521" w:name="_Toc454486655"/>
      <w:r>
        <w:t>Con</w:t>
      </w:r>
      <w:ins w:id="522" w:author="Szabolcs Bene" w:date="2016-06-22T22:25:00Z">
        <w:r w:rsidR="00094670">
          <w:t>ț</w:t>
        </w:r>
      </w:ins>
      <w:del w:id="523" w:author="Szabolcs Bene" w:date="2016-06-22T22:25:00Z">
        <w:r w:rsidDel="00094670">
          <w:delText>t</w:delText>
        </w:r>
      </w:del>
      <w:r>
        <w:t>inutul lucr</w:t>
      </w:r>
      <w:ins w:id="524" w:author="Szabolcs Bene" w:date="2016-06-22T22:25:00Z">
        <w:r w:rsidR="0000559C">
          <w:t>ă</w:t>
        </w:r>
      </w:ins>
      <w:del w:id="525" w:author="Szabolcs Bene" w:date="2016-06-22T22:25:00Z">
        <w:r w:rsidDel="0000559C">
          <w:delText>a</w:delText>
        </w:r>
      </w:del>
      <w:r>
        <w:t>rii</w:t>
      </w:r>
      <w:bookmarkEnd w:id="521"/>
    </w:p>
    <w:p w14:paraId="5F379F15" w14:textId="77777777" w:rsidR="00C7513E" w:rsidRPr="00C7513E" w:rsidRDefault="00C7513E" w:rsidP="00C7513E">
      <w:r w:rsidRPr="00C7513E">
        <w:t>În următoarele paragrafe se va prezenta structura lucrării, capitolele și conținut</w:t>
      </w:r>
      <w:ins w:id="526" w:author="Szabolcs Bene" w:date="2016-06-20T22:18:00Z">
        <w:r w:rsidR="00B001A2">
          <w:t>u</w:t>
        </w:r>
      </w:ins>
      <w:del w:id="527" w:author="Szabolcs Bene" w:date="2016-06-20T22:18:00Z">
        <w:r w:rsidRPr="00C7513E" w:rsidDel="00B001A2">
          <w:delText>i</w:delText>
        </w:r>
      </w:del>
      <w:r w:rsidRPr="00C7513E">
        <w:t xml:space="preserve">l acestora. </w:t>
      </w:r>
    </w:p>
    <w:p w14:paraId="73DED99E" w14:textId="77777777"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14:paraId="474F7F4E" w14:textId="77777777"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14:paraId="4FD3A562" w14:textId="77777777"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14:paraId="057C7679" w14:textId="77777777"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14:paraId="12D9B994" w14:textId="77777777"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528" w:author="Szabolcs Bene" w:date="2016-06-20T22:18:00Z">
        <w:r w:rsidR="00F5148C">
          <w:t>r</w:t>
        </w:r>
      </w:ins>
      <w:del w:id="529"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14:paraId="45B13064" w14:textId="77777777"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530" w:author="Szabolcs Bene" w:date="2016-06-20T22:19:00Z">
        <w:r w:rsidR="00D61393">
          <w:t>îndeplinirea validarea sistemului.</w:t>
        </w:r>
      </w:ins>
    </w:p>
    <w:p w14:paraId="399A4D10" w14:textId="77777777"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14:paraId="6F8B2564" w14:textId="77777777"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14:paraId="48267194" w14:textId="77777777" w:rsidR="009303AA" w:rsidRDefault="009303AA" w:rsidP="009303AA"/>
    <w:p w14:paraId="05E0052C" w14:textId="77777777" w:rsidR="009303AA" w:rsidRDefault="009303AA" w:rsidP="009303AA">
      <w:r>
        <w:br w:type="page"/>
      </w:r>
    </w:p>
    <w:p w14:paraId="7E332A9E" w14:textId="77777777" w:rsidR="004164D7" w:rsidRDefault="00F3628D">
      <w:pPr>
        <w:pStyle w:val="Heading1"/>
        <w:numPr>
          <w:ilvl w:val="0"/>
          <w:numId w:val="1"/>
        </w:numPr>
      </w:pPr>
      <w:bookmarkStart w:id="531" w:name="h.tyjcwt" w:colFirst="0" w:colLast="0"/>
      <w:bookmarkStart w:id="532" w:name="_Toc454486656"/>
      <w:bookmarkEnd w:id="531"/>
      <w:r>
        <w:lastRenderedPageBreak/>
        <w:t>Obiectivele Proiectului</w:t>
      </w:r>
      <w:bookmarkEnd w:id="532"/>
    </w:p>
    <w:p w14:paraId="0BF6F41A" w14:textId="77777777"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533" w:author="Szabolcs Bene" w:date="2016-06-21T21:50:00Z">
        <w:r w:rsidR="00E90261">
          <w:rPr>
            <w:color w:val="auto"/>
          </w:rPr>
          <w:t>ție</w:t>
        </w:r>
      </w:ins>
      <w:del w:id="534"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14:paraId="1BFF30EF" w14:textId="77777777" w:rsidR="00C35C29" w:rsidRDefault="00C35C29" w:rsidP="00C35C29">
      <w:pPr>
        <w:pStyle w:val="Heading2"/>
        <w:numPr>
          <w:ilvl w:val="1"/>
          <w:numId w:val="1"/>
        </w:numPr>
      </w:pPr>
      <w:bookmarkStart w:id="535" w:name="_Toc454486657"/>
      <w:r>
        <w:t>Obiectivul principal</w:t>
      </w:r>
      <w:bookmarkEnd w:id="535"/>
    </w:p>
    <w:p w14:paraId="2805101A" w14:textId="77777777" w:rsidR="002E667B" w:rsidRPr="002E667B" w:rsidRDefault="002E667B" w:rsidP="002E667B">
      <w:r>
        <w:t>Obiectivul principal al acestui proiect reprezinta proiectarea, definirea si construirea unui sistem care s</w:t>
      </w:r>
      <w:ins w:id="536" w:author="Szabolcs Bene" w:date="2016-06-21T21:50:00Z">
        <w:r w:rsidR="007E7833">
          <w:t>ă</w:t>
        </w:r>
      </w:ins>
      <w:r>
        <w:t xml:space="preserve"> ofere functionalitati de comunica</w:t>
      </w:r>
      <w:ins w:id="537" w:author="Szabolcs Bene" w:date="2016-06-21T21:50:00Z">
        <w:r w:rsidR="007E7833">
          <w:t>ție</w:t>
        </w:r>
      </w:ins>
      <w:del w:id="538" w:author="Szabolcs Bene" w:date="2016-06-21T21:50:00Z">
        <w:r w:rsidDel="007E7833">
          <w:delText>re</w:delText>
        </w:r>
      </w:del>
      <w:r>
        <w:t xml:space="preserve"> online in timp real, f</w:t>
      </w:r>
      <w:ins w:id="539" w:author="Szabolcs Bene" w:date="2016-06-20T22:19:00Z">
        <w:r w:rsidR="005F03DB">
          <w:t>ără</w:t>
        </w:r>
      </w:ins>
      <w:r>
        <w:t xml:space="preserve"> a fi </w:t>
      </w:r>
      <w:r w:rsidR="00F96E84">
        <w:t>necesar</w:t>
      </w:r>
      <w:r w:rsidR="00F96E84" w:rsidRPr="00CE08CC">
        <w:rPr>
          <w:color w:val="auto"/>
        </w:rPr>
        <w:t>ă</w:t>
      </w:r>
      <w:r w:rsidR="00F96E84">
        <w:t xml:space="preserve"> </w:t>
      </w:r>
      <w:r>
        <w:t>folosirea unor pluginuri sau a unor programe externe, obiectiv care se poate atinge prin realizarea obiectivelor secundare care urmeaza a fi prezentate.</w:t>
      </w:r>
    </w:p>
    <w:p w14:paraId="65476FAA" w14:textId="77777777" w:rsidR="00B6607A" w:rsidRDefault="00B6607A" w:rsidP="00B6607A">
      <w:pPr>
        <w:pStyle w:val="Heading2"/>
        <w:numPr>
          <w:ilvl w:val="1"/>
          <w:numId w:val="1"/>
        </w:numPr>
      </w:pPr>
      <w:bookmarkStart w:id="540" w:name="_Toc454486658"/>
      <w:r>
        <w:t>Obiective secundare</w:t>
      </w:r>
      <w:bookmarkEnd w:id="540"/>
    </w:p>
    <w:p w14:paraId="0093ABC5" w14:textId="77777777" w:rsidR="00C35C29" w:rsidRDefault="00C767B0" w:rsidP="00C30575">
      <w:r>
        <w:rPr>
          <w:b/>
        </w:rPr>
        <w:t>Obiective generale propuse</w:t>
      </w:r>
    </w:p>
    <w:p w14:paraId="3C316455" w14:textId="77777777"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14:paraId="4DE2DA76" w14:textId="77777777"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w:t>
      </w:r>
      <w:r w:rsidR="00F96E84">
        <w:t>le</w:t>
      </w:r>
      <w:r w:rsidR="00126739">
        <w:t xml:space="preserve"> să se extindă funcționalitățile</w:t>
      </w:r>
      <w:r w:rsidR="00F721E3">
        <w:t>.</w:t>
      </w:r>
    </w:p>
    <w:p w14:paraId="12E3AE0C" w14:textId="77777777"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14:paraId="4398B948" w14:textId="77777777"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14:paraId="5508DE77" w14:textId="77777777" w:rsidR="00047C09" w:rsidRPr="00E17312" w:rsidRDefault="00177CCB" w:rsidP="00E17312">
      <w:pPr>
        <w:rPr>
          <w:color w:val="auto"/>
        </w:rPr>
      </w:pPr>
      <w:r w:rsidRPr="00A35228">
        <w:rPr>
          <w:color w:val="auto"/>
        </w:rPr>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w:t>
      </w:r>
      <w:r w:rsidRPr="00A35228">
        <w:rPr>
          <w:color w:val="auto"/>
        </w:rPr>
        <w:lastRenderedPageBreak/>
        <w:t xml:space="preserve">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541" w:author="Szabolcs Bene" w:date="2016-06-20T22:21:00Z">
        <w:r w:rsidRPr="00B270BF" w:rsidDel="007A4390">
          <w:rPr>
            <w:color w:val="auto"/>
          </w:rPr>
          <w:delText>, iar diferenţierea acestui lucru se face prin colorarea numelui utilizatorilor deja logaţi în aplicaţie.</w:delText>
        </w:r>
      </w:del>
      <w:ins w:id="542" w:author="Szabolcs Bene" w:date="2016-06-20T22:21:00Z">
        <w:r w:rsidR="007A4390">
          <w:rPr>
            <w:color w:val="auto"/>
          </w:rPr>
          <w:t>.</w:t>
        </w:r>
      </w:ins>
    </w:p>
    <w:p w14:paraId="504B56DE" w14:textId="77777777" w:rsidR="004911D8" w:rsidRDefault="004911D8">
      <w:pPr>
        <w:rPr>
          <w:sz w:val="23"/>
          <w:szCs w:val="23"/>
        </w:rPr>
      </w:pPr>
    </w:p>
    <w:p w14:paraId="7550621B" w14:textId="77777777"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14:paraId="27D08F62" w14:textId="77777777"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14:paraId="071979E6" w14:textId="77777777"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14:paraId="7766111E" w14:textId="77777777"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14:paraId="21AB9E51" w14:textId="77777777"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14:paraId="4FE54AFD" w14:textId="77777777" w:rsidR="00CE36FF" w:rsidRPr="00ED7FF6" w:rsidDel="006C617B" w:rsidRDefault="00BE2906" w:rsidP="00BE2906">
      <w:pPr>
        <w:shd w:val="clear" w:color="auto" w:fill="FFFFFF" w:themeFill="background1"/>
        <w:rPr>
          <w:del w:id="543" w:author="Szabolcs Bene" w:date="2016-06-22T22:39:00Z"/>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14:paraId="2A7AA347" w14:textId="77777777" w:rsidR="004164D7" w:rsidRDefault="00F3628D">
      <w:pPr>
        <w:shd w:val="clear" w:color="auto" w:fill="FFFFFF" w:themeFill="background1"/>
        <w:pPrChange w:id="544" w:author="Szabolcs Bene" w:date="2016-06-22T22:39:00Z">
          <w:pPr/>
        </w:pPrChange>
      </w:pPr>
      <w:r>
        <w:br w:type="page"/>
      </w:r>
    </w:p>
    <w:p w14:paraId="3DD6ACB1" w14:textId="77777777" w:rsidR="004164D7" w:rsidRDefault="00F3628D">
      <w:pPr>
        <w:pStyle w:val="Heading1"/>
        <w:numPr>
          <w:ilvl w:val="0"/>
          <w:numId w:val="1"/>
        </w:numPr>
      </w:pPr>
      <w:bookmarkStart w:id="545" w:name="h.3dy6vkm" w:colFirst="0" w:colLast="0"/>
      <w:bookmarkStart w:id="546" w:name="_Toc454486659"/>
      <w:bookmarkEnd w:id="545"/>
      <w:r>
        <w:lastRenderedPageBreak/>
        <w:t>Studiu Bibliografic</w:t>
      </w:r>
      <w:bookmarkEnd w:id="546"/>
    </w:p>
    <w:p w14:paraId="6FABCA3B" w14:textId="77777777"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14:paraId="2C7A21A9" w14:textId="77777777" w:rsidR="00415620" w:rsidRPr="001A5D4C" w:rsidRDefault="00415620" w:rsidP="00415620">
      <w:pPr>
        <w:pStyle w:val="Heading2"/>
        <w:numPr>
          <w:ilvl w:val="1"/>
          <w:numId w:val="1"/>
        </w:numPr>
      </w:pPr>
      <w:bookmarkStart w:id="547" w:name="_Toc454486660"/>
      <w:r>
        <w:t>Dezvoltarea aplica</w:t>
      </w:r>
      <w:ins w:id="548" w:author="Szabolcs Bene" w:date="2016-06-22T22:25:00Z">
        <w:r w:rsidR="009F2317">
          <w:t>ț</w:t>
        </w:r>
      </w:ins>
      <w:del w:id="549" w:author="Szabolcs Bene" w:date="2016-06-22T22:25:00Z">
        <w:r w:rsidDel="009F2317">
          <w:delText>t</w:delText>
        </w:r>
      </w:del>
      <w:r>
        <w:t>iilor web</w:t>
      </w:r>
      <w:bookmarkEnd w:id="547"/>
    </w:p>
    <w:p w14:paraId="646A1D58" w14:textId="77777777" w:rsidR="009B7A64" w:rsidRDefault="00BF098D">
      <w:del w:id="550" w:author="Szabolcs Bene" w:date="2016-06-23T22:10:00Z">
        <w:r w:rsidDel="001B0322">
          <w:delText>Când se dezvoltă o aplicație web,</w:delText>
        </w:r>
        <w:r w:rsidR="00BC6B3A" w:rsidDel="001B0322">
          <w:delText xml:space="preserve"> </w:delText>
        </w:r>
        <w:r w:rsidDel="001B0322">
          <w:delText>functionalita</w:delText>
        </w:r>
      </w:del>
      <w:del w:id="551" w:author="Szabolcs Bene" w:date="2016-06-23T22:08:00Z">
        <w:r w:rsidDel="001B0322">
          <w:delText>t</w:delText>
        </w:r>
      </w:del>
      <w:del w:id="552" w:author="Szabolcs Bene" w:date="2016-06-23T22:10:00Z">
        <w:r w:rsidDel="001B0322">
          <w:delText>ile aplicaț</w:delText>
        </w:r>
        <w:r w:rsidR="00076384" w:rsidDel="001B0322">
          <w:delText xml:space="preserve">iei </w:delText>
        </w:r>
        <w:r w:rsidRPr="008463AF" w:rsidDel="001B0322">
          <w:rPr>
            <w:color w:val="FF0000"/>
            <w:rPrChange w:id="553" w:author="CIvan" w:date="2016-06-23T10:45:00Z">
              <w:rPr>
                <w:color w:val="auto"/>
              </w:rPr>
            </w:rPrChange>
          </w:rPr>
          <w:delText>sunt separate de mediul în care sunt rulate</w:delText>
        </w:r>
        <w:r w:rsidR="00AE343D" w:rsidDel="001B0322">
          <w:rPr>
            <w:color w:val="auto"/>
          </w:rPr>
          <w:delText>.</w:delText>
        </w:r>
        <w:r w:rsidR="00AE343D" w:rsidDel="001B0322">
          <w:delText xml:space="preserve"> </w:delText>
        </w:r>
      </w:del>
      <w:r w:rsidR="00AE343D">
        <w:t xml:space="preserve">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14:paraId="55F4A7B6" w14:textId="77777777"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14:paraId="25D2DCCB" w14:textId="77777777"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14:paraId="256D0BE6" w14:textId="77777777" w:rsidR="00982B29" w:rsidRDefault="00982B29" w:rsidP="00982B29">
      <w:pPr>
        <w:pStyle w:val="Heading2"/>
        <w:numPr>
          <w:ilvl w:val="1"/>
          <w:numId w:val="1"/>
        </w:numPr>
      </w:pPr>
      <w:bookmarkStart w:id="554" w:name="_Toc454486661"/>
      <w:r>
        <w:t>Comunicare in timp real</w:t>
      </w:r>
      <w:bookmarkEnd w:id="554"/>
    </w:p>
    <w:p w14:paraId="636E3A37" w14:textId="77777777" w:rsidR="00F37156" w:rsidRDefault="004E6DEF" w:rsidP="00F37156">
      <w:r>
        <w:t>Comunicarea in timp inseamna o telecomunicatie in orice mod, in care utilizatorii pot interschimba orice fel de informatii, text, audio sau video, instant sau cu intarzieri foarte mici.</w:t>
      </w:r>
    </w:p>
    <w:p w14:paraId="16BC2AA6" w14:textId="77777777" w:rsidR="00982B29" w:rsidRDefault="00F37156" w:rsidP="00F37156">
      <w:pPr>
        <w:rPr>
          <w:ins w:id="555"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14:paraId="4BBCCD8A" w14:textId="77777777" w:rsidR="009E0DAA" w:rsidRDefault="009E0DAA" w:rsidP="00F37156"/>
    <w:p w14:paraId="2525F98E" w14:textId="77777777" w:rsidR="00152D10" w:rsidRDefault="00242011" w:rsidP="00F37156">
      <w:pPr>
        <w:ind w:firstLine="0"/>
        <w:jc w:val="center"/>
      </w:pPr>
      <w:r>
        <w:rPr>
          <w:noProof/>
        </w:rPr>
        <mc:AlternateContent>
          <mc:Choice Requires="wps">
            <w:drawing>
              <wp:anchor distT="0" distB="0" distL="114300" distR="114300" simplePos="0" relativeHeight="251633152" behindDoc="0" locked="0" layoutInCell="1" allowOverlap="1" wp14:anchorId="795D297A" wp14:editId="060D29B5">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14:paraId="06C7E1DD" w14:textId="77777777" w:rsidR="006C2D54" w:rsidRPr="002815BE" w:rsidRDefault="006C2D54" w:rsidP="002815BE">
                            <w:pPr>
                              <w:pStyle w:val="Caption"/>
                              <w:rPr>
                                <w:i w:val="0"/>
                                <w:noProof/>
                                <w:color w:val="auto"/>
                                <w:sz w:val="24"/>
                                <w:szCs w:val="24"/>
                              </w:rPr>
                            </w:pPr>
                            <w:bookmarkStart w:id="556"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5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D297A"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14:paraId="06C7E1DD" w14:textId="77777777" w:rsidR="006C2D54" w:rsidRPr="002815BE" w:rsidRDefault="006C2D54" w:rsidP="002815BE">
                      <w:pPr>
                        <w:pStyle w:val="Caption"/>
                        <w:rPr>
                          <w:i w:val="0"/>
                          <w:noProof/>
                          <w:color w:val="auto"/>
                          <w:sz w:val="24"/>
                          <w:szCs w:val="24"/>
                        </w:rPr>
                      </w:pPr>
                      <w:bookmarkStart w:id="557"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557"/>
                    </w:p>
                  </w:txbxContent>
                </v:textbox>
                <w10:wrap type="topAndBottom"/>
              </v:shape>
            </w:pict>
          </mc:Fallback>
        </mc:AlternateContent>
      </w:r>
      <w:r w:rsidR="00AF7EFE">
        <w:rPr>
          <w:noProof/>
        </w:rPr>
        <w:drawing>
          <wp:inline distT="0" distB="0" distL="0" distR="0" wp14:anchorId="4205A5F3" wp14:editId="6DBC20A9">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14:paraId="3CE38EEF" w14:textId="77777777" w:rsidR="00152D10" w:rsidRDefault="00152D10" w:rsidP="004A6492">
      <w:pPr>
        <w:jc w:val="center"/>
      </w:pPr>
    </w:p>
    <w:p w14:paraId="00EF3235" w14:textId="77777777" w:rsidR="0094457A" w:rsidRPr="00A35228" w:rsidRDefault="0094457A" w:rsidP="0094457A">
      <w:pPr>
        <w:rPr>
          <w:color w:val="auto"/>
        </w:rPr>
      </w:pPr>
      <w:r w:rsidRPr="00A35228">
        <w:rPr>
          <w:color w:val="auto"/>
        </w:rPr>
        <w:lastRenderedPageBreak/>
        <w:t>Comunicarea</w:t>
      </w:r>
      <w:r w:rsidR="00F96E84">
        <w:rPr>
          <w:color w:val="auto"/>
        </w:rPr>
        <w:t xml:space="preserve"> </w:t>
      </w:r>
      <w:r w:rsidR="00F96E84" w:rsidRPr="00A35228">
        <w:rPr>
          <w:color w:val="auto"/>
        </w:rPr>
        <w:t>î</w:t>
      </w:r>
      <w:r w:rsidR="00F96E84">
        <w:rPr>
          <w:color w:val="auto"/>
        </w:rPr>
        <w:t>n timp real</w:t>
      </w:r>
      <w:r w:rsidRPr="00A35228">
        <w:rPr>
          <w:color w:val="auto"/>
        </w:rPr>
        <w:t xml:space="preserve">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14:paraId="7365C463" w14:textId="77777777"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558"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559" w:author="Szabolcs Bene" w:date="2016-06-20T22:22:00Z">
        <w:r w:rsidR="00F00484">
          <w:rPr>
            <w:color w:val="auto"/>
          </w:rPr>
          <w:t xml:space="preserve"> și</w:t>
        </w:r>
      </w:ins>
      <w:del w:id="560" w:author="Szabolcs Bene" w:date="2016-06-20T22:22:00Z">
        <w:r w:rsidRPr="00A35228" w:rsidDel="00F00484">
          <w:rPr>
            <w:color w:val="auto"/>
          </w:rPr>
          <w:delText>,</w:delText>
        </w:r>
      </w:del>
      <w:r w:rsidRPr="00A35228">
        <w:rPr>
          <w:color w:val="auto"/>
        </w:rPr>
        <w:t xml:space="preserve"> conferinţe audio/video</w:t>
      </w:r>
      <w:del w:id="561"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562" w:author="Szabolcs Bene" w:date="2016-06-20T22:22:00Z">
        <w:r w:rsidR="00FF5308">
          <w:rPr>
            <w:color w:val="auto"/>
          </w:rPr>
          <w:t>.</w:t>
        </w:r>
      </w:ins>
      <w:r w:rsidR="0046316D">
        <w:t>.</w:t>
      </w:r>
      <w:r w:rsidR="00FA0281">
        <w:t xml:space="preserve"> </w:t>
      </w:r>
      <w:r w:rsidR="00F97F71">
        <w:t xml:space="preserve"> </w:t>
      </w:r>
      <w:r w:rsidR="00347634">
        <w:t xml:space="preserve"> </w:t>
      </w:r>
    </w:p>
    <w:p w14:paraId="222BFF75" w14:textId="77777777" w:rsidR="009A73ED" w:rsidRDefault="009A73ED" w:rsidP="009A73ED">
      <w:pPr>
        <w:pStyle w:val="Heading2"/>
        <w:numPr>
          <w:ilvl w:val="1"/>
          <w:numId w:val="1"/>
        </w:numPr>
      </w:pPr>
      <w:bookmarkStart w:id="563" w:name="_Toc454486662"/>
      <w:r>
        <w:t>WebRTC</w:t>
      </w:r>
      <w:bookmarkEnd w:id="563"/>
    </w:p>
    <w:p w14:paraId="0CF3E354" w14:textId="77777777"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14:paraId="0364CD5C" w14:textId="77777777" w:rsidR="006111C7" w:rsidRPr="006111C7" w:rsidRDefault="006111C7" w:rsidP="003C6457">
      <w:pPr>
        <w:rPr>
          <w:color w:val="auto"/>
        </w:rPr>
      </w:pPr>
      <w:r w:rsidRPr="006111C7">
        <w:rPr>
          <w:color w:val="auto"/>
        </w:rPr>
        <w:t>WebRTC este un proiect utilizabil</w:t>
      </w:r>
      <w:del w:id="564"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565"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14:paraId="4D26EC9B" w14:textId="77777777"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566" w:author="Szabolcs Bene" w:date="2016-06-20T22:24:00Z">
        <w:r w:rsidRPr="006111C7" w:rsidDel="00D8220B">
          <w:rPr>
            <w:color w:val="auto"/>
          </w:rPr>
          <w:delText xml:space="preserve">lucruri </w:delText>
        </w:r>
      </w:del>
      <w:ins w:id="567"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14:paraId="694FDA43" w14:textId="77777777"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14:paraId="37752205" w14:textId="77777777" w:rsidR="006111C7" w:rsidRPr="006111C7" w:rsidRDefault="006111C7" w:rsidP="003C6457">
      <w:pPr>
        <w:rPr>
          <w:color w:val="auto"/>
        </w:rPr>
      </w:pPr>
      <w:r w:rsidRPr="006111C7">
        <w:rPr>
          <w:color w:val="auto"/>
        </w:rPr>
        <w:t>Tehnologia vine cu avantaje mari, când este vorba de RTC. În primul rând, funcţionalităţile oferite sunt uşor</w:t>
      </w:r>
      <w:r w:rsidR="00F96E84">
        <w:rPr>
          <w:color w:val="auto"/>
        </w:rPr>
        <w:t xml:space="preserve"> de</w:t>
      </w:r>
      <w:r w:rsidR="008463AF">
        <w:rPr>
          <w:color w:val="auto"/>
        </w:rPr>
        <w:t xml:space="preserve"> </w:t>
      </w:r>
      <w:r w:rsidRPr="006111C7">
        <w:rPr>
          <w:color w:val="auto"/>
        </w:rPr>
        <w:t xml:space="preserve">folosit şi </w:t>
      </w:r>
      <w:r w:rsidR="00F96E84">
        <w:rPr>
          <w:color w:val="auto"/>
        </w:rPr>
        <w:t xml:space="preserve">de implementat, şi nu este nevoie </w:t>
      </w:r>
      <w:r w:rsidRPr="006111C7">
        <w:rPr>
          <w:color w:val="auto"/>
        </w:rPr>
        <w:t xml:space="preserve">folosirea unei librării externe sau </w:t>
      </w:r>
      <w:r w:rsidR="00F96E84">
        <w:rPr>
          <w:color w:val="auto"/>
        </w:rPr>
        <w:t xml:space="preserve">a unor </w:t>
      </w:r>
      <w:r w:rsidRPr="006111C7">
        <w:rPr>
          <w:color w:val="auto"/>
        </w:rPr>
        <w:t xml:space="preserve">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14:paraId="23A6DFF4" w14:textId="77777777" w:rsidR="00B160B1" w:rsidRPr="003C6457" w:rsidRDefault="006111C7" w:rsidP="003C6457">
      <w:pPr>
        <w:rPr>
          <w:color w:val="auto"/>
        </w:rPr>
      </w:pPr>
      <w:r w:rsidRPr="006111C7">
        <w:rPr>
          <w:color w:val="auto"/>
        </w:rPr>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14:paraId="53EA47B7" w14:textId="77777777" w:rsidR="004E4F75" w:rsidRPr="004114C2" w:rsidRDefault="004E4F75" w:rsidP="004E4F75">
      <w:pPr>
        <w:pStyle w:val="Heading3"/>
        <w:numPr>
          <w:ilvl w:val="2"/>
          <w:numId w:val="1"/>
        </w:numPr>
      </w:pPr>
      <w:bookmarkStart w:id="568" w:name="_Toc454486663"/>
      <w:r>
        <w:lastRenderedPageBreak/>
        <w:t>Arhitectura WebRTC</w:t>
      </w:r>
      <w:bookmarkEnd w:id="568"/>
    </w:p>
    <w:p w14:paraId="5DCE1A89" w14:textId="77777777" w:rsidR="004E4F75" w:rsidRDefault="004E4F75" w:rsidP="009C4D97"/>
    <w:p w14:paraId="46DCD88E" w14:textId="77777777"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14:paraId="216C90CF" w14:textId="77777777" w:rsidR="00422DD8" w:rsidRDefault="0074152A" w:rsidP="0074152A">
      <w:pPr>
        <w:rPr>
          <w:ins w:id="569"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14:paraId="5CFC2B24" w14:textId="77777777" w:rsidR="003F16CD" w:rsidRDefault="003F16CD" w:rsidP="0074152A"/>
    <w:p w14:paraId="510FEB07" w14:textId="77777777" w:rsidR="00074ACC" w:rsidRDefault="00780F1A" w:rsidP="00796E90">
      <w:r>
        <w:rPr>
          <w:noProof/>
        </w:rPr>
        <mc:AlternateContent>
          <mc:Choice Requires="wps">
            <w:drawing>
              <wp:anchor distT="0" distB="0" distL="114300" distR="114300" simplePos="0" relativeHeight="251689472" behindDoc="0" locked="0" layoutInCell="1" allowOverlap="1" wp14:anchorId="653DD4E0" wp14:editId="101C7B5B">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14:paraId="0BD315A7" w14:textId="77777777" w:rsidR="006C2D54" w:rsidRPr="00957E4F" w:rsidRDefault="006C2D54" w:rsidP="00957E4F">
                            <w:pPr>
                              <w:pStyle w:val="Caption"/>
                              <w:jc w:val="center"/>
                              <w:rPr>
                                <w:i w:val="0"/>
                                <w:noProof/>
                                <w:color w:val="auto"/>
                                <w:sz w:val="24"/>
                                <w:szCs w:val="24"/>
                              </w:rPr>
                            </w:pPr>
                            <w:bookmarkStart w:id="570"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5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DD4E0" id="Text Box 33" o:spid="_x0000_s1027" type="#_x0000_t202" style="position:absolute;left:0;text-align:left;margin-left:-43.65pt;margin-top:259.7pt;width:490.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14:paraId="0BD315A7" w14:textId="77777777" w:rsidR="006C2D54" w:rsidRPr="00957E4F" w:rsidRDefault="006C2D54" w:rsidP="00957E4F">
                      <w:pPr>
                        <w:pStyle w:val="Caption"/>
                        <w:jc w:val="center"/>
                        <w:rPr>
                          <w:i w:val="0"/>
                          <w:noProof/>
                          <w:color w:val="auto"/>
                          <w:sz w:val="24"/>
                          <w:szCs w:val="24"/>
                        </w:rPr>
                      </w:pPr>
                      <w:bookmarkStart w:id="571"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571"/>
                    </w:p>
                  </w:txbxContent>
                </v:textbox>
                <w10:wrap type="topAndBottom"/>
              </v:shape>
            </w:pict>
          </mc:Fallback>
        </mc:AlternateContent>
      </w:r>
      <w:r w:rsidR="00355B47">
        <w:rPr>
          <w:noProof/>
        </w:rPr>
        <w:drawing>
          <wp:inline distT="0" distB="0" distL="0" distR="0" wp14:anchorId="2FB50DB4" wp14:editId="4FDB7C58">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14:paraId="6AB85B69" w14:textId="77777777" w:rsidR="009E23EF" w:rsidDel="003F16CD" w:rsidRDefault="006B0314" w:rsidP="00A56608">
      <w:pPr>
        <w:rPr>
          <w:del w:id="572" w:author="Szabolcs Bene" w:date="2016-06-21T22:01:00Z"/>
        </w:rPr>
      </w:pPr>
      <w:r>
        <w:t>.</w:t>
      </w:r>
    </w:p>
    <w:p w14:paraId="3D97AC41" w14:textId="77777777" w:rsidR="003F16CD" w:rsidRDefault="003F16CD" w:rsidP="00796E90">
      <w:pPr>
        <w:rPr>
          <w:ins w:id="573" w:author="Szabolcs Bene" w:date="2016-06-21T22:42:00Z"/>
        </w:rPr>
      </w:pPr>
    </w:p>
    <w:p w14:paraId="7EB7FCAC" w14:textId="77777777" w:rsidR="005D14C0" w:rsidRPr="00957E4F" w:rsidDel="00355B47" w:rsidRDefault="005D14C0" w:rsidP="00957E4F">
      <w:pPr>
        <w:rPr>
          <w:del w:id="574" w:author="Szabolcs Bene" w:date="2016-06-21T22:01:00Z"/>
        </w:rPr>
      </w:pPr>
    </w:p>
    <w:p w14:paraId="73654220" w14:textId="77777777" w:rsidR="009C4D97" w:rsidDel="00CC434F" w:rsidRDefault="009C4D97" w:rsidP="00892571">
      <w:pPr>
        <w:pStyle w:val="NormalWeb"/>
        <w:shd w:val="clear" w:color="auto" w:fill="FFFFFF"/>
        <w:spacing w:before="0" w:beforeAutospacing="0" w:after="150" w:afterAutospacing="0"/>
        <w:jc w:val="both"/>
        <w:rPr>
          <w:del w:id="575" w:author="Szabolcs Bene" w:date="2016-06-21T22:00:00Z"/>
          <w:color w:val="333333"/>
        </w:rPr>
      </w:pPr>
    </w:p>
    <w:p w14:paraId="0EA6B858" w14:textId="77777777" w:rsidR="00A56608" w:rsidRPr="00A35228" w:rsidRDefault="00A56608" w:rsidP="00A56608">
      <w:r w:rsidRPr="00A35228">
        <w:t xml:space="preserve">La prima vedere se pot observa două layere distincte: </w:t>
      </w:r>
    </w:p>
    <w:p w14:paraId="2CFABF0B" w14:textId="77777777" w:rsidR="00A56608" w:rsidRPr="00A35228" w:rsidRDefault="00A56608" w:rsidP="00F911C4">
      <w:pPr>
        <w:pStyle w:val="ListParagraph"/>
        <w:numPr>
          <w:ilvl w:val="0"/>
          <w:numId w:val="50"/>
        </w:numPr>
      </w:pPr>
      <w:r w:rsidRPr="00A35228">
        <w:t xml:space="preserve">Programatorii browserelor sunt interesaţi în API-ul WebRTC C++ </w:t>
      </w:r>
    </w:p>
    <w:p w14:paraId="2A7FCFE1" w14:textId="77777777"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14:paraId="0456BE23" w14:textId="77777777" w:rsidR="00A56608" w:rsidRPr="00A35228" w:rsidRDefault="00A56608" w:rsidP="00A56608">
      <w:r>
        <w:t>Aplicaţiile</w:t>
      </w:r>
      <w:r w:rsidRPr="00A35228">
        <w:t xml:space="preserve"> web vor folosi capabilitaţile de comunicare în timp real oferite de API-ul Web, oferit de tehnologia WebRTC. </w:t>
      </w:r>
    </w:p>
    <w:p w14:paraId="0EC8FE90" w14:textId="77777777" w:rsidR="004E4F75" w:rsidRPr="00A56608" w:rsidRDefault="00A56608" w:rsidP="00A56608">
      <w:r>
        <w:t xml:space="preserve">Multe componente sunt abstractizate, oferind creatorilor de aplicaţii web să implementeze propriile lor modalităţi de gestiune a datelor cum ar fi componenta de transport şi sesiuni folosite </w:t>
      </w:r>
      <w:r>
        <w:lastRenderedPageBreak/>
        <w:t>pentru diferite protocoale de transport, componenta de STUN/ICE care este folosită pentru stabilirea conexiunii sau componentă de gestionare a sesiunilor</w:t>
      </w:r>
      <w:r w:rsidR="00892571" w:rsidRPr="00A56608">
        <w:t>.</w:t>
      </w:r>
    </w:p>
    <w:p w14:paraId="4FDA967B" w14:textId="77777777" w:rsidR="00F02F80" w:rsidRDefault="00F02F80" w:rsidP="00F02F80">
      <w:pPr>
        <w:pStyle w:val="Heading3"/>
        <w:numPr>
          <w:ilvl w:val="2"/>
          <w:numId w:val="1"/>
        </w:numPr>
      </w:pPr>
      <w:bookmarkStart w:id="576" w:name="_Toc454486664"/>
      <w:r>
        <w:t>Media Path</w:t>
      </w:r>
      <w:bookmarkEnd w:id="576"/>
    </w:p>
    <w:p w14:paraId="0FCBC10E" w14:textId="77777777" w:rsidR="00265356" w:rsidRDefault="00265356" w:rsidP="00265356">
      <w:r>
        <w:t xml:space="preserve">Pentru calea de media se foloseste Real Time Protocol (RTP). Conform </w:t>
      </w:r>
      <w:del w:id="577" w:author="Szabolcs Bene" w:date="2016-06-23T22:06:00Z">
        <w:r w:rsidRPr="008463AF" w:rsidDel="00550BB2">
          <w:rPr>
            <w:strike/>
            <w:rPrChange w:id="578" w:author="CIvan" w:date="2016-06-23T10:47:00Z">
              <w:rPr/>
            </w:rPrChange>
          </w:rPr>
          <w:delText>schi</w:delText>
        </w:r>
      </w:del>
      <w:del w:id="579" w:author="Szabolcs Bene" w:date="2016-06-20T22:25:00Z">
        <w:r w:rsidRPr="008463AF" w:rsidDel="00FE404C">
          <w:rPr>
            <w:strike/>
            <w:rPrChange w:id="580" w:author="CIvan" w:date="2016-06-23T10:47:00Z">
              <w:rPr/>
            </w:rPrChange>
          </w:rPr>
          <w:delText>t</w:delText>
        </w:r>
      </w:del>
      <w:del w:id="581" w:author="Szabolcs Bene" w:date="2016-06-23T22:06:00Z">
        <w:r w:rsidRPr="008463AF" w:rsidDel="00550BB2">
          <w:rPr>
            <w:strike/>
            <w:rPrChange w:id="582" w:author="CIvan" w:date="2016-06-23T10:47:00Z">
              <w:rPr/>
            </w:rPrChange>
          </w:rPr>
          <w:delText>elor d</w:delText>
        </w:r>
        <w:r w:rsidR="003D728A" w:rsidRPr="008463AF" w:rsidDel="00550BB2">
          <w:rPr>
            <w:strike/>
            <w:rPrChange w:id="583" w:author="CIvan" w:date="2016-06-23T10:47:00Z">
              <w:rPr/>
            </w:rPrChange>
          </w:rPr>
          <w:delText>e</w:delText>
        </w:r>
        <w:r w:rsidR="003D728A" w:rsidDel="00550BB2">
          <w:delText xml:space="preserve"> </w:delText>
        </w:r>
      </w:del>
      <w:r w:rsidR="003D728A">
        <w:t>specificati</w:t>
      </w:r>
      <w:ins w:id="584" w:author="Szabolcs Bene" w:date="2016-06-23T22:07:00Z">
        <w:r w:rsidR="00550BB2">
          <w:t>ilor</w:t>
        </w:r>
      </w:ins>
      <w:del w:id="585" w:author="Szabolcs Bene" w:date="2016-06-23T22:07:00Z">
        <w:r w:rsidR="003D728A" w:rsidDel="00550BB2">
          <w:delText xml:space="preserve">i </w:delText>
        </w:r>
      </w:del>
      <w:r w:rsidR="003D728A">
        <w:t>[5], se consideră</w:t>
      </w:r>
      <w:r>
        <w:t xml:space="preserve"> urmatoarele topologii, ce se pot implementa cu WebRTC.</w:t>
      </w:r>
    </w:p>
    <w:p w14:paraId="16B9FDCC" w14:textId="77777777" w:rsidR="003C155E" w:rsidRDefault="003C155E" w:rsidP="00265356">
      <w:pPr>
        <w:rPr>
          <w:b/>
        </w:rPr>
      </w:pPr>
      <w:r w:rsidRPr="003C155E">
        <w:rPr>
          <w:b/>
        </w:rPr>
        <w:t xml:space="preserve">Peer-to-peer </w:t>
      </w:r>
    </w:p>
    <w:p w14:paraId="784A2810" w14:textId="77777777" w:rsidR="003C155E" w:rsidRPr="003C155E" w:rsidRDefault="003C155E" w:rsidP="00265356">
      <w:pPr>
        <w:rPr>
          <w:b/>
        </w:rPr>
      </w:pPr>
    </w:p>
    <w:p w14:paraId="4FEFED6A" w14:textId="77777777"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23E2086" wp14:editId="14728561">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14:paraId="4273E23C" w14:textId="77777777" w:rsidR="009C4D97" w:rsidRPr="005577FE" w:rsidRDefault="005577FE" w:rsidP="005577FE">
      <w:pPr>
        <w:pStyle w:val="Caption"/>
        <w:jc w:val="center"/>
        <w:rPr>
          <w:i w:val="0"/>
          <w:color w:val="auto"/>
          <w:sz w:val="24"/>
          <w:szCs w:val="24"/>
        </w:rPr>
      </w:pPr>
      <w:bookmarkStart w:id="586" w:name="_Toc454484616"/>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bookmarkEnd w:id="586"/>
    </w:p>
    <w:p w14:paraId="72BAF2C2" w14:textId="77777777"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14:paraId="08FFE9F3" w14:textId="77777777" w:rsidR="004C2A44" w:rsidRDefault="004C2A44" w:rsidP="003C155E">
      <w:r>
        <w:rPr>
          <w:b/>
        </w:rPr>
        <w:t>Multi-Unicast</w:t>
      </w:r>
    </w:p>
    <w:p w14:paraId="5CBED14A" w14:textId="77777777" w:rsidR="00503D92" w:rsidRDefault="004C2A44" w:rsidP="00503D92">
      <w:pPr>
        <w:keepNext/>
        <w:jc w:val="center"/>
      </w:pPr>
      <w:r w:rsidRPr="004C2A44">
        <w:rPr>
          <w:noProof/>
        </w:rPr>
        <w:drawing>
          <wp:inline distT="0" distB="0" distL="0" distR="0" wp14:anchorId="0873A5C5" wp14:editId="57AB2DA3">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14:paraId="1F6FDEB3" w14:textId="77777777" w:rsidR="004C2A44" w:rsidRPr="00503D92" w:rsidRDefault="00503D92" w:rsidP="00503D92">
      <w:pPr>
        <w:pStyle w:val="Caption"/>
        <w:jc w:val="center"/>
        <w:rPr>
          <w:i w:val="0"/>
          <w:iCs w:val="0"/>
          <w:color w:val="000000"/>
          <w:sz w:val="24"/>
          <w:szCs w:val="24"/>
        </w:rPr>
      </w:pPr>
      <w:bookmarkStart w:id="587" w:name="_Toc454484617"/>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bookmarkEnd w:id="587"/>
    </w:p>
    <w:p w14:paraId="21BF3233" w14:textId="77777777" w:rsidR="004C2A44" w:rsidDel="00CC434F" w:rsidRDefault="004C2A44" w:rsidP="003C155E">
      <w:pPr>
        <w:rPr>
          <w:del w:id="588" w:author="Szabolcs Bene" w:date="2016-06-21T21:59:00Z"/>
        </w:rPr>
      </w:pPr>
      <w:r>
        <w:t>In aceast</w:t>
      </w:r>
      <w:r w:rsidR="00F96E84">
        <w:t>ă</w:t>
      </w:r>
      <w:r>
        <w:t xml:space="preserve"> topologie sunt stabilite mai multe conexiuni de WebRTC. Dezavantajul acestei topologii este ca cre</w:t>
      </w:r>
      <w:r w:rsidR="00F96E84" w:rsidRPr="006111C7">
        <w:rPr>
          <w:color w:val="auto"/>
        </w:rPr>
        <w:t>ş</w:t>
      </w:r>
      <w:r>
        <w:t xml:space="preserve">te cererea de bandwidth </w:t>
      </w:r>
      <w:r w:rsidR="00F96E84" w:rsidRPr="006111C7">
        <w:rPr>
          <w:color w:val="auto"/>
        </w:rPr>
        <w:t>ş</w:t>
      </w:r>
      <w:r>
        <w:t>i de re</w:t>
      </w:r>
      <w:r w:rsidR="00F96E84">
        <w:t>ţ</w:t>
      </w:r>
      <w:r>
        <w:t>ea la cresterea</w:t>
      </w:r>
      <w:r w:rsidR="00F96E84">
        <w:t xml:space="preserve"> numarului de </w:t>
      </w:r>
      <w:r>
        <w:t>utilizatorilor, care intr</w:t>
      </w:r>
      <w:r w:rsidR="00F96E84">
        <w:t>ă</w:t>
      </w:r>
      <w:r>
        <w:t xml:space="preserve"> in aceasta topologie.</w:t>
      </w:r>
    </w:p>
    <w:p w14:paraId="3EF598B5" w14:textId="77777777" w:rsidR="00E80B96" w:rsidDel="00CC434F" w:rsidRDefault="00E80B96" w:rsidP="003C155E">
      <w:pPr>
        <w:rPr>
          <w:del w:id="589" w:author="Szabolcs Bene" w:date="2016-06-21T21:59:00Z"/>
        </w:rPr>
      </w:pPr>
    </w:p>
    <w:p w14:paraId="6EF02AD9" w14:textId="77777777" w:rsidR="00E80B96" w:rsidDel="00CC434F" w:rsidRDefault="00E80B96" w:rsidP="003C155E">
      <w:pPr>
        <w:rPr>
          <w:del w:id="590" w:author="Szabolcs Bene" w:date="2016-06-21T21:59:00Z"/>
        </w:rPr>
      </w:pPr>
    </w:p>
    <w:p w14:paraId="0EA8B189" w14:textId="77777777" w:rsidR="00E80B96" w:rsidDel="00CC434F" w:rsidRDefault="00E80B96" w:rsidP="003C155E">
      <w:pPr>
        <w:rPr>
          <w:del w:id="591" w:author="Szabolcs Bene" w:date="2016-06-21T21:59:00Z"/>
        </w:rPr>
      </w:pPr>
    </w:p>
    <w:p w14:paraId="78AF7B0E" w14:textId="77777777" w:rsidR="00E80B96" w:rsidDel="00CC434F" w:rsidRDefault="00E80B96" w:rsidP="003C155E">
      <w:pPr>
        <w:rPr>
          <w:del w:id="592" w:author="Szabolcs Bene" w:date="2016-06-21T21:59:00Z"/>
        </w:rPr>
      </w:pPr>
    </w:p>
    <w:p w14:paraId="7F10C151" w14:textId="77777777" w:rsidR="00E80B96" w:rsidDel="00CC434F" w:rsidRDefault="00E80B96" w:rsidP="003C155E">
      <w:pPr>
        <w:rPr>
          <w:del w:id="593" w:author="Szabolcs Bene" w:date="2016-06-21T21:59:00Z"/>
        </w:rPr>
      </w:pPr>
    </w:p>
    <w:p w14:paraId="40D53CBB" w14:textId="77777777" w:rsidR="00E80B96" w:rsidDel="00CC434F" w:rsidRDefault="00E80B96" w:rsidP="003C155E">
      <w:pPr>
        <w:rPr>
          <w:del w:id="594" w:author="Szabolcs Bene" w:date="2016-06-21T21:59:00Z"/>
        </w:rPr>
      </w:pPr>
    </w:p>
    <w:p w14:paraId="4F87B8F6" w14:textId="77777777" w:rsidR="00E80B96" w:rsidDel="00CC434F" w:rsidRDefault="00E80B96" w:rsidP="003C155E">
      <w:pPr>
        <w:rPr>
          <w:del w:id="595" w:author="Szabolcs Bene" w:date="2016-06-21T21:59:00Z"/>
        </w:rPr>
      </w:pPr>
    </w:p>
    <w:p w14:paraId="24CF85D8" w14:textId="77777777" w:rsidR="00E80B96" w:rsidDel="00CC434F" w:rsidRDefault="00E80B96" w:rsidP="003C155E">
      <w:pPr>
        <w:rPr>
          <w:del w:id="596" w:author="Szabolcs Bene" w:date="2016-06-21T21:59:00Z"/>
        </w:rPr>
      </w:pPr>
    </w:p>
    <w:p w14:paraId="484E6617" w14:textId="77777777" w:rsidR="00E80B96" w:rsidDel="00CC434F" w:rsidRDefault="00E80B96" w:rsidP="003C155E">
      <w:pPr>
        <w:rPr>
          <w:del w:id="597" w:author="Szabolcs Bene" w:date="2016-06-21T21:59:00Z"/>
        </w:rPr>
      </w:pPr>
    </w:p>
    <w:p w14:paraId="02AF6A29" w14:textId="77777777" w:rsidR="00E80B96" w:rsidRDefault="00E80B96" w:rsidP="003C155E"/>
    <w:p w14:paraId="1E88464B" w14:textId="77777777" w:rsidR="008A182A" w:rsidRDefault="008A182A" w:rsidP="003C155E">
      <w:pPr>
        <w:rPr>
          <w:b/>
        </w:rPr>
      </w:pPr>
      <w:r>
        <w:rPr>
          <w:b/>
        </w:rPr>
        <w:t>Mixer RTP cu doar un Unicast</w:t>
      </w:r>
    </w:p>
    <w:p w14:paraId="6CFD62D8" w14:textId="77777777" w:rsidR="00E80B96" w:rsidRDefault="00E80B96" w:rsidP="003C155E"/>
    <w:p w14:paraId="4FC5E0C5" w14:textId="77777777" w:rsidR="009B66C2" w:rsidRDefault="008A182A" w:rsidP="009B66C2">
      <w:pPr>
        <w:keepNext/>
        <w:jc w:val="center"/>
      </w:pPr>
      <w:r w:rsidRPr="008A182A">
        <w:rPr>
          <w:noProof/>
        </w:rPr>
        <w:drawing>
          <wp:inline distT="0" distB="0" distL="0" distR="0" wp14:anchorId="5D02B375" wp14:editId="4BAB8943">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14:paraId="754CB969" w14:textId="77777777" w:rsidR="008A182A" w:rsidRPr="009B66C2" w:rsidRDefault="009B66C2" w:rsidP="009B66C2">
      <w:pPr>
        <w:pStyle w:val="Caption"/>
        <w:jc w:val="center"/>
        <w:rPr>
          <w:i w:val="0"/>
          <w:iCs w:val="0"/>
          <w:color w:val="000000"/>
          <w:sz w:val="24"/>
          <w:szCs w:val="24"/>
        </w:rPr>
      </w:pPr>
      <w:bookmarkStart w:id="598" w:name="_Toc454484618"/>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bookmarkEnd w:id="598"/>
    </w:p>
    <w:p w14:paraId="1B71D4CD" w14:textId="77777777"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14:paraId="78FD866C" w14:textId="77777777" w:rsidR="000C0005" w:rsidRPr="008A182A" w:rsidRDefault="000C0005" w:rsidP="003C155E"/>
    <w:p w14:paraId="311AE827" w14:textId="77777777" w:rsidR="007F2B33" w:rsidRDefault="007F2B33" w:rsidP="007F2B33">
      <w:pPr>
        <w:pStyle w:val="Heading2"/>
        <w:numPr>
          <w:ilvl w:val="1"/>
          <w:numId w:val="1"/>
        </w:numPr>
      </w:pPr>
      <w:bookmarkStart w:id="599" w:name="_Toc454486665"/>
      <w:r>
        <w:t>WebRTC vs WebSockets</w:t>
      </w:r>
      <w:bookmarkEnd w:id="599"/>
    </w:p>
    <w:p w14:paraId="7048F103" w14:textId="77777777"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14:paraId="3952FFEB" w14:textId="77777777"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14:paraId="4030AFB7" w14:textId="77777777"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14:paraId="26D1D50D" w14:textId="77777777"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14:paraId="5AE717D5" w14:textId="77777777"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14:paraId="6E8A247C" w14:textId="77777777" w:rsidR="00C3785D" w:rsidRPr="00C3785D" w:rsidRDefault="00C3785D" w:rsidP="00C3785D">
      <w:pPr>
        <w:jc w:val="center"/>
        <w:rPr>
          <w:color w:val="auto"/>
        </w:rPr>
      </w:pPr>
      <w:bookmarkStart w:id="600" w:name="_Toc454397441"/>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bookmarkEnd w:id="600"/>
    </w:p>
    <w:tbl>
      <w:tblPr>
        <w:tblStyle w:val="TableGrid"/>
        <w:tblW w:w="9350" w:type="dxa"/>
        <w:tblLook w:val="04A0" w:firstRow="1" w:lastRow="0" w:firstColumn="1" w:lastColumn="0" w:noHBand="0" w:noVBand="1"/>
      </w:tblPr>
      <w:tblGrid>
        <w:gridCol w:w="4675"/>
        <w:gridCol w:w="4675"/>
      </w:tblGrid>
      <w:tr w:rsidR="00ED21E1" w:rsidRPr="00A35228" w14:paraId="5234581F" w14:textId="77777777" w:rsidTr="00190E4C">
        <w:tc>
          <w:tcPr>
            <w:tcW w:w="4675" w:type="dxa"/>
          </w:tcPr>
          <w:p w14:paraId="44A6AEA5" w14:textId="77777777" w:rsidR="00ED21E1" w:rsidRPr="00F7030A" w:rsidRDefault="00ED21E1" w:rsidP="00190E4C">
            <w:pPr>
              <w:jc w:val="center"/>
              <w:rPr>
                <w:rFonts w:ascii="Times New Roman" w:hAnsi="Times New Roman" w:cs="Times New Roman"/>
                <w:sz w:val="20"/>
                <w:szCs w:val="20"/>
                <w:rPrChange w:id="60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02" w:author="Szabolcs Bene" w:date="2016-06-23T22:32:00Z">
                  <w:rPr>
                    <w:rFonts w:ascii="Times New Roman" w:hAnsi="Times New Roman" w:cs="Times New Roman"/>
                    <w:sz w:val="24"/>
                    <w:szCs w:val="24"/>
                  </w:rPr>
                </w:rPrChange>
              </w:rPr>
              <w:t>WebRTC</w:t>
            </w:r>
          </w:p>
        </w:tc>
        <w:tc>
          <w:tcPr>
            <w:tcW w:w="4675" w:type="dxa"/>
          </w:tcPr>
          <w:p w14:paraId="4986C4AF" w14:textId="77777777" w:rsidR="00ED21E1" w:rsidRPr="00F7030A" w:rsidRDefault="00ED21E1" w:rsidP="00190E4C">
            <w:pPr>
              <w:jc w:val="center"/>
              <w:rPr>
                <w:rFonts w:ascii="Times New Roman" w:hAnsi="Times New Roman" w:cs="Times New Roman"/>
                <w:sz w:val="20"/>
                <w:szCs w:val="20"/>
                <w:rPrChange w:id="60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04" w:author="Szabolcs Bene" w:date="2016-06-23T22:32:00Z">
                  <w:rPr>
                    <w:rFonts w:ascii="Times New Roman" w:hAnsi="Times New Roman" w:cs="Times New Roman"/>
                    <w:sz w:val="24"/>
                    <w:szCs w:val="24"/>
                  </w:rPr>
                </w:rPrChange>
              </w:rPr>
              <w:t>WebScockets</w:t>
            </w:r>
          </w:p>
        </w:tc>
      </w:tr>
      <w:tr w:rsidR="00ED21E1" w:rsidRPr="00A35228" w14:paraId="1E19DD86" w14:textId="77777777" w:rsidTr="00190E4C">
        <w:tc>
          <w:tcPr>
            <w:tcW w:w="4675" w:type="dxa"/>
          </w:tcPr>
          <w:p w14:paraId="3D258257" w14:textId="77777777" w:rsidR="00ED21E1" w:rsidRPr="00F7030A" w:rsidRDefault="00ED21E1" w:rsidP="00190E4C">
            <w:pPr>
              <w:rPr>
                <w:rFonts w:ascii="Times New Roman" w:hAnsi="Times New Roman" w:cs="Times New Roman"/>
                <w:sz w:val="20"/>
                <w:szCs w:val="20"/>
                <w:rPrChange w:id="60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06" w:author="Szabolcs Bene" w:date="2016-06-23T22:32:00Z">
                  <w:rPr>
                    <w:rFonts w:ascii="Times New Roman" w:hAnsi="Times New Roman" w:cs="Times New Roman"/>
                    <w:sz w:val="24"/>
                    <w:szCs w:val="24"/>
                  </w:rPr>
                </w:rPrChange>
              </w:rPr>
              <w:t>Peer-to-Peer</w:t>
            </w:r>
          </w:p>
          <w:p w14:paraId="63061EB7" w14:textId="77777777" w:rsidR="00ED21E1" w:rsidRPr="00F7030A" w:rsidRDefault="00ED21E1" w:rsidP="00190E4C">
            <w:pPr>
              <w:rPr>
                <w:rFonts w:ascii="Times New Roman" w:hAnsi="Times New Roman" w:cs="Times New Roman"/>
                <w:sz w:val="20"/>
                <w:szCs w:val="20"/>
                <w:rPrChange w:id="60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08" w:author="Szabolcs Bene" w:date="2016-06-23T22:32:00Z">
                  <w:rPr>
                    <w:rFonts w:ascii="Times New Roman" w:hAnsi="Times New Roman" w:cs="Times New Roman"/>
                    <w:sz w:val="24"/>
                    <w:szCs w:val="24"/>
                  </w:rPr>
                </w:rPrChange>
              </w:rPr>
              <w:t>Acesta este principalul avantaj folosind WebRTC, deoarece nu este nevoie de un webserver pentru transmiterea datelor</w:t>
            </w:r>
          </w:p>
        </w:tc>
        <w:tc>
          <w:tcPr>
            <w:tcW w:w="4675" w:type="dxa"/>
          </w:tcPr>
          <w:p w14:paraId="7CD54DE2" w14:textId="77777777" w:rsidR="00ED21E1" w:rsidRPr="00F7030A" w:rsidRDefault="00ED21E1" w:rsidP="00190E4C">
            <w:pPr>
              <w:rPr>
                <w:rFonts w:ascii="Times New Roman" w:hAnsi="Times New Roman" w:cs="Times New Roman"/>
                <w:sz w:val="20"/>
                <w:szCs w:val="20"/>
                <w:rPrChange w:id="60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10" w:author="Szabolcs Bene" w:date="2016-06-23T22:32:00Z">
                  <w:rPr>
                    <w:rFonts w:ascii="Times New Roman" w:hAnsi="Times New Roman" w:cs="Times New Roman"/>
                    <w:sz w:val="24"/>
                    <w:szCs w:val="24"/>
                  </w:rPr>
                </w:rPrChange>
              </w:rPr>
              <w:t>WebSockets are nevoie de un webserver centralizat pentru a trimite datele, mesajele sau imaginile video.</w:t>
            </w:r>
          </w:p>
        </w:tc>
      </w:tr>
      <w:tr w:rsidR="00ED21E1" w:rsidRPr="00A35228" w14:paraId="60D5D00F" w14:textId="77777777" w:rsidTr="00190E4C">
        <w:tc>
          <w:tcPr>
            <w:tcW w:w="4675" w:type="dxa"/>
          </w:tcPr>
          <w:p w14:paraId="6154326C" w14:textId="77777777" w:rsidR="00ED21E1" w:rsidRPr="00F7030A" w:rsidRDefault="00ED21E1" w:rsidP="00190E4C">
            <w:pPr>
              <w:rPr>
                <w:rFonts w:ascii="Times New Roman" w:hAnsi="Times New Roman" w:cs="Times New Roman"/>
                <w:sz w:val="20"/>
                <w:szCs w:val="20"/>
                <w:rPrChange w:id="61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12" w:author="Szabolcs Bene" w:date="2016-06-23T22:32:00Z">
                  <w:rPr>
                    <w:rFonts w:ascii="Times New Roman" w:hAnsi="Times New Roman" w:cs="Times New Roman"/>
                    <w:sz w:val="24"/>
                    <w:szCs w:val="24"/>
                  </w:rPr>
                </w:rPrChange>
              </w:rPr>
              <w:t>Comunicarea este bidirecta între client-client;</w:t>
            </w:r>
          </w:p>
          <w:p w14:paraId="761F43C8" w14:textId="77777777" w:rsidR="00ED21E1" w:rsidRPr="00F7030A" w:rsidRDefault="00ED21E1" w:rsidP="00190E4C">
            <w:pPr>
              <w:rPr>
                <w:rFonts w:ascii="Times New Roman" w:hAnsi="Times New Roman" w:cs="Times New Roman"/>
                <w:sz w:val="20"/>
                <w:szCs w:val="20"/>
                <w:rPrChange w:id="61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14" w:author="Szabolcs Bene" w:date="2016-06-23T22:32:00Z">
                  <w:rPr>
                    <w:rFonts w:ascii="Times New Roman" w:hAnsi="Times New Roman" w:cs="Times New Roman"/>
                    <w:sz w:val="24"/>
                    <w:szCs w:val="24"/>
                  </w:rPr>
                </w:rPrChange>
              </w:rPr>
              <w:t>Are nevoie de un serviciu extern, numit signalling, prin care se transmit informaţii de reţea pentru stabilirea conexiunii.</w:t>
            </w:r>
          </w:p>
          <w:p w14:paraId="287834BC" w14:textId="77777777" w:rsidR="00ED21E1" w:rsidRPr="00F7030A" w:rsidRDefault="00ED21E1" w:rsidP="00190E4C">
            <w:pPr>
              <w:rPr>
                <w:rFonts w:ascii="Times New Roman" w:hAnsi="Times New Roman" w:cs="Times New Roman"/>
                <w:sz w:val="20"/>
                <w:szCs w:val="20"/>
                <w:rPrChange w:id="61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16" w:author="Szabolcs Bene" w:date="2016-06-23T22:32:00Z">
                  <w:rPr>
                    <w:rFonts w:ascii="Times New Roman" w:hAnsi="Times New Roman" w:cs="Times New Roman"/>
                    <w:sz w:val="24"/>
                    <w:szCs w:val="24"/>
                  </w:rPr>
                </w:rPrChange>
              </w:rPr>
              <w:t>Pentru implementarea unui serviciu de signalling se poate folosi WebSockets, sau diferite librarii care au la baza lor implementarea socketurilor (ex. Socket.io)</w:t>
            </w:r>
          </w:p>
        </w:tc>
        <w:tc>
          <w:tcPr>
            <w:tcW w:w="4675" w:type="dxa"/>
          </w:tcPr>
          <w:p w14:paraId="268BEB7D" w14:textId="77777777" w:rsidR="00ED21E1" w:rsidRPr="00F7030A" w:rsidRDefault="00ED21E1" w:rsidP="00190E4C">
            <w:pPr>
              <w:rPr>
                <w:rFonts w:ascii="Times New Roman" w:hAnsi="Times New Roman" w:cs="Times New Roman"/>
                <w:sz w:val="20"/>
                <w:szCs w:val="20"/>
                <w:rPrChange w:id="61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18" w:author="Szabolcs Bene" w:date="2016-06-23T22:32:00Z">
                  <w:rPr>
                    <w:rFonts w:ascii="Times New Roman" w:hAnsi="Times New Roman" w:cs="Times New Roman"/>
                    <w:sz w:val="24"/>
                    <w:szCs w:val="24"/>
                  </w:rPr>
                </w:rPrChange>
              </w:rPr>
              <w:t>Comunicarea este bidirectionala între client-server-client, reducând astfel viteza de trimitere a datelor de la un client la altul</w:t>
            </w:r>
          </w:p>
        </w:tc>
      </w:tr>
      <w:tr w:rsidR="00ED21E1" w:rsidRPr="00A35228" w14:paraId="78F1AEE9" w14:textId="77777777" w:rsidTr="00190E4C">
        <w:tc>
          <w:tcPr>
            <w:tcW w:w="4675" w:type="dxa"/>
          </w:tcPr>
          <w:p w14:paraId="059BAB64" w14:textId="77777777" w:rsidR="00ED21E1" w:rsidRPr="00F7030A" w:rsidRDefault="00ED21E1" w:rsidP="00190E4C">
            <w:pPr>
              <w:rPr>
                <w:rFonts w:ascii="Times New Roman" w:hAnsi="Times New Roman" w:cs="Times New Roman"/>
                <w:sz w:val="20"/>
                <w:szCs w:val="20"/>
                <w:rPrChange w:id="61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20" w:author="Szabolcs Bene" w:date="2016-06-23T22:32:00Z">
                  <w:rPr>
                    <w:rFonts w:ascii="Times New Roman" w:hAnsi="Times New Roman" w:cs="Times New Roman"/>
                    <w:sz w:val="24"/>
                    <w:szCs w:val="24"/>
                  </w:rPr>
                </w:rPrChange>
              </w:rPr>
              <w:t>Suportul pentru WebRTC este oferit numai de ultimele versiuni ale majorităţii browserelor. Ex: Chrome, Firefox, Opera</w:t>
            </w:r>
          </w:p>
        </w:tc>
        <w:tc>
          <w:tcPr>
            <w:tcW w:w="4675" w:type="dxa"/>
          </w:tcPr>
          <w:p w14:paraId="400AC9EF" w14:textId="77777777" w:rsidR="00ED21E1" w:rsidRPr="00F7030A" w:rsidRDefault="00ED21E1" w:rsidP="00190E4C">
            <w:pPr>
              <w:rPr>
                <w:rFonts w:ascii="Times New Roman" w:hAnsi="Times New Roman" w:cs="Times New Roman"/>
                <w:sz w:val="20"/>
                <w:szCs w:val="20"/>
                <w:rPrChange w:id="62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22" w:author="Szabolcs Bene" w:date="2016-06-23T22:32:00Z">
                  <w:rPr>
                    <w:rFonts w:ascii="Times New Roman" w:hAnsi="Times New Roman" w:cs="Times New Roman"/>
                    <w:sz w:val="24"/>
                    <w:szCs w:val="24"/>
                  </w:rPr>
                </w:rPrChange>
              </w:rPr>
              <w:t>Suportul pentru socketuri este oferit de toate browserele, fără excepţie.</w:t>
            </w:r>
          </w:p>
        </w:tc>
      </w:tr>
      <w:tr w:rsidR="00ED21E1" w:rsidRPr="00A35228" w14:paraId="134C94AC" w14:textId="77777777" w:rsidTr="00190E4C">
        <w:tc>
          <w:tcPr>
            <w:tcW w:w="4675" w:type="dxa"/>
          </w:tcPr>
          <w:p w14:paraId="6AD01FB8" w14:textId="77777777" w:rsidR="00ED21E1" w:rsidRPr="00F7030A" w:rsidRDefault="00ED21E1" w:rsidP="00190E4C">
            <w:pPr>
              <w:rPr>
                <w:rFonts w:ascii="Times New Roman" w:hAnsi="Times New Roman" w:cs="Times New Roman"/>
                <w:sz w:val="20"/>
                <w:szCs w:val="20"/>
                <w:rPrChange w:id="62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24" w:author="Szabolcs Bene" w:date="2016-06-23T22:32:00Z">
                  <w:rPr>
                    <w:rFonts w:ascii="Times New Roman" w:hAnsi="Times New Roman" w:cs="Times New Roman"/>
                    <w:sz w:val="24"/>
                    <w:szCs w:val="24"/>
                  </w:rPr>
                </w:rPrChange>
              </w:rPr>
              <w:t xml:space="preserve">Este browser-browser, iar “camerele” pentru </w:t>
            </w:r>
          </w:p>
          <w:p w14:paraId="4D5DD871" w14:textId="77777777" w:rsidR="00ED21E1" w:rsidRPr="00F7030A" w:rsidRDefault="00ED21E1" w:rsidP="00190E4C">
            <w:pPr>
              <w:rPr>
                <w:rFonts w:ascii="Times New Roman" w:hAnsi="Times New Roman" w:cs="Times New Roman"/>
                <w:sz w:val="20"/>
                <w:szCs w:val="20"/>
                <w:rPrChange w:id="62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26" w:author="Szabolcs Bene" w:date="2016-06-23T22:32:00Z">
                  <w:rPr>
                    <w:rFonts w:ascii="Times New Roman" w:hAnsi="Times New Roman" w:cs="Times New Roman"/>
                    <w:sz w:val="24"/>
                    <w:szCs w:val="24"/>
                  </w:rPr>
                </w:rPrChange>
              </w:rPr>
              <w:t>conversaţii sunt create în procesul de signaling</w:t>
            </w:r>
          </w:p>
        </w:tc>
        <w:tc>
          <w:tcPr>
            <w:tcW w:w="4675" w:type="dxa"/>
          </w:tcPr>
          <w:p w14:paraId="244557F8" w14:textId="77777777" w:rsidR="00ED21E1" w:rsidRPr="00F7030A" w:rsidRDefault="00ED21E1" w:rsidP="00190E4C">
            <w:pPr>
              <w:rPr>
                <w:rFonts w:ascii="Times New Roman" w:hAnsi="Times New Roman" w:cs="Times New Roman"/>
                <w:sz w:val="20"/>
                <w:szCs w:val="20"/>
                <w:rPrChange w:id="62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28" w:author="Szabolcs Bene" w:date="2016-06-23T22:32:00Z">
                  <w:rPr>
                    <w:rFonts w:ascii="Times New Roman" w:hAnsi="Times New Roman" w:cs="Times New Roman"/>
                    <w:sz w:val="24"/>
                    <w:szCs w:val="24"/>
                  </w:rPr>
                </w:rPrChange>
              </w:rPr>
              <w:t>Foloseşte handshakeuri HTTP compatibile şi porturi default pentru combinarea mai uşoară a infrastructurii web existente şi a proxyurilor/firewall-urilor</w:t>
            </w:r>
          </w:p>
        </w:tc>
      </w:tr>
      <w:tr w:rsidR="00ED21E1" w:rsidRPr="00A35228" w14:paraId="01FD227E" w14:textId="77777777" w:rsidTr="00190E4C">
        <w:tc>
          <w:tcPr>
            <w:tcW w:w="4675" w:type="dxa"/>
          </w:tcPr>
          <w:p w14:paraId="7BF03A36" w14:textId="77777777" w:rsidR="00ED21E1" w:rsidRPr="00F7030A" w:rsidRDefault="00ED21E1" w:rsidP="00190E4C">
            <w:pPr>
              <w:rPr>
                <w:rFonts w:ascii="Times New Roman" w:hAnsi="Times New Roman" w:cs="Times New Roman"/>
                <w:sz w:val="20"/>
                <w:szCs w:val="20"/>
                <w:rPrChange w:id="62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30" w:author="Szabolcs Bene" w:date="2016-06-23T22:32:00Z">
                  <w:rPr>
                    <w:rFonts w:ascii="Times New Roman" w:hAnsi="Times New Roman" w:cs="Times New Roman"/>
                    <w:sz w:val="24"/>
                    <w:szCs w:val="24"/>
                  </w:rPr>
                </w:rPrChange>
              </w:rPr>
              <w:lastRenderedPageBreak/>
              <w:t>Layerul de transport este configurabil</w:t>
            </w:r>
          </w:p>
        </w:tc>
        <w:tc>
          <w:tcPr>
            <w:tcW w:w="4675" w:type="dxa"/>
          </w:tcPr>
          <w:p w14:paraId="49F61E81" w14:textId="77777777" w:rsidR="00ED21E1" w:rsidRPr="00F7030A" w:rsidRDefault="00ED21E1" w:rsidP="00190E4C">
            <w:pPr>
              <w:rPr>
                <w:rFonts w:ascii="Times New Roman" w:hAnsi="Times New Roman" w:cs="Times New Roman"/>
                <w:sz w:val="20"/>
                <w:szCs w:val="20"/>
                <w:rPrChange w:id="63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32" w:author="Szabolcs Bene" w:date="2016-06-23T22:32:00Z">
                  <w:rPr>
                    <w:rFonts w:ascii="Times New Roman" w:hAnsi="Times New Roman" w:cs="Times New Roman"/>
                    <w:sz w:val="24"/>
                    <w:szCs w:val="24"/>
                  </w:rPr>
                </w:rPrChange>
              </w:rPr>
              <w:t>Un API de browser mai usor folosit şi implementat</w:t>
            </w:r>
          </w:p>
        </w:tc>
      </w:tr>
      <w:tr w:rsidR="00ED21E1" w:rsidRPr="00A35228" w14:paraId="7780FF6D" w14:textId="77777777" w:rsidTr="00190E4C">
        <w:tc>
          <w:tcPr>
            <w:tcW w:w="4675" w:type="dxa"/>
          </w:tcPr>
          <w:p w14:paraId="6720F744" w14:textId="77777777" w:rsidR="00ED21E1" w:rsidRPr="00F7030A" w:rsidRDefault="00ED21E1" w:rsidP="00190E4C">
            <w:pPr>
              <w:rPr>
                <w:rFonts w:ascii="Times New Roman" w:hAnsi="Times New Roman" w:cs="Times New Roman"/>
                <w:sz w:val="20"/>
                <w:szCs w:val="20"/>
                <w:rPrChange w:id="63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34" w:author="Szabolcs Bene" w:date="2016-06-23T22:32:00Z">
                  <w:rPr>
                    <w:rFonts w:ascii="Times New Roman" w:hAnsi="Times New Roman" w:cs="Times New Roman"/>
                    <w:sz w:val="24"/>
                    <w:szCs w:val="24"/>
                  </w:rPr>
                </w:rPrChange>
              </w:rPr>
              <w:t>Majoritatea aplicatiilor implementează funcţionalităţile WebRTC folosind protocolul UDP</w:t>
            </w:r>
          </w:p>
        </w:tc>
        <w:tc>
          <w:tcPr>
            <w:tcW w:w="4675" w:type="dxa"/>
          </w:tcPr>
          <w:p w14:paraId="76BACE15" w14:textId="77777777" w:rsidR="00ED21E1" w:rsidRPr="00F7030A" w:rsidRDefault="00ED21E1" w:rsidP="00190E4C">
            <w:pPr>
              <w:rPr>
                <w:rFonts w:ascii="Times New Roman" w:hAnsi="Times New Roman" w:cs="Times New Roman"/>
                <w:sz w:val="20"/>
                <w:szCs w:val="20"/>
                <w:rPrChange w:id="63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36" w:author="Szabolcs Bene" w:date="2016-06-23T22:32:00Z">
                  <w:rPr>
                    <w:rFonts w:ascii="Times New Roman" w:hAnsi="Times New Roman" w:cs="Times New Roman"/>
                    <w:sz w:val="24"/>
                    <w:szCs w:val="24"/>
                  </w:rPr>
                </w:rPrChange>
              </w:rPr>
              <w:t>Aplicaţiile care folosesc socketuri folosesc protocolul TCP</w:t>
            </w:r>
          </w:p>
        </w:tc>
      </w:tr>
      <w:tr w:rsidR="00ED21E1" w:rsidRPr="00A35228" w14:paraId="0997E242" w14:textId="77777777" w:rsidTr="00190E4C">
        <w:tc>
          <w:tcPr>
            <w:tcW w:w="4675" w:type="dxa"/>
          </w:tcPr>
          <w:p w14:paraId="2AD3E5EB" w14:textId="77777777" w:rsidR="00ED21E1" w:rsidRPr="00F7030A" w:rsidRDefault="00ED21E1" w:rsidP="00190E4C">
            <w:pPr>
              <w:rPr>
                <w:rFonts w:ascii="Times New Roman" w:hAnsi="Times New Roman" w:cs="Times New Roman"/>
                <w:sz w:val="20"/>
                <w:szCs w:val="20"/>
                <w:rPrChange w:id="63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38" w:author="Szabolcs Bene" w:date="2016-06-23T22:32:00Z">
                  <w:rPr>
                    <w:rFonts w:ascii="Times New Roman" w:hAnsi="Times New Roman" w:cs="Times New Roman"/>
                    <w:sz w:val="24"/>
                    <w:szCs w:val="24"/>
                  </w:rPr>
                </w:rPrChange>
              </w:rPr>
              <w:t>Folosind funcţionalitatea de DataChannel, se pot trimite date neprelucrate de la un client la altul, fără a folosi vreun server de comunicare</w:t>
            </w:r>
          </w:p>
        </w:tc>
        <w:tc>
          <w:tcPr>
            <w:tcW w:w="4675" w:type="dxa"/>
          </w:tcPr>
          <w:p w14:paraId="1E2842D0" w14:textId="77777777" w:rsidR="00ED21E1" w:rsidRPr="00F7030A" w:rsidRDefault="00ED21E1" w:rsidP="00F96E84">
            <w:pPr>
              <w:rPr>
                <w:rFonts w:ascii="Times New Roman" w:hAnsi="Times New Roman" w:cs="Times New Roman"/>
                <w:sz w:val="20"/>
                <w:szCs w:val="20"/>
                <w:rPrChange w:id="63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40" w:author="Szabolcs Bene" w:date="2016-06-23T22:32:00Z">
                  <w:rPr>
                    <w:rFonts w:ascii="Times New Roman" w:hAnsi="Times New Roman" w:cs="Times New Roman"/>
                    <w:sz w:val="24"/>
                    <w:szCs w:val="24"/>
                  </w:rPr>
                </w:rPrChange>
              </w:rPr>
              <w:t>Clienţii trebuie să folosească neaparat</w:t>
            </w:r>
            <w:r w:rsidR="00F96E84" w:rsidRPr="00F7030A">
              <w:rPr>
                <w:strike/>
                <w:sz w:val="20"/>
                <w:szCs w:val="20"/>
                <w:rPrChange w:id="641" w:author="Szabolcs Bene" w:date="2016-06-23T22:32:00Z">
                  <w:rPr>
                    <w:strike/>
                  </w:rPr>
                </w:rPrChange>
              </w:rPr>
              <w:t xml:space="preserve"> </w:t>
            </w:r>
            <w:r w:rsidRPr="00F7030A">
              <w:rPr>
                <w:rFonts w:ascii="Times New Roman" w:hAnsi="Times New Roman" w:cs="Times New Roman"/>
                <w:sz w:val="20"/>
                <w:szCs w:val="20"/>
                <w:rPrChange w:id="642" w:author="Szabolcs Bene" w:date="2016-06-23T22:32:00Z">
                  <w:rPr>
                    <w:rFonts w:ascii="Times New Roman" w:hAnsi="Times New Roman" w:cs="Times New Roman"/>
                    <w:sz w:val="24"/>
                    <w:szCs w:val="24"/>
                  </w:rPr>
                </w:rPrChange>
              </w:rPr>
              <w:t>un server pentru a putea comunica între ei.</w:t>
            </w:r>
          </w:p>
        </w:tc>
      </w:tr>
      <w:tr w:rsidR="00ED21E1" w:rsidRPr="00A35228" w14:paraId="189CD1BD" w14:textId="77777777" w:rsidTr="00190E4C">
        <w:tc>
          <w:tcPr>
            <w:tcW w:w="4675" w:type="dxa"/>
          </w:tcPr>
          <w:p w14:paraId="22CFB666" w14:textId="77777777" w:rsidR="00ED21E1" w:rsidRPr="00F7030A" w:rsidRDefault="00ED21E1" w:rsidP="00190E4C">
            <w:pPr>
              <w:rPr>
                <w:rFonts w:ascii="Times New Roman" w:hAnsi="Times New Roman" w:cs="Times New Roman"/>
                <w:sz w:val="20"/>
                <w:szCs w:val="20"/>
                <w:rPrChange w:id="64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44" w:author="Szabolcs Bene" w:date="2016-06-23T22:32:00Z">
                  <w:rPr>
                    <w:rFonts w:ascii="Times New Roman" w:hAnsi="Times New Roman" w:cs="Times New Roman"/>
                    <w:sz w:val="24"/>
                    <w:szCs w:val="24"/>
                  </w:rPr>
                </w:rPrChange>
              </w:rPr>
              <w:t>Datele nu sunt transmise pe căi de “incredere”</w:t>
            </w:r>
          </w:p>
        </w:tc>
        <w:tc>
          <w:tcPr>
            <w:tcW w:w="4675" w:type="dxa"/>
          </w:tcPr>
          <w:p w14:paraId="15953848" w14:textId="77777777" w:rsidR="00ED21E1" w:rsidRPr="00F7030A" w:rsidRDefault="00ED21E1" w:rsidP="00190E4C">
            <w:pPr>
              <w:rPr>
                <w:rFonts w:ascii="Times New Roman" w:hAnsi="Times New Roman" w:cs="Times New Roman"/>
                <w:sz w:val="20"/>
                <w:szCs w:val="20"/>
                <w:rPrChange w:id="64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46" w:author="Szabolcs Bene" w:date="2016-06-23T22:32:00Z">
                  <w:rPr>
                    <w:rFonts w:ascii="Times New Roman" w:hAnsi="Times New Roman" w:cs="Times New Roman"/>
                    <w:sz w:val="24"/>
                    <w:szCs w:val="24"/>
                  </w:rPr>
                </w:rPrChange>
              </w:rPr>
              <w:t>Datele sunt transmise pe căi de “incredere”</w:t>
            </w:r>
          </w:p>
        </w:tc>
      </w:tr>
      <w:tr w:rsidR="00ED21E1" w:rsidRPr="00A35228" w14:paraId="5929AD38" w14:textId="77777777" w:rsidTr="00190E4C">
        <w:tc>
          <w:tcPr>
            <w:tcW w:w="4675" w:type="dxa"/>
          </w:tcPr>
          <w:p w14:paraId="5327003F" w14:textId="77777777" w:rsidR="00ED21E1" w:rsidRPr="00F7030A" w:rsidRDefault="00ED21E1" w:rsidP="00190E4C">
            <w:pPr>
              <w:rPr>
                <w:rFonts w:ascii="Times New Roman" w:hAnsi="Times New Roman" w:cs="Times New Roman"/>
                <w:sz w:val="20"/>
                <w:szCs w:val="20"/>
                <w:rPrChange w:id="64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48" w:author="Szabolcs Bene" w:date="2016-06-23T22:32:00Z">
                  <w:rPr>
                    <w:rFonts w:ascii="Times New Roman" w:hAnsi="Times New Roman" w:cs="Times New Roman"/>
                    <w:sz w:val="24"/>
                    <w:szCs w:val="24"/>
                  </w:rPr>
                </w:rPrChange>
              </w:rPr>
              <w:t>Foloseşte servere STUN şi TURN pentru a obţine conexiuni cu client care au IP-uri private (clasele A,B,C)</w:t>
            </w:r>
          </w:p>
        </w:tc>
        <w:tc>
          <w:tcPr>
            <w:tcW w:w="4675" w:type="dxa"/>
          </w:tcPr>
          <w:p w14:paraId="1A4160C2" w14:textId="77777777" w:rsidR="00ED21E1" w:rsidRPr="00F7030A" w:rsidRDefault="00ED21E1" w:rsidP="00190E4C">
            <w:pPr>
              <w:rPr>
                <w:rFonts w:ascii="Times New Roman" w:hAnsi="Times New Roman" w:cs="Times New Roman"/>
                <w:sz w:val="20"/>
                <w:szCs w:val="20"/>
                <w:rPrChange w:id="64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50" w:author="Szabolcs Bene" w:date="2016-06-23T22:32:00Z">
                  <w:rPr>
                    <w:rFonts w:ascii="Times New Roman" w:hAnsi="Times New Roman" w:cs="Times New Roman"/>
                    <w:sz w:val="24"/>
                    <w:szCs w:val="24"/>
                  </w:rPr>
                </w:rPrChange>
              </w:rPr>
              <w:t>Pentru comunicarea între clienţi nu sunt necesare să fie folosite servere de STUN şi TURN, deoarece serverul web decide unde vor ajunge datele de la un client la altul.</w:t>
            </w:r>
          </w:p>
        </w:tc>
      </w:tr>
      <w:tr w:rsidR="00ED21E1" w:rsidRPr="00A35228" w14:paraId="74C71CD8" w14:textId="77777777" w:rsidTr="00190E4C">
        <w:tc>
          <w:tcPr>
            <w:tcW w:w="9350" w:type="dxa"/>
            <w:gridSpan w:val="2"/>
          </w:tcPr>
          <w:p w14:paraId="2EE726C5" w14:textId="77777777" w:rsidR="00ED21E1" w:rsidRPr="00F7030A" w:rsidRDefault="00ED21E1" w:rsidP="00190E4C">
            <w:pPr>
              <w:rPr>
                <w:rFonts w:ascii="Times New Roman" w:hAnsi="Times New Roman" w:cs="Times New Roman"/>
                <w:sz w:val="20"/>
                <w:szCs w:val="20"/>
                <w:rPrChange w:id="65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652" w:author="Szabolcs Bene" w:date="2016-06-23T22:32:00Z">
                  <w:rPr>
                    <w:rFonts w:ascii="Times New Roman" w:hAnsi="Times New Roman" w:cs="Times New Roman"/>
                    <w:sz w:val="24"/>
                    <w:szCs w:val="24"/>
                  </w:rPr>
                </w:rPrChange>
              </w:rPr>
              <w:t>Pentru a se putea face broadcast (comunicare între mai mult de 2 clienţi în aceasi timp), soluţia este aceeasi la ambele tehnologii: este nevoie de un server centralizat. Dezavantajul este că datele mari ce trebuie transmise pot ajunge mai tarziu la client.</w:t>
            </w:r>
          </w:p>
        </w:tc>
      </w:tr>
    </w:tbl>
    <w:p w14:paraId="15AA7D09" w14:textId="77777777" w:rsidR="00ED21E1" w:rsidDel="008731F7" w:rsidRDefault="00ED21E1">
      <w:pPr>
        <w:ind w:firstLine="0"/>
        <w:rPr>
          <w:del w:id="653" w:author="Szabolcs Bene" w:date="2016-06-21T22:02:00Z"/>
        </w:rPr>
        <w:pPrChange w:id="654" w:author="Szabolcs Bene" w:date="2016-06-21T22:02:00Z">
          <w:pPr/>
        </w:pPrChange>
      </w:pPr>
    </w:p>
    <w:p w14:paraId="488B91C5" w14:textId="77777777" w:rsidR="009E23EF" w:rsidDel="008731F7" w:rsidRDefault="009E23EF" w:rsidP="00796E90">
      <w:pPr>
        <w:rPr>
          <w:del w:id="655" w:author="Szabolcs Bene" w:date="2016-06-21T22:02:00Z"/>
        </w:rPr>
      </w:pPr>
    </w:p>
    <w:p w14:paraId="2D6401B1" w14:textId="77777777" w:rsidR="00FB4539" w:rsidDel="008731F7" w:rsidRDefault="00FB4539" w:rsidP="00FB4539">
      <w:pPr>
        <w:jc w:val="center"/>
        <w:rPr>
          <w:del w:id="656" w:author="Szabolcs Bene" w:date="2016-06-21T22:02:00Z"/>
        </w:rPr>
      </w:pPr>
      <w:del w:id="657"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14:paraId="70A1B5F2" w14:textId="77777777" w:rsidR="009E23EF" w:rsidRDefault="009E23EF" w:rsidP="00917A7C">
      <w:pPr>
        <w:ind w:firstLine="0"/>
      </w:pPr>
    </w:p>
    <w:p w14:paraId="06CDEC2B" w14:textId="77777777"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14:paraId="24E9ECCA" w14:textId="77777777" w:rsidR="005E0BDD" w:rsidRDefault="005E0BDD" w:rsidP="005E0BDD">
      <w:pPr>
        <w:pStyle w:val="Heading2"/>
        <w:numPr>
          <w:ilvl w:val="1"/>
          <w:numId w:val="1"/>
        </w:numPr>
      </w:pPr>
      <w:bookmarkStart w:id="658" w:name="_Toc454486666"/>
      <w:r>
        <w:t>WebRTC API</w:t>
      </w:r>
      <w:bookmarkEnd w:id="658"/>
    </w:p>
    <w:p w14:paraId="3D2DB994" w14:textId="77777777"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14:paraId="1E354573" w14:textId="77777777" w:rsidR="005E0BDD" w:rsidRPr="009074C0" w:rsidRDefault="005E0BDD" w:rsidP="005E0BDD">
      <w:pPr>
        <w:ind w:firstLine="708"/>
        <w:rPr>
          <w:iCs/>
        </w:rPr>
      </w:pPr>
    </w:p>
    <w:p w14:paraId="7CB608B7" w14:textId="77777777" w:rsidR="00780F1A" w:rsidRDefault="00780F1A" w:rsidP="005E0BDD">
      <w:pPr>
        <w:ind w:firstLine="708"/>
        <w:rPr>
          <w:ins w:id="659" w:author="Szabolcs Bene" w:date="2016-06-21T22:43:00Z"/>
          <w:b/>
          <w:iCs/>
        </w:rPr>
      </w:pPr>
    </w:p>
    <w:p w14:paraId="6E7960AB" w14:textId="77777777" w:rsidR="005E0BDD" w:rsidRPr="009074C0" w:rsidRDefault="005E0BDD" w:rsidP="005E0BDD">
      <w:pPr>
        <w:ind w:firstLine="708"/>
        <w:rPr>
          <w:b/>
          <w:iCs/>
        </w:rPr>
      </w:pPr>
      <w:r w:rsidRPr="009074C0">
        <w:rPr>
          <w:b/>
          <w:iCs/>
        </w:rPr>
        <w:t>Principiu de functionare</w:t>
      </w:r>
    </w:p>
    <w:p w14:paraId="417E7AA1" w14:textId="77777777"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14:paraId="2C334BBB" w14:textId="77777777"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14:paraId="46ED0539" w14:textId="77777777"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660" w:author="Szabolcs Bene" w:date="2016-06-20T22:26:00Z">
        <w:r w:rsidR="001229EE">
          <w:rPr>
            <w:iCs/>
            <w:color w:val="auto"/>
          </w:rPr>
          <w:t>(Session Description Protocol)</w:t>
        </w:r>
      </w:ins>
      <w:r w:rsidRPr="00A35228">
        <w:rPr>
          <w:iCs/>
          <w:color w:val="auto"/>
        </w:rPr>
        <w:t>, prin serviciul de semnalare.</w:t>
      </w:r>
    </w:p>
    <w:p w14:paraId="0DEE2FB4" w14:textId="77777777"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14:paraId="05A8D79F" w14:textId="77777777"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14:paraId="3964B053" w14:textId="77777777"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14:paraId="66CD3784" w14:textId="77777777" w:rsidR="00BA293C" w:rsidRPr="001E2258" w:rsidRDefault="00BA293C" w:rsidP="001E2258">
      <w:pPr>
        <w:ind w:firstLine="708"/>
      </w:pPr>
      <w:r w:rsidRPr="001E2258">
        <w:t xml:space="preserve">În această aplicaţie, acest principiu este transformat într-o implementare proprie, şi anume în scriptul webrtc.js. </w:t>
      </w:r>
    </w:p>
    <w:p w14:paraId="69D7BB36" w14:textId="77777777" w:rsidR="00BA293C" w:rsidRPr="001E2258" w:rsidRDefault="00BA293C" w:rsidP="001E2258">
      <w:pPr>
        <w:ind w:firstLine="708"/>
      </w:pPr>
      <w:r w:rsidRPr="001E2258">
        <w:lastRenderedPageBreak/>
        <w:t>În urmatoarele subcapitole vor fi prezentate elementele principale WebRTC, iar după vor urma integrarea acestor elemente în aplicaţia web.</w:t>
      </w:r>
    </w:p>
    <w:p w14:paraId="1435F4EA" w14:textId="77777777" w:rsidR="00BA293C" w:rsidRPr="001E2258" w:rsidRDefault="00BA293C" w:rsidP="001E2258">
      <w:pPr>
        <w:ind w:firstLine="708"/>
      </w:pPr>
      <w:r w:rsidRPr="001E2258">
        <w:t>WebRTC: Comunicarea în timp real între browsere, defineste un API de JavaScript, care poate fi folosit</w:t>
      </w:r>
      <w:ins w:id="661" w:author="Szabolcs Bene" w:date="2016-06-20T22:26:00Z">
        <w:r w:rsidR="00A065D7">
          <w:t>ă</w:t>
        </w:r>
      </w:ins>
      <w:r w:rsidRPr="001E2258">
        <w:t xml:space="preserve"> în aplicaţii web pentru a </w:t>
      </w:r>
      <w:del w:id="662" w:author="Szabolcs Bene" w:date="2016-06-20T22:26:00Z">
        <w:r w:rsidRPr="001E2258" w:rsidDel="00A065D7">
          <w:delText xml:space="preserve">folosi </w:delText>
        </w:r>
      </w:del>
      <w:ins w:id="663" w:author="Szabolcs Bene" w:date="2016-06-20T22:26:00Z">
        <w:r w:rsidR="00A065D7">
          <w:t>utiliza</w:t>
        </w:r>
        <w:r w:rsidR="00A065D7" w:rsidRPr="001E2258">
          <w:t xml:space="preserve"> </w:t>
        </w:r>
      </w:ins>
      <w:r w:rsidRPr="001E2258">
        <w:t>funcţionalităţile oferite de WebRTC pentru comunicare peer-to-peer.</w:t>
      </w:r>
    </w:p>
    <w:p w14:paraId="750176DE" w14:textId="77777777"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664" w:author="Szabolcs Bene" w:date="2016-06-20T22:26:00Z">
        <w:r w:rsidRPr="001E2258" w:rsidDel="00A065D7">
          <w:delText xml:space="preserve"> ca </w:delText>
        </w:r>
      </w:del>
      <w:r w:rsidRPr="001E2258">
        <w:t>fiecare punct final poate să înceapă conexiunea</w:t>
      </w:r>
      <w:r w:rsidR="005E0BDD" w:rsidRPr="001E2258">
        <w:t xml:space="preserve">. </w:t>
      </w:r>
    </w:p>
    <w:p w14:paraId="543A15E3" w14:textId="77777777" w:rsidR="005E0BDD" w:rsidRDefault="005E0BDD" w:rsidP="005E0BDD">
      <w:pPr>
        <w:pStyle w:val="Heading3"/>
        <w:numPr>
          <w:ilvl w:val="2"/>
          <w:numId w:val="1"/>
        </w:numPr>
      </w:pPr>
      <w:bookmarkStart w:id="665" w:name="_Toc454486667"/>
      <w:r>
        <w:t>Negocierea informa</w:t>
      </w:r>
      <w:ins w:id="666" w:author="Szabolcs Bene" w:date="2016-06-22T22:25:00Z">
        <w:r w:rsidR="005E34CB">
          <w:t>ț</w:t>
        </w:r>
      </w:ins>
      <w:del w:id="667" w:author="Szabolcs Bene" w:date="2016-06-22T22:25:00Z">
        <w:r w:rsidDel="005E34CB">
          <w:delText>t</w:delText>
        </w:r>
      </w:del>
      <w:r>
        <w:t xml:space="preserve">iilor de </w:t>
      </w:r>
      <w:r w:rsidR="002F5C2C">
        <w:rPr>
          <w:color w:val="auto"/>
        </w:rPr>
        <w:t>reţea</w:t>
      </w:r>
      <w:bookmarkEnd w:id="665"/>
    </w:p>
    <w:p w14:paraId="53668D64" w14:textId="77777777" w:rsidR="000E4B08" w:rsidRPr="00FA63F8" w:rsidRDefault="000E4B08" w:rsidP="00FA63F8">
      <w:pPr>
        <w:ind w:firstLine="708"/>
      </w:pPr>
      <w:r w:rsidRPr="00FA63F8">
        <w:t xml:space="preserve">Negocierea datelor se face prin serviciul de semnalare. În acest caz serviciul de semnalare </w:t>
      </w:r>
      <w:del w:id="668" w:author="Szabolcs Bene" w:date="2016-06-20T22:27:00Z">
        <w:r w:rsidRPr="00FA63F8" w:rsidDel="009549FF">
          <w:delText xml:space="preserve">este </w:delText>
        </w:r>
      </w:del>
      <w:ins w:id="669"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670" w:author="Szabolcs Bene" w:date="2016-06-21T22:44:00Z">
        <w:r w:rsidR="003666B3">
          <w:t>SDP (</w:t>
        </w:r>
      </w:ins>
      <w:r w:rsidRPr="00FA63F8">
        <w:t>Session Description Protocol</w:t>
      </w:r>
      <w:ins w:id="671" w:author="Szabolcs Bene" w:date="2016-06-21T22:44:00Z">
        <w:r w:rsidR="003666B3">
          <w:t>)</w:t>
        </w:r>
      </w:ins>
      <w:r w:rsidRPr="00FA63F8">
        <w:t>, şi ICE candidaţi</w:t>
      </w:r>
      <w:ins w:id="672" w:author="Szabolcs Bene" w:date="2016-06-21T22:44:00Z">
        <w:r w:rsidR="003666B3">
          <w:t xml:space="preserve"> (</w:t>
        </w:r>
        <w:r w:rsidR="003666B3" w:rsidRPr="00FA63F8">
          <w:t>Interactive Connectivity Establishment</w:t>
        </w:r>
        <w:r w:rsidR="003666B3">
          <w:t>)</w:t>
        </w:r>
      </w:ins>
      <w:r w:rsidRPr="00FA63F8">
        <w:t xml:space="preserve">. </w:t>
      </w:r>
    </w:p>
    <w:p w14:paraId="204B0CB2" w14:textId="77777777"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14:paraId="7A32DA8F" w14:textId="77777777" w:rsidR="005E0BDD" w:rsidRPr="00FA63F8" w:rsidRDefault="000E4B08" w:rsidP="00FA63F8">
      <w:pPr>
        <w:ind w:firstLine="708"/>
      </w:pPr>
      <w:r w:rsidRPr="00FA63F8">
        <w:t>Candidaţii ICE</w:t>
      </w:r>
      <w:del w:id="673" w:author="Szabolcs Bene" w:date="2016-06-21T22:44:00Z">
        <w:r w:rsidRPr="00FA63F8" w:rsidDel="003666B3">
          <w:delText xml:space="preserve"> </w:delText>
        </w:r>
      </w:del>
      <w:ins w:id="674" w:author="Szabolcs Bene" w:date="2016-06-21T22:44:00Z">
        <w:r w:rsidR="003666B3">
          <w:t xml:space="preserve"> </w:t>
        </w:r>
      </w:ins>
      <w:r w:rsidRPr="00FA63F8">
        <w:t xml:space="preserve">sunt transmişi cu informaţiile de IP prin NAT (Network Address Translator). ICE </w:t>
      </w:r>
      <w:del w:id="675" w:author="Szabolcs Bene" w:date="2016-06-20T22:28:00Z">
        <w:r w:rsidRPr="00FA63F8" w:rsidDel="00693098">
          <w:delText>vine de la</w:delText>
        </w:r>
      </w:del>
      <w:del w:id="676" w:author="Szabolcs Bene" w:date="2016-06-20T22:27:00Z">
        <w:r w:rsidRPr="00FA63F8" w:rsidDel="00693098">
          <w:delText xml:space="preserve"> Interactive Connectivity Establishment</w:delText>
        </w:r>
      </w:del>
      <w:del w:id="677" w:author="Szabolcs Bene" w:date="2016-06-20T22:28:00Z">
        <w:r w:rsidRPr="00FA63F8" w:rsidDel="00693098">
          <w:delText xml:space="preserve">, şi </w:delText>
        </w:r>
      </w:del>
      <w:r w:rsidRPr="00FA63F8">
        <w:t xml:space="preserve">este folosit pentru crearea </w:t>
      </w:r>
      <w:del w:id="678" w:author="Szabolcs Bene" w:date="2016-06-21T21:48:00Z">
        <w:r w:rsidRPr="00FA63F8" w:rsidDel="00381A2F">
          <w:delText xml:space="preserve">de </w:delText>
        </w:r>
      </w:del>
      <w:r w:rsidRPr="00FA63F8">
        <w:t>comunic</w:t>
      </w:r>
      <w:ins w:id="679" w:author="Szabolcs Bene" w:date="2016-06-21T21:48:00Z">
        <w:r w:rsidR="00381A2F">
          <w:t>ării</w:t>
        </w:r>
      </w:ins>
      <w:del w:id="680"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14:paraId="0BF78E3F" w14:textId="77777777" w:rsidR="005E0BDD" w:rsidRDefault="005E0BDD" w:rsidP="005E0BDD"/>
    <w:p w14:paraId="3318C8C0" w14:textId="77777777"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14:paraId="58DA3AA0" w14:textId="77777777" w:rsidR="005E0BDD" w:rsidRPr="004820F3" w:rsidRDefault="005E0BDD" w:rsidP="005E0BDD">
      <w:r w:rsidRPr="004820F3">
        <w:tab/>
      </w:r>
    </w:p>
    <w:p w14:paraId="4707F3E7" w14:textId="77777777" w:rsidR="004F298B" w:rsidRPr="00A35228" w:rsidRDefault="005E0BDD" w:rsidP="004F298B">
      <w:pPr>
        <w:ind w:firstLine="708"/>
        <w:rPr>
          <w:iCs/>
          <w:color w:val="auto"/>
        </w:rPr>
      </w:pPr>
      <w:r w:rsidRPr="004820F3">
        <w:tab/>
      </w:r>
      <w:r w:rsidR="004F298B" w:rsidRPr="00A35228">
        <w:rPr>
          <w:iCs/>
          <w:color w:val="auto"/>
        </w:rPr>
        <w:t xml:space="preserve">Aici UDP-ul </w:t>
      </w:r>
      <w:ins w:id="681"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w:t>
      </w:r>
      <w:ins w:id="682" w:author="Szabolcs Bene" w:date="2016-06-23T22:12:00Z">
        <w:r w:rsidR="00043A75">
          <w:rPr>
            <w:iCs/>
            <w:color w:val="auto"/>
          </w:rPr>
          <w:t>ne arată candida</w:t>
        </w:r>
        <w:r w:rsidR="00932153">
          <w:rPr>
            <w:iCs/>
            <w:color w:val="auto"/>
          </w:rPr>
          <w:t>ții care sunt generați</w:t>
        </w:r>
      </w:ins>
      <w:del w:id="683" w:author="Szabolcs Bene" w:date="2016-06-23T22:12:00Z">
        <w:r w:rsidR="004F298B" w:rsidRPr="00677285" w:rsidDel="00932153">
          <w:rPr>
            <w:iCs/>
            <w:color w:val="FF0000"/>
            <w:rPrChange w:id="684" w:author="CIvan" w:date="2016-06-23T10:50:00Z">
              <w:rPr>
                <w:iCs/>
                <w:color w:val="auto"/>
              </w:rPr>
            </w:rPrChange>
          </w:rPr>
          <w:delText xml:space="preserve">ne zice că candidaţii </w:delText>
        </w:r>
        <w:r w:rsidR="004F298B" w:rsidRPr="00A35228" w:rsidDel="00932153">
          <w:rPr>
            <w:iCs/>
            <w:color w:val="auto"/>
          </w:rPr>
          <w:delText>sunt generate</w:delText>
        </w:r>
      </w:del>
      <w:r w:rsidR="004F298B" w:rsidRPr="00A35228">
        <w:rPr>
          <w:iCs/>
          <w:color w:val="auto"/>
        </w:rPr>
        <w:t xml:space="preserv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14:paraId="1724AE5A" w14:textId="77777777"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14:paraId="75416678" w14:textId="77777777" w:rsidR="003A1208" w:rsidRDefault="005E0BDD">
      <w:pPr>
        <w:keepNext/>
        <w:jc w:val="center"/>
        <w:pPrChange w:id="685" w:author="Szabolcs Bene" w:date="2016-06-22T19:57:00Z">
          <w:pPr>
            <w:keepNext/>
          </w:pPr>
        </w:pPrChange>
      </w:pPr>
      <w:r w:rsidRPr="004820F3">
        <w:rPr>
          <w:noProof/>
        </w:rPr>
        <w:lastRenderedPageBreak/>
        <w:drawing>
          <wp:inline distT="0" distB="0" distL="0" distR="0" wp14:anchorId="0EBDAF8D" wp14:editId="1E047064">
            <wp:extent cx="3876675" cy="2012516"/>
            <wp:effectExtent l="0" t="0" r="0" b="698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803" cy="2029195"/>
                    </a:xfrm>
                    <a:prstGeom prst="rect">
                      <a:avLst/>
                    </a:prstGeom>
                    <a:noFill/>
                    <a:ln>
                      <a:noFill/>
                    </a:ln>
                  </pic:spPr>
                </pic:pic>
              </a:graphicData>
            </a:graphic>
          </wp:inline>
        </w:drawing>
      </w:r>
    </w:p>
    <w:p w14:paraId="6904F723" w14:textId="77777777" w:rsidR="005E0BDD" w:rsidRPr="003A1208" w:rsidRDefault="00456572" w:rsidP="003A1208">
      <w:pPr>
        <w:pStyle w:val="Caption"/>
        <w:jc w:val="center"/>
        <w:rPr>
          <w:i w:val="0"/>
          <w:color w:val="000000"/>
          <w:sz w:val="24"/>
          <w:szCs w:val="24"/>
        </w:rPr>
      </w:pPr>
      <w:bookmarkStart w:id="686" w:name="_Toc454484619"/>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bookmarkEnd w:id="686"/>
    </w:p>
    <w:p w14:paraId="7E89E921" w14:textId="77777777" w:rsidR="005E0BDD" w:rsidDel="004706E6" w:rsidRDefault="005E0BDD" w:rsidP="005E0BDD">
      <w:pPr>
        <w:rPr>
          <w:del w:id="687" w:author="Szabolcs Bene" w:date="2016-06-21T22:44:00Z"/>
        </w:rPr>
      </w:pPr>
    </w:p>
    <w:p w14:paraId="0BC19B04" w14:textId="77777777" w:rsidR="005E0BDD" w:rsidRDefault="005E0BDD" w:rsidP="005E0BDD"/>
    <w:p w14:paraId="1D649E07" w14:textId="77777777"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14:paraId="380F4783" w14:textId="77777777"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14:paraId="3D3745AE" w14:textId="77777777" w:rsidR="005E0BDD" w:rsidRPr="009074C0" w:rsidRDefault="005E0BDD" w:rsidP="005E0BDD"/>
    <w:p w14:paraId="0C78FCEE" w14:textId="77777777" w:rsidR="005E0BDD" w:rsidRPr="00C565E4" w:rsidRDefault="005E0BDD" w:rsidP="005E0BDD">
      <w:pPr>
        <w:autoSpaceDE w:val="0"/>
        <w:autoSpaceDN w:val="0"/>
        <w:adjustRightInd w:val="0"/>
        <w:rPr>
          <w:rFonts w:ascii="Consolas" w:hAnsi="Consolas" w:cs="Consolas"/>
          <w:i/>
          <w:iCs/>
          <w:sz w:val="20"/>
          <w:szCs w:val="20"/>
          <w:rPrChange w:id="688" w:author="Szabolcs Bene" w:date="2016-06-23T22:28:00Z">
            <w:rPr>
              <w:i/>
              <w:iCs/>
            </w:rPr>
          </w:rPrChange>
        </w:rPr>
      </w:pPr>
      <w:r w:rsidRPr="00C565E4">
        <w:rPr>
          <w:rFonts w:ascii="Consolas" w:hAnsi="Consolas" w:cs="Consolas"/>
          <w:i/>
          <w:iCs/>
          <w:sz w:val="20"/>
          <w:szCs w:val="20"/>
          <w:rPrChange w:id="689" w:author="Szabolcs Bene" w:date="2016-06-23T22:28:00Z">
            <w:rPr>
              <w:i/>
              <w:iCs/>
            </w:rPr>
          </w:rPrChange>
        </w:rPr>
        <w:t xml:space="preserve">var </w:t>
      </w:r>
      <w:r w:rsidRPr="00C565E4">
        <w:rPr>
          <w:rFonts w:ascii="Consolas" w:hAnsi="Consolas" w:cs="Consolas"/>
          <w:b/>
          <w:bCs/>
          <w:i/>
          <w:iCs/>
          <w:sz w:val="20"/>
          <w:szCs w:val="20"/>
          <w:rPrChange w:id="690" w:author="Szabolcs Bene" w:date="2016-06-23T22:28:00Z">
            <w:rPr>
              <w:b/>
              <w:bCs/>
              <w:i/>
              <w:iCs/>
            </w:rPr>
          </w:rPrChange>
        </w:rPr>
        <w:t xml:space="preserve">serverConfig </w:t>
      </w:r>
      <w:r w:rsidRPr="00C565E4">
        <w:rPr>
          <w:rFonts w:ascii="Consolas" w:hAnsi="Consolas" w:cs="Consolas"/>
          <w:i/>
          <w:iCs/>
          <w:sz w:val="20"/>
          <w:szCs w:val="20"/>
          <w:rPrChange w:id="691" w:author="Szabolcs Bene" w:date="2016-06-23T22:28:00Z">
            <w:rPr>
              <w:i/>
              <w:iCs/>
            </w:rPr>
          </w:rPrChange>
        </w:rPr>
        <w:t>= {</w:t>
      </w:r>
    </w:p>
    <w:p w14:paraId="188BEC56" w14:textId="77777777" w:rsidR="005E0BDD" w:rsidRPr="00C565E4" w:rsidRDefault="005E0BDD" w:rsidP="005E0BDD">
      <w:pPr>
        <w:autoSpaceDE w:val="0"/>
        <w:autoSpaceDN w:val="0"/>
        <w:adjustRightInd w:val="0"/>
        <w:ind w:left="720"/>
        <w:rPr>
          <w:rFonts w:ascii="Consolas" w:hAnsi="Consolas" w:cs="Consolas"/>
          <w:i/>
          <w:iCs/>
          <w:sz w:val="20"/>
          <w:szCs w:val="20"/>
          <w:rPrChange w:id="692" w:author="Szabolcs Bene" w:date="2016-06-23T22:28:00Z">
            <w:rPr>
              <w:i/>
              <w:iCs/>
            </w:rPr>
          </w:rPrChange>
        </w:rPr>
      </w:pPr>
      <w:r w:rsidRPr="00C565E4">
        <w:rPr>
          <w:rFonts w:ascii="Consolas" w:hAnsi="Consolas" w:cs="Consolas"/>
          <w:i/>
          <w:iCs/>
          <w:sz w:val="20"/>
          <w:szCs w:val="20"/>
          <w:rPrChange w:id="693" w:author="Szabolcs Bene" w:date="2016-06-23T22:28:00Z">
            <w:rPr>
              <w:i/>
              <w:iCs/>
            </w:rPr>
          </w:rPrChange>
        </w:rPr>
        <w:t>'iceServers': [</w:t>
      </w:r>
    </w:p>
    <w:p w14:paraId="4AF669B8" w14:textId="77777777" w:rsidR="005E0BDD" w:rsidRPr="00C565E4" w:rsidRDefault="005E0BDD" w:rsidP="005E0BDD">
      <w:pPr>
        <w:autoSpaceDE w:val="0"/>
        <w:autoSpaceDN w:val="0"/>
        <w:adjustRightInd w:val="0"/>
        <w:ind w:left="1440"/>
        <w:rPr>
          <w:rFonts w:ascii="Consolas" w:hAnsi="Consolas" w:cs="Consolas"/>
          <w:i/>
          <w:iCs/>
          <w:sz w:val="20"/>
          <w:szCs w:val="20"/>
          <w:rPrChange w:id="694" w:author="Szabolcs Bene" w:date="2016-06-23T22:28:00Z">
            <w:rPr>
              <w:i/>
              <w:iCs/>
            </w:rPr>
          </w:rPrChange>
        </w:rPr>
      </w:pPr>
      <w:r w:rsidRPr="00C565E4">
        <w:rPr>
          <w:rFonts w:ascii="Consolas" w:hAnsi="Consolas" w:cs="Consolas"/>
          <w:i/>
          <w:iCs/>
          <w:sz w:val="20"/>
          <w:szCs w:val="20"/>
          <w:rPrChange w:id="695" w:author="Szabolcs Bene" w:date="2016-06-23T22:28:00Z">
            <w:rPr>
              <w:i/>
              <w:iCs/>
            </w:rPr>
          </w:rPrChange>
        </w:rPr>
        <w:t>{'urls':'stun:stun1.l.google.com:19302'},</w:t>
      </w:r>
    </w:p>
    <w:p w14:paraId="6A42A6CF" w14:textId="77777777" w:rsidR="005E0BDD" w:rsidRPr="00C565E4" w:rsidRDefault="005E0BDD" w:rsidP="005E0BDD">
      <w:pPr>
        <w:autoSpaceDE w:val="0"/>
        <w:autoSpaceDN w:val="0"/>
        <w:adjustRightInd w:val="0"/>
        <w:ind w:left="1440"/>
        <w:rPr>
          <w:rFonts w:ascii="Consolas" w:hAnsi="Consolas" w:cs="Consolas"/>
          <w:i/>
          <w:iCs/>
          <w:sz w:val="20"/>
          <w:szCs w:val="20"/>
          <w:rPrChange w:id="696" w:author="Szabolcs Bene" w:date="2016-06-23T22:28:00Z">
            <w:rPr>
              <w:i/>
              <w:iCs/>
            </w:rPr>
          </w:rPrChange>
        </w:rPr>
      </w:pPr>
      <w:r w:rsidRPr="00C565E4">
        <w:rPr>
          <w:rFonts w:ascii="Consolas" w:hAnsi="Consolas" w:cs="Consolas"/>
          <w:i/>
          <w:iCs/>
          <w:sz w:val="20"/>
          <w:szCs w:val="20"/>
          <w:rPrChange w:id="697" w:author="Szabolcs Bene" w:date="2016-06-23T22:28:00Z">
            <w:rPr>
              <w:i/>
              <w:iCs/>
            </w:rPr>
          </w:rPrChange>
        </w:rPr>
        <w:t>{'urls':'stun:stun2.l.google.com:19302'},</w:t>
      </w:r>
    </w:p>
    <w:p w14:paraId="1A0653C7" w14:textId="77777777" w:rsidR="005E0BDD" w:rsidRPr="00C565E4" w:rsidRDefault="005E0BDD" w:rsidP="005E0BDD">
      <w:pPr>
        <w:autoSpaceDE w:val="0"/>
        <w:autoSpaceDN w:val="0"/>
        <w:adjustRightInd w:val="0"/>
        <w:ind w:left="1440"/>
        <w:rPr>
          <w:rFonts w:ascii="Consolas" w:hAnsi="Consolas" w:cs="Consolas"/>
          <w:i/>
          <w:iCs/>
          <w:sz w:val="20"/>
          <w:szCs w:val="20"/>
          <w:rPrChange w:id="698" w:author="Szabolcs Bene" w:date="2016-06-23T22:28:00Z">
            <w:rPr>
              <w:i/>
              <w:iCs/>
            </w:rPr>
          </w:rPrChange>
        </w:rPr>
      </w:pPr>
      <w:r w:rsidRPr="00C565E4">
        <w:rPr>
          <w:rFonts w:ascii="Consolas" w:hAnsi="Consolas" w:cs="Consolas"/>
          <w:i/>
          <w:iCs/>
          <w:sz w:val="20"/>
          <w:szCs w:val="20"/>
          <w:rPrChange w:id="699" w:author="Szabolcs Bene" w:date="2016-06-23T22:28:00Z">
            <w:rPr>
              <w:i/>
              <w:iCs/>
            </w:rPr>
          </w:rPrChange>
        </w:rPr>
        <w:t>{'urls':'stun:stun3.l.google.com:19302'},</w:t>
      </w:r>
    </w:p>
    <w:p w14:paraId="7FC8C77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00" w:author="Szabolcs Bene" w:date="2016-06-23T22:28:00Z">
            <w:rPr>
              <w:i/>
              <w:iCs/>
            </w:rPr>
          </w:rPrChange>
        </w:rPr>
      </w:pPr>
      <w:r w:rsidRPr="00C565E4">
        <w:rPr>
          <w:rFonts w:ascii="Consolas" w:hAnsi="Consolas" w:cs="Consolas"/>
          <w:i/>
          <w:iCs/>
          <w:sz w:val="20"/>
          <w:szCs w:val="20"/>
          <w:rPrChange w:id="701" w:author="Szabolcs Bene" w:date="2016-06-23T22:28:00Z">
            <w:rPr>
              <w:i/>
              <w:iCs/>
            </w:rPr>
          </w:rPrChange>
        </w:rPr>
        <w:t>{'urls':'stun:stun4.l.google.com:19302'},</w:t>
      </w:r>
    </w:p>
    <w:p w14:paraId="5498253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02" w:author="Szabolcs Bene" w:date="2016-06-23T22:28:00Z">
            <w:rPr>
              <w:i/>
              <w:iCs/>
            </w:rPr>
          </w:rPrChange>
        </w:rPr>
      </w:pPr>
      <w:r w:rsidRPr="00C565E4">
        <w:rPr>
          <w:rFonts w:ascii="Consolas" w:hAnsi="Consolas" w:cs="Consolas"/>
          <w:i/>
          <w:iCs/>
          <w:sz w:val="20"/>
          <w:szCs w:val="20"/>
          <w:rPrChange w:id="703" w:author="Szabolcs Bene" w:date="2016-06-23T22:28:00Z">
            <w:rPr>
              <w:i/>
              <w:iCs/>
            </w:rPr>
          </w:rPrChange>
        </w:rPr>
        <w:t>{'urls':'stun:stun01.sipphone.com'},</w:t>
      </w:r>
    </w:p>
    <w:p w14:paraId="6BD7E5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04" w:author="Szabolcs Bene" w:date="2016-06-23T22:28:00Z">
            <w:rPr>
              <w:i/>
              <w:iCs/>
            </w:rPr>
          </w:rPrChange>
        </w:rPr>
      </w:pPr>
      <w:r w:rsidRPr="00C565E4">
        <w:rPr>
          <w:rFonts w:ascii="Consolas" w:hAnsi="Consolas" w:cs="Consolas"/>
          <w:i/>
          <w:iCs/>
          <w:sz w:val="20"/>
          <w:szCs w:val="20"/>
          <w:rPrChange w:id="705" w:author="Szabolcs Bene" w:date="2016-06-23T22:28:00Z">
            <w:rPr>
              <w:i/>
              <w:iCs/>
            </w:rPr>
          </w:rPrChange>
        </w:rPr>
        <w:t>{'urls':'stun:stun.ekiga.net'},</w:t>
      </w:r>
    </w:p>
    <w:p w14:paraId="5496CB6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06" w:author="Szabolcs Bene" w:date="2016-06-23T22:28:00Z">
            <w:rPr>
              <w:i/>
              <w:iCs/>
            </w:rPr>
          </w:rPrChange>
        </w:rPr>
      </w:pPr>
      <w:r w:rsidRPr="00C565E4">
        <w:rPr>
          <w:rFonts w:ascii="Consolas" w:hAnsi="Consolas" w:cs="Consolas"/>
          <w:i/>
          <w:iCs/>
          <w:sz w:val="20"/>
          <w:szCs w:val="20"/>
          <w:rPrChange w:id="707" w:author="Szabolcs Bene" w:date="2016-06-23T22:28:00Z">
            <w:rPr>
              <w:i/>
              <w:iCs/>
            </w:rPr>
          </w:rPrChange>
        </w:rPr>
        <w:t>{'urls':'stun:stun.fwdnet.net'},</w:t>
      </w:r>
    </w:p>
    <w:p w14:paraId="3804F1D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08" w:author="Szabolcs Bene" w:date="2016-06-23T22:28:00Z">
            <w:rPr>
              <w:i/>
              <w:iCs/>
            </w:rPr>
          </w:rPrChange>
        </w:rPr>
      </w:pPr>
      <w:r w:rsidRPr="00C565E4">
        <w:rPr>
          <w:rFonts w:ascii="Consolas" w:hAnsi="Consolas" w:cs="Consolas"/>
          <w:i/>
          <w:iCs/>
          <w:sz w:val="20"/>
          <w:szCs w:val="20"/>
          <w:rPrChange w:id="709" w:author="Szabolcs Bene" w:date="2016-06-23T22:28:00Z">
            <w:rPr>
              <w:i/>
              <w:iCs/>
            </w:rPr>
          </w:rPrChange>
        </w:rPr>
        <w:t>{'urls':'stun:stun.ideasip.com'},</w:t>
      </w:r>
    </w:p>
    <w:p w14:paraId="30BDFE39" w14:textId="77777777" w:rsidR="005E0BDD" w:rsidRPr="00C565E4" w:rsidDel="00780F1A" w:rsidRDefault="005E0BDD" w:rsidP="005E0BDD">
      <w:pPr>
        <w:autoSpaceDE w:val="0"/>
        <w:autoSpaceDN w:val="0"/>
        <w:adjustRightInd w:val="0"/>
        <w:ind w:left="1428" w:firstLine="708"/>
        <w:rPr>
          <w:del w:id="710" w:author="Szabolcs Bene" w:date="2016-06-21T22:43:00Z"/>
          <w:rFonts w:ascii="Consolas" w:hAnsi="Consolas" w:cs="Consolas"/>
          <w:i/>
          <w:iCs/>
          <w:sz w:val="20"/>
          <w:szCs w:val="20"/>
          <w:rPrChange w:id="711" w:author="Szabolcs Bene" w:date="2016-06-23T22:28:00Z">
            <w:rPr>
              <w:del w:id="712" w:author="Szabolcs Bene" w:date="2016-06-21T22:43:00Z"/>
              <w:i/>
              <w:iCs/>
            </w:rPr>
          </w:rPrChange>
        </w:rPr>
      </w:pPr>
      <w:del w:id="713" w:author="Szabolcs Bene" w:date="2016-06-21T22:43:00Z">
        <w:r w:rsidRPr="00C565E4" w:rsidDel="00780F1A">
          <w:rPr>
            <w:rFonts w:ascii="Consolas" w:hAnsi="Consolas" w:cs="Consolas"/>
            <w:i/>
            <w:iCs/>
            <w:sz w:val="20"/>
            <w:szCs w:val="20"/>
            <w:rPrChange w:id="714" w:author="Szabolcs Bene" w:date="2016-06-23T22:28:00Z">
              <w:rPr>
                <w:i/>
                <w:iCs/>
              </w:rPr>
            </w:rPrChange>
          </w:rPr>
          <w:delText>{'urls':'stun:stun.iptel.org'},</w:delText>
        </w:r>
      </w:del>
    </w:p>
    <w:p w14:paraId="03CEB0FE" w14:textId="77777777" w:rsidR="005E0BDD" w:rsidRPr="00C565E4" w:rsidDel="00780F1A" w:rsidRDefault="005E0BDD" w:rsidP="005E0BDD">
      <w:pPr>
        <w:autoSpaceDE w:val="0"/>
        <w:autoSpaceDN w:val="0"/>
        <w:adjustRightInd w:val="0"/>
        <w:ind w:left="1428" w:firstLine="708"/>
        <w:rPr>
          <w:del w:id="715" w:author="Szabolcs Bene" w:date="2016-06-21T22:43:00Z"/>
          <w:rFonts w:ascii="Consolas" w:hAnsi="Consolas" w:cs="Consolas"/>
          <w:i/>
          <w:iCs/>
          <w:sz w:val="20"/>
          <w:szCs w:val="20"/>
          <w:rPrChange w:id="716" w:author="Szabolcs Bene" w:date="2016-06-23T22:28:00Z">
            <w:rPr>
              <w:del w:id="717" w:author="Szabolcs Bene" w:date="2016-06-21T22:43:00Z"/>
              <w:i/>
              <w:iCs/>
            </w:rPr>
          </w:rPrChange>
        </w:rPr>
      </w:pPr>
      <w:del w:id="718" w:author="Szabolcs Bene" w:date="2016-06-21T22:43:00Z">
        <w:r w:rsidRPr="00C565E4" w:rsidDel="00780F1A">
          <w:rPr>
            <w:rFonts w:ascii="Consolas" w:hAnsi="Consolas" w:cs="Consolas"/>
            <w:i/>
            <w:iCs/>
            <w:sz w:val="20"/>
            <w:szCs w:val="20"/>
            <w:rPrChange w:id="719" w:author="Szabolcs Bene" w:date="2016-06-23T22:28:00Z">
              <w:rPr>
                <w:i/>
                <w:iCs/>
              </w:rPr>
            </w:rPrChange>
          </w:rPr>
          <w:delText>{'urls':'stun:stun.rixtelecom.se'},</w:delText>
        </w:r>
      </w:del>
    </w:p>
    <w:p w14:paraId="2B68C369"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20" w:author="Szabolcs Bene" w:date="2016-06-23T22:28:00Z">
            <w:rPr>
              <w:i/>
              <w:iCs/>
            </w:rPr>
          </w:rPrChange>
        </w:rPr>
      </w:pPr>
      <w:r w:rsidRPr="00C565E4">
        <w:rPr>
          <w:rFonts w:ascii="Consolas" w:hAnsi="Consolas" w:cs="Consolas"/>
          <w:i/>
          <w:iCs/>
          <w:sz w:val="20"/>
          <w:szCs w:val="20"/>
          <w:rPrChange w:id="721" w:author="Szabolcs Bene" w:date="2016-06-23T22:28:00Z">
            <w:rPr>
              <w:i/>
              <w:iCs/>
            </w:rPr>
          </w:rPrChange>
        </w:rPr>
        <w:t>{'urls':'stun:stun.schlund.de'},</w:t>
      </w:r>
    </w:p>
    <w:p w14:paraId="6D1D6364"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22" w:author="Szabolcs Bene" w:date="2016-06-23T22:28:00Z">
            <w:rPr>
              <w:i/>
              <w:iCs/>
            </w:rPr>
          </w:rPrChange>
        </w:rPr>
      </w:pPr>
      <w:r w:rsidRPr="00C565E4">
        <w:rPr>
          <w:rFonts w:ascii="Consolas" w:hAnsi="Consolas" w:cs="Consolas"/>
          <w:i/>
          <w:iCs/>
          <w:sz w:val="20"/>
          <w:szCs w:val="20"/>
          <w:rPrChange w:id="723" w:author="Szabolcs Bene" w:date="2016-06-23T22:28:00Z">
            <w:rPr>
              <w:i/>
              <w:iCs/>
            </w:rPr>
          </w:rPrChange>
        </w:rPr>
        <w:t>{'urls':'stun:stunserver.org'},</w:t>
      </w:r>
    </w:p>
    <w:p w14:paraId="1B7AE1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24" w:author="Szabolcs Bene" w:date="2016-06-23T22:28:00Z">
            <w:rPr>
              <w:i/>
              <w:iCs/>
            </w:rPr>
          </w:rPrChange>
        </w:rPr>
      </w:pPr>
      <w:r w:rsidRPr="00C565E4">
        <w:rPr>
          <w:rFonts w:ascii="Consolas" w:hAnsi="Consolas" w:cs="Consolas"/>
          <w:i/>
          <w:iCs/>
          <w:sz w:val="20"/>
          <w:szCs w:val="20"/>
          <w:rPrChange w:id="725" w:author="Szabolcs Bene" w:date="2016-06-23T22:28:00Z">
            <w:rPr>
              <w:i/>
              <w:iCs/>
            </w:rPr>
          </w:rPrChange>
        </w:rPr>
        <w:t>{'urls':'stun:stun.softjoys.com'},</w:t>
      </w:r>
    </w:p>
    <w:p w14:paraId="543438E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26" w:author="Szabolcs Bene" w:date="2016-06-23T22:28:00Z">
            <w:rPr>
              <w:i/>
              <w:iCs/>
            </w:rPr>
          </w:rPrChange>
        </w:rPr>
      </w:pPr>
      <w:r w:rsidRPr="00C565E4">
        <w:rPr>
          <w:rFonts w:ascii="Consolas" w:hAnsi="Consolas" w:cs="Consolas"/>
          <w:i/>
          <w:iCs/>
          <w:sz w:val="20"/>
          <w:szCs w:val="20"/>
          <w:rPrChange w:id="727" w:author="Szabolcs Bene" w:date="2016-06-23T22:28:00Z">
            <w:rPr>
              <w:i/>
              <w:iCs/>
            </w:rPr>
          </w:rPrChange>
        </w:rPr>
        <w:t>{'urls':'stun:stun.voiparound.com'},</w:t>
      </w:r>
    </w:p>
    <w:p w14:paraId="7276E24E"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28" w:author="Szabolcs Bene" w:date="2016-06-23T22:28:00Z">
            <w:rPr>
              <w:i/>
              <w:iCs/>
            </w:rPr>
          </w:rPrChange>
        </w:rPr>
      </w:pPr>
      <w:r w:rsidRPr="00C565E4">
        <w:rPr>
          <w:rFonts w:ascii="Consolas" w:hAnsi="Consolas" w:cs="Consolas"/>
          <w:i/>
          <w:iCs/>
          <w:sz w:val="20"/>
          <w:szCs w:val="20"/>
          <w:rPrChange w:id="729" w:author="Szabolcs Bene" w:date="2016-06-23T22:28:00Z">
            <w:rPr>
              <w:i/>
              <w:iCs/>
            </w:rPr>
          </w:rPrChange>
        </w:rPr>
        <w:t>{'urls':'stun:stun.voipbuster.com'},</w:t>
      </w:r>
    </w:p>
    <w:p w14:paraId="55D4D0FB"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30" w:author="Szabolcs Bene" w:date="2016-06-23T22:28:00Z">
            <w:rPr>
              <w:i/>
              <w:iCs/>
            </w:rPr>
          </w:rPrChange>
        </w:rPr>
      </w:pPr>
      <w:r w:rsidRPr="00C565E4">
        <w:rPr>
          <w:rFonts w:ascii="Consolas" w:hAnsi="Consolas" w:cs="Consolas"/>
          <w:i/>
          <w:iCs/>
          <w:sz w:val="20"/>
          <w:szCs w:val="20"/>
          <w:rPrChange w:id="731" w:author="Szabolcs Bene" w:date="2016-06-23T22:28:00Z">
            <w:rPr>
              <w:i/>
              <w:iCs/>
            </w:rPr>
          </w:rPrChange>
        </w:rPr>
        <w:t>{'urls':'stun:stun.voipstunt.com'},</w:t>
      </w:r>
    </w:p>
    <w:p w14:paraId="606216C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32" w:author="Szabolcs Bene" w:date="2016-06-23T22:28:00Z">
            <w:rPr>
              <w:i/>
              <w:iCs/>
            </w:rPr>
          </w:rPrChange>
        </w:rPr>
      </w:pPr>
      <w:r w:rsidRPr="00C565E4">
        <w:rPr>
          <w:rFonts w:ascii="Consolas" w:hAnsi="Consolas" w:cs="Consolas"/>
          <w:i/>
          <w:iCs/>
          <w:sz w:val="20"/>
          <w:szCs w:val="20"/>
          <w:rPrChange w:id="733" w:author="Szabolcs Bene" w:date="2016-06-23T22:28:00Z">
            <w:rPr>
              <w:i/>
              <w:iCs/>
            </w:rPr>
          </w:rPrChange>
        </w:rPr>
        <w:t>{'urls':'stun:stun.voxgratia.org'},</w:t>
      </w:r>
    </w:p>
    <w:p w14:paraId="2E0FE7B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34" w:author="Szabolcs Bene" w:date="2016-06-23T22:28:00Z">
            <w:rPr>
              <w:i/>
              <w:iCs/>
            </w:rPr>
          </w:rPrChange>
        </w:rPr>
      </w:pPr>
      <w:r w:rsidRPr="00C565E4">
        <w:rPr>
          <w:rFonts w:ascii="Consolas" w:hAnsi="Consolas" w:cs="Consolas"/>
          <w:i/>
          <w:iCs/>
          <w:sz w:val="20"/>
          <w:szCs w:val="20"/>
          <w:rPrChange w:id="735" w:author="Szabolcs Bene" w:date="2016-06-23T22:28:00Z">
            <w:rPr>
              <w:i/>
              <w:iCs/>
            </w:rPr>
          </w:rPrChange>
        </w:rPr>
        <w:lastRenderedPageBreak/>
        <w:t>{'urls':'stun:stun.xten.com'},{'urls':'turn:numb.viagenie.ca:3478','credential':'&lt;</w:t>
      </w:r>
    </w:p>
    <w:p w14:paraId="33385BA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36" w:author="Szabolcs Bene" w:date="2016-06-23T22:28:00Z">
            <w:rPr>
              <w:i/>
              <w:iCs/>
            </w:rPr>
          </w:rPrChange>
        </w:rPr>
      </w:pPr>
      <w:r w:rsidRPr="00C565E4">
        <w:rPr>
          <w:rFonts w:ascii="Consolas" w:hAnsi="Consolas" w:cs="Consolas"/>
          <w:i/>
          <w:iCs/>
          <w:sz w:val="20"/>
          <w:szCs w:val="20"/>
          <w:rPrChange w:id="737" w:author="Szabolcs Bene" w:date="2016-06-23T22:28:00Z">
            <w:rPr>
              <w:i/>
              <w:iCs/>
            </w:rPr>
          </w:rPrChange>
        </w:rPr>
        <w:t>password&gt;','username':'&lt;username&gt;'}</w:t>
      </w:r>
    </w:p>
    <w:p w14:paraId="141FD94D"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38" w:author="Szabolcs Bene" w:date="2016-06-23T22:28:00Z">
            <w:rPr>
              <w:i/>
              <w:iCs/>
            </w:rPr>
          </w:rPrChange>
        </w:rPr>
      </w:pPr>
      <w:r w:rsidRPr="00C565E4">
        <w:rPr>
          <w:rFonts w:ascii="Consolas" w:hAnsi="Consolas" w:cs="Consolas"/>
          <w:i/>
          <w:iCs/>
          <w:sz w:val="20"/>
          <w:szCs w:val="20"/>
          <w:rPrChange w:id="739" w:author="Szabolcs Bene" w:date="2016-06-23T22:28:00Z">
            <w:rPr>
              <w:i/>
              <w:iCs/>
            </w:rPr>
          </w:rPrChange>
        </w:rPr>
        <w:t>]</w:t>
      </w:r>
    </w:p>
    <w:p w14:paraId="24E02016" w14:textId="77777777" w:rsidR="005E0BDD" w:rsidRPr="00C565E4" w:rsidRDefault="005E0BDD" w:rsidP="005E0BDD">
      <w:pPr>
        <w:rPr>
          <w:rFonts w:ascii="Consolas" w:hAnsi="Consolas" w:cs="Consolas"/>
          <w:sz w:val="20"/>
          <w:szCs w:val="20"/>
          <w:rPrChange w:id="740" w:author="Szabolcs Bene" w:date="2016-06-23T22:28:00Z">
            <w:rPr/>
          </w:rPrChange>
        </w:rPr>
      </w:pPr>
      <w:r w:rsidRPr="00C565E4">
        <w:rPr>
          <w:rFonts w:ascii="Consolas" w:hAnsi="Consolas" w:cs="Consolas"/>
          <w:i/>
          <w:iCs/>
          <w:sz w:val="20"/>
          <w:szCs w:val="20"/>
          <w:rPrChange w:id="741" w:author="Szabolcs Bene" w:date="2016-06-23T22:28:00Z">
            <w:rPr>
              <w:i/>
              <w:iCs/>
            </w:rPr>
          </w:rPrChange>
        </w:rPr>
        <w:t>}</w:t>
      </w:r>
    </w:p>
    <w:p w14:paraId="453BBFE9" w14:textId="77777777" w:rsidR="005E0BDD" w:rsidRPr="004820F3" w:rsidDel="00DF1BB9" w:rsidRDefault="005E0BDD" w:rsidP="005E0BDD">
      <w:pPr>
        <w:ind w:firstLine="708"/>
        <w:rPr>
          <w:del w:id="742" w:author="Szabolcs Bene" w:date="2016-06-22T19:58:00Z"/>
        </w:rPr>
      </w:pPr>
    </w:p>
    <w:p w14:paraId="203E3845" w14:textId="77777777" w:rsidR="005E0BDD" w:rsidRPr="004820F3" w:rsidRDefault="005E0BDD">
      <w:pPr>
        <w:ind w:firstLine="0"/>
        <w:pPrChange w:id="743" w:author="Szabolcs Bene" w:date="2016-06-22T19:57:00Z">
          <w:pPr/>
        </w:pPrChange>
      </w:pPr>
    </w:p>
    <w:p w14:paraId="0E0174C1" w14:textId="77777777"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14:paraId="68E8C0BD" w14:textId="77777777" w:rsidR="00967822" w:rsidRPr="00A35228" w:rsidRDefault="00967822" w:rsidP="00967822">
      <w:pPr>
        <w:ind w:firstLine="708"/>
        <w:rPr>
          <w:color w:val="auto"/>
        </w:rPr>
      </w:pPr>
      <w:r w:rsidRPr="00A35228">
        <w:rPr>
          <w:color w:val="auto"/>
        </w:rPr>
        <w:t>Un candidat de server</w:t>
      </w:r>
      <w:del w:id="744"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14:paraId="44370E71" w14:textId="77777777"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745" w:author="Szabolcs Bene" w:date="2016-06-20T22:29:00Z">
        <w:r w:rsidDel="00A03CAB">
          <w:rPr>
            <w:color w:val="auto"/>
          </w:rPr>
          <w:delText>i</w:delText>
        </w:r>
      </w:del>
      <w:r w:rsidRPr="00A35228">
        <w:rPr>
          <w:color w:val="auto"/>
        </w:rPr>
        <w:t xml:space="preserve"> de server</w:t>
      </w:r>
      <w:ins w:id="746" w:author="Szabolcs Bene" w:date="2016-06-20T22:29:00Z">
        <w:r w:rsidR="00D033D0">
          <w:rPr>
            <w:color w:val="auto"/>
          </w:rPr>
          <w:t>,</w:t>
        </w:r>
      </w:ins>
      <w:del w:id="747"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14:paraId="0F31E197" w14:textId="77777777"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14:paraId="07A81DD9" w14:textId="77777777"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ins w:id="748" w:author="Szabolcs Bene" w:date="2016-06-22T19:55:00Z">
        <w:r w:rsidR="009D038A">
          <w:rPr>
            <w:rStyle w:val="FootnoteReference"/>
            <w:color w:val="auto"/>
          </w:rPr>
          <w:footnoteReference w:id="1"/>
        </w:r>
      </w:ins>
      <w:del w:id="754" w:author="Szabolcs Bene" w:date="2016-06-22T19:53:00Z">
        <w:r w:rsidRPr="00A35228" w:rsidDel="009D038A">
          <w:rPr>
            <w:color w:val="auto"/>
          </w:rPr>
          <w:delText>[</w:delText>
        </w:r>
        <w:r w:rsidR="00B32E02" w:rsidDel="009D038A">
          <w:rPr>
            <w:color w:val="auto"/>
          </w:rPr>
          <w:delText>22</w:delText>
        </w:r>
        <w:r w:rsidRPr="00A35228" w:rsidDel="009D038A">
          <w:rPr>
            <w:color w:val="auto"/>
          </w:rPr>
          <w:delText>]</w:delText>
        </w:r>
      </w:del>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w:t>
      </w:r>
      <w:ins w:id="755" w:author="Szabolcs Bene" w:date="2016-06-22T19:56:00Z">
        <w:r w:rsidR="00DF1BB9">
          <w:rPr>
            <w:rStyle w:val="FootnoteReference"/>
            <w:color w:val="auto"/>
          </w:rPr>
          <w:footnoteReference w:id="2"/>
        </w:r>
      </w:ins>
      <w:r w:rsidRPr="00A35228">
        <w:rPr>
          <w:color w:val="auto"/>
        </w:rPr>
        <w:t xml:space="preserve"> </w:t>
      </w:r>
      <w:del w:id="761" w:author="Szabolcs Bene" w:date="2016-06-22T19:55:00Z">
        <w:r w:rsidRPr="00A35228" w:rsidDel="009D038A">
          <w:rPr>
            <w:color w:val="auto"/>
          </w:rPr>
          <w:delText>[</w:delText>
        </w:r>
        <w:r w:rsidR="00480B9C" w:rsidDel="009D038A">
          <w:rPr>
            <w:color w:val="auto"/>
          </w:rPr>
          <w:delText>2</w:delText>
        </w:r>
        <w:r w:rsidR="00B32E02" w:rsidDel="009D038A">
          <w:rPr>
            <w:color w:val="auto"/>
          </w:rPr>
          <w:delText>3</w:delText>
        </w:r>
        <w:r w:rsidRPr="00A35228" w:rsidDel="009D038A">
          <w:rPr>
            <w:color w:val="auto"/>
          </w:rPr>
          <w:delText xml:space="preserve">] </w:delText>
        </w:r>
      </w:del>
      <w:r w:rsidRPr="00A35228">
        <w:rPr>
          <w:color w:val="auto"/>
        </w:rPr>
        <w:t xml:space="preserve">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14:paraId="578DC5F4" w14:textId="77777777" w:rsidR="00456572" w:rsidRDefault="005E0BDD">
      <w:pPr>
        <w:keepNext/>
        <w:jc w:val="center"/>
        <w:pPrChange w:id="762" w:author="Szabolcs Bene" w:date="2016-06-21T22:03:00Z">
          <w:pPr>
            <w:keepNext/>
          </w:pPr>
        </w:pPrChange>
      </w:pPr>
      <w:r>
        <w:rPr>
          <w:noProof/>
        </w:rPr>
        <w:lastRenderedPageBreak/>
        <w:drawing>
          <wp:inline distT="0" distB="0" distL="0" distR="0" wp14:anchorId="2B5880B3" wp14:editId="7D4E1ABB">
            <wp:extent cx="3637914" cy="3171825"/>
            <wp:effectExtent l="0" t="0" r="1270" b="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762" cy="3206568"/>
                    </a:xfrm>
                    <a:prstGeom prst="rect">
                      <a:avLst/>
                    </a:prstGeom>
                    <a:noFill/>
                    <a:ln>
                      <a:noFill/>
                    </a:ln>
                  </pic:spPr>
                </pic:pic>
              </a:graphicData>
            </a:graphic>
          </wp:inline>
        </w:drawing>
      </w:r>
    </w:p>
    <w:p w14:paraId="74EFFD5A" w14:textId="77777777" w:rsidR="005E0BDD" w:rsidRPr="00456572" w:rsidRDefault="00456572" w:rsidP="00456572">
      <w:pPr>
        <w:pStyle w:val="Caption"/>
        <w:jc w:val="center"/>
        <w:rPr>
          <w:i w:val="0"/>
          <w:iCs w:val="0"/>
          <w:color w:val="000000"/>
          <w:sz w:val="24"/>
          <w:szCs w:val="24"/>
        </w:rPr>
      </w:pPr>
      <w:bookmarkStart w:id="763" w:name="_Toc454484620"/>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bookmarkEnd w:id="763"/>
    </w:p>
    <w:p w14:paraId="35D74C20" w14:textId="77777777" w:rsidR="005E0BDD" w:rsidDel="00E01DC3" w:rsidRDefault="005E0BDD" w:rsidP="00B20558">
      <w:pPr>
        <w:ind w:firstLine="0"/>
        <w:rPr>
          <w:del w:id="764" w:author="Szabolcs Bene" w:date="2016-06-21T22:03:00Z"/>
        </w:rPr>
      </w:pPr>
    </w:p>
    <w:p w14:paraId="1F9026CB" w14:textId="77777777" w:rsidR="005E0BDD" w:rsidRPr="003477A0" w:rsidRDefault="005E0BDD" w:rsidP="005E0BDD"/>
    <w:p w14:paraId="782CF1F0" w14:textId="77777777" w:rsidR="009B2EC6" w:rsidRDefault="005E0BDD">
      <w:pPr>
        <w:keepNext/>
        <w:jc w:val="center"/>
        <w:pPrChange w:id="765" w:author="Szabolcs Bene" w:date="2016-06-21T22:03:00Z">
          <w:pPr>
            <w:keepNext/>
          </w:pPr>
        </w:pPrChange>
      </w:pPr>
      <w:r>
        <w:rPr>
          <w:noProof/>
        </w:rPr>
        <w:drawing>
          <wp:inline distT="0" distB="0" distL="0" distR="0" wp14:anchorId="3864719E" wp14:editId="006793A4">
            <wp:extent cx="3577435" cy="2686050"/>
            <wp:effectExtent l="0" t="0" r="444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924" cy="2735972"/>
                    </a:xfrm>
                    <a:prstGeom prst="rect">
                      <a:avLst/>
                    </a:prstGeom>
                    <a:noFill/>
                    <a:ln>
                      <a:noFill/>
                    </a:ln>
                  </pic:spPr>
                </pic:pic>
              </a:graphicData>
            </a:graphic>
          </wp:inline>
        </w:drawing>
      </w:r>
    </w:p>
    <w:p w14:paraId="6F4A8D3B" w14:textId="77777777" w:rsidR="005E0BDD" w:rsidRPr="009B2EC6" w:rsidRDefault="009B2EC6" w:rsidP="009B2EC6">
      <w:pPr>
        <w:pStyle w:val="Caption"/>
        <w:jc w:val="center"/>
        <w:rPr>
          <w:i w:val="0"/>
          <w:iCs w:val="0"/>
          <w:color w:val="000000"/>
          <w:sz w:val="24"/>
          <w:szCs w:val="24"/>
        </w:rPr>
      </w:pPr>
      <w:bookmarkStart w:id="766" w:name="_Toc454484621"/>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bookmarkEnd w:id="766"/>
    </w:p>
    <w:p w14:paraId="1A18F2D1" w14:textId="77777777" w:rsidR="005E0BDD" w:rsidRDefault="005E0BDD" w:rsidP="005E0BDD"/>
    <w:p w14:paraId="4A28026F" w14:textId="77777777" w:rsidR="005E0BDD" w:rsidRDefault="005E0BDD" w:rsidP="005E0BDD">
      <w:pPr>
        <w:pStyle w:val="Heading3"/>
        <w:numPr>
          <w:ilvl w:val="2"/>
          <w:numId w:val="1"/>
        </w:numPr>
      </w:pPr>
      <w:bookmarkStart w:id="767" w:name="_Toc454486668"/>
      <w:r>
        <w:lastRenderedPageBreak/>
        <w:t>Stream API</w:t>
      </w:r>
      <w:bookmarkEnd w:id="767"/>
    </w:p>
    <w:p w14:paraId="7BF2333D" w14:textId="77777777"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768" w:author="Szabolcs Bene" w:date="2016-06-20T22:30:00Z">
        <w:r w:rsidR="00EE48AD">
          <w:rPr>
            <w:color w:val="auto"/>
          </w:rPr>
          <w:t>„</w:t>
        </w:r>
      </w:ins>
      <w:r w:rsidRPr="003E0CFE">
        <w:rPr>
          <w:color w:val="auto"/>
        </w:rPr>
        <w:t>5.1</w:t>
      </w:r>
      <w:ins w:id="769"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14:paraId="15A49FFA" w14:textId="77777777"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14:paraId="6799F430" w14:textId="77777777" w:rsidR="005E0BDD" w:rsidRPr="00665C0A" w:rsidRDefault="005E0BDD" w:rsidP="005E0BDD">
      <w:pPr>
        <w:ind w:firstLine="708"/>
      </w:pPr>
    </w:p>
    <w:p w14:paraId="1839C263" w14:textId="77777777" w:rsidR="005E0BDD" w:rsidRPr="004820F3" w:rsidRDefault="005E0BDD" w:rsidP="005E0BDD">
      <w:pPr>
        <w:pStyle w:val="Heading3"/>
        <w:numPr>
          <w:ilvl w:val="2"/>
          <w:numId w:val="1"/>
        </w:numPr>
      </w:pPr>
      <w:bookmarkStart w:id="770" w:name="_Toc454486669"/>
      <w:r>
        <w:t>PeerConnection</w:t>
      </w:r>
      <w:r w:rsidRPr="004820F3">
        <w:t xml:space="preserve"> API</w:t>
      </w:r>
      <w:bookmarkEnd w:id="770"/>
    </w:p>
    <w:p w14:paraId="7AE3077C" w14:textId="77777777" w:rsidR="001871F0" w:rsidRPr="001871F0" w:rsidRDefault="00C43D68" w:rsidP="001871F0">
      <w:pPr>
        <w:ind w:firstLine="708"/>
        <w:rPr>
          <w:color w:val="auto"/>
        </w:rPr>
      </w:pPr>
      <w:ins w:id="771" w:author="Szabolcs Bene" w:date="2016-06-20T22:31:00Z">
        <w:r>
          <w:rPr>
            <w:color w:val="auto"/>
          </w:rPr>
          <w:t>O</w:t>
        </w:r>
      </w:ins>
      <w:del w:id="772"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773"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14:paraId="72A310BC" w14:textId="77777777"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14:paraId="74C603B0" w14:textId="77777777"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14:paraId="6B887FD4" w14:textId="77777777" w:rsidR="005E0BDD" w:rsidRPr="004820F3" w:rsidRDefault="005E0BDD" w:rsidP="005E0BDD">
      <w:pPr>
        <w:pStyle w:val="Heading3"/>
        <w:numPr>
          <w:ilvl w:val="2"/>
          <w:numId w:val="1"/>
        </w:numPr>
      </w:pPr>
      <w:bookmarkStart w:id="774" w:name="_Toc454486670"/>
      <w:r>
        <w:t>Data Channel</w:t>
      </w:r>
      <w:r w:rsidRPr="004820F3">
        <w:t xml:space="preserve"> API</w:t>
      </w:r>
      <w:bookmarkEnd w:id="774"/>
    </w:p>
    <w:p w14:paraId="6E9CE2D2" w14:textId="77777777"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14:paraId="13B68768" w14:textId="77777777" w:rsidR="006F7E3C" w:rsidRDefault="005E0BDD" w:rsidP="006F7E3C">
      <w:pPr>
        <w:keepNext/>
        <w:ind w:firstLine="708"/>
      </w:pPr>
      <w:r>
        <w:rPr>
          <w:noProof/>
        </w:rPr>
        <w:lastRenderedPageBreak/>
        <w:drawing>
          <wp:inline distT="0" distB="0" distL="0" distR="0" wp14:anchorId="2097BADE" wp14:editId="77E8AAA4">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14:paraId="5C7550A9" w14:textId="77777777" w:rsidR="005E0BDD" w:rsidRPr="006F7E3C" w:rsidDel="007B63E9" w:rsidRDefault="006F7E3C" w:rsidP="006F7E3C">
      <w:pPr>
        <w:pStyle w:val="Caption"/>
        <w:jc w:val="center"/>
        <w:rPr>
          <w:del w:id="775" w:author="Szabolcs Bene" w:date="2016-06-21T22:04:00Z"/>
          <w:i w:val="0"/>
          <w:iCs w:val="0"/>
          <w:color w:val="000000"/>
          <w:sz w:val="24"/>
          <w:szCs w:val="24"/>
        </w:rPr>
      </w:pPr>
      <w:bookmarkStart w:id="776" w:name="_Toc454484622"/>
      <w:r w:rsidRPr="006F7E3C">
        <w:rPr>
          <w:i w:val="0"/>
          <w:iCs w:val="0"/>
          <w:color w:val="000000"/>
          <w:sz w:val="24"/>
          <w:szCs w:val="24"/>
        </w:rPr>
        <w:t>Figura 3.</w:t>
      </w:r>
      <w:r w:rsidRPr="006F7E3C">
        <w:rPr>
          <w:i w:val="0"/>
          <w:iCs w:val="0"/>
        </w:rPr>
        <w:fldChar w:fldCharType="begin"/>
      </w:r>
      <w:r w:rsidRPr="006F7E3C">
        <w:rPr>
          <w:i w:val="0"/>
          <w:iCs w:val="0"/>
          <w:color w:val="000000"/>
          <w:sz w:val="24"/>
          <w:szCs w:val="24"/>
        </w:rPr>
        <w:instrText xml:space="preserve"> SEQ Figura_3 \* ARABIC </w:instrText>
      </w:r>
      <w:r w:rsidRPr="006F7E3C">
        <w:rPr>
          <w:i w:val="0"/>
          <w:iCs w:val="0"/>
        </w:rPr>
        <w:fldChar w:fldCharType="separate"/>
      </w:r>
      <w:r w:rsidRPr="006F7E3C">
        <w:rPr>
          <w:i w:val="0"/>
          <w:iCs w:val="0"/>
          <w:color w:val="000000"/>
          <w:sz w:val="24"/>
          <w:szCs w:val="24"/>
        </w:rPr>
        <w:t>9</w:t>
      </w:r>
      <w:r w:rsidRPr="006F7E3C">
        <w:rPr>
          <w:i w:val="0"/>
          <w:iCs w:val="0"/>
        </w:rPr>
        <w:fldChar w:fldCharType="end"/>
      </w:r>
      <w:r w:rsidRPr="006F7E3C">
        <w:rPr>
          <w:i w:val="0"/>
          <w:iCs w:val="0"/>
          <w:color w:val="000000"/>
          <w:sz w:val="24"/>
          <w:szCs w:val="24"/>
        </w:rPr>
        <w:t xml:space="preserve"> Structura protocoalelor</w:t>
      </w:r>
      <w:bookmarkEnd w:id="776"/>
    </w:p>
    <w:p w14:paraId="1BA43FDC" w14:textId="77777777" w:rsidR="005E0BDD" w:rsidRPr="00326582" w:rsidRDefault="005E0BDD">
      <w:pPr>
        <w:pStyle w:val="Caption"/>
        <w:jc w:val="center"/>
        <w:pPrChange w:id="777" w:author="Szabolcs Bene" w:date="2016-06-21T22:04:00Z">
          <w:pPr>
            <w:ind w:firstLine="708"/>
          </w:pPr>
        </w:pPrChange>
      </w:pPr>
      <w:del w:id="778" w:author="Szabolcs Bene" w:date="2016-06-21T22:04:00Z">
        <w:r w:rsidDel="007B63E9">
          <w:delText xml:space="preserve"> </w:delText>
        </w:r>
      </w:del>
    </w:p>
    <w:p w14:paraId="073293F2" w14:textId="77777777" w:rsidR="005E0BDD" w:rsidRPr="00326582" w:rsidRDefault="005E0BDD" w:rsidP="005E0BDD">
      <w:pPr>
        <w:ind w:firstLine="708"/>
      </w:pPr>
    </w:p>
    <w:p w14:paraId="3A626728" w14:textId="77777777"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14:paraId="6C1C44DE" w14:textId="77777777"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14:paraId="138AE29A" w14:textId="77777777"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14:paraId="5223DB6D" w14:textId="77777777" w:rsidR="005E0BDD" w:rsidRPr="00917A7C" w:rsidRDefault="005E0BDD" w:rsidP="007F2B33">
      <w:pPr>
        <w:pStyle w:val="NormalWeb"/>
        <w:shd w:val="clear" w:color="auto" w:fill="FFFFFF"/>
        <w:spacing w:before="0" w:beforeAutospacing="0" w:after="150" w:afterAutospacing="0"/>
        <w:ind w:firstLine="720"/>
        <w:jc w:val="both"/>
        <w:rPr>
          <w:color w:val="333333"/>
        </w:rPr>
      </w:pPr>
    </w:p>
    <w:p w14:paraId="44A5C841" w14:textId="77777777" w:rsidR="008131CC" w:rsidRDefault="008131CC" w:rsidP="008131CC">
      <w:pPr>
        <w:pStyle w:val="Heading2"/>
        <w:numPr>
          <w:ilvl w:val="1"/>
          <w:numId w:val="1"/>
        </w:numPr>
      </w:pPr>
      <w:bookmarkStart w:id="779" w:name="_Toc454486671"/>
      <w:r>
        <w:t>Sisteme similare</w:t>
      </w:r>
      <w:bookmarkEnd w:id="779"/>
    </w:p>
    <w:p w14:paraId="27002F6B" w14:textId="77777777"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14:paraId="4D27F27D" w14:textId="77777777" w:rsidR="00783EF2" w:rsidDel="00955789" w:rsidRDefault="00783EF2" w:rsidP="00135E48">
      <w:pPr>
        <w:rPr>
          <w:del w:id="780" w:author="Szabolcs Bene" w:date="2016-06-22T22:40:00Z"/>
        </w:rPr>
      </w:pPr>
    </w:p>
    <w:p w14:paraId="108E7E5A" w14:textId="77777777" w:rsidR="00487DD1" w:rsidRDefault="00487DD1" w:rsidP="00783EF2">
      <w:pPr>
        <w:rPr>
          <w:ins w:id="781" w:author="Szabolcs Bene" w:date="2016-06-21T22:04:00Z"/>
          <w:b/>
        </w:rPr>
      </w:pPr>
    </w:p>
    <w:p w14:paraId="45920D79" w14:textId="77777777" w:rsidR="004114C2" w:rsidRPr="00783EF2" w:rsidRDefault="004114C2" w:rsidP="00783EF2">
      <w:pPr>
        <w:rPr>
          <w:b/>
        </w:rPr>
      </w:pPr>
      <w:r w:rsidRPr="00783EF2">
        <w:rPr>
          <w:b/>
        </w:rPr>
        <w:t>Apizee</w:t>
      </w:r>
    </w:p>
    <w:p w14:paraId="0F1BBF70" w14:textId="77777777"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14:paraId="368BF56B" w14:textId="77777777" w:rsidR="00F57F8D" w:rsidRPr="00A35228" w:rsidRDefault="00F57F8D" w:rsidP="00F57F8D">
      <w:pPr>
        <w:rPr>
          <w:color w:val="auto"/>
        </w:rPr>
      </w:pPr>
      <w:r>
        <w:rPr>
          <w:color w:val="auto"/>
        </w:rPr>
        <w:lastRenderedPageBreak/>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14:paraId="3252D985" w14:textId="77777777"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14:paraId="2F6FA061" w14:textId="77777777" w:rsidR="00F57F8D" w:rsidRPr="004114C2" w:rsidRDefault="00F57F8D" w:rsidP="00F57F8D"/>
    <w:p w14:paraId="686873A4" w14:textId="77777777" w:rsidR="004114C2" w:rsidRPr="00783EF2" w:rsidRDefault="004114C2" w:rsidP="00783EF2">
      <w:pPr>
        <w:rPr>
          <w:b/>
        </w:rPr>
      </w:pPr>
      <w:r w:rsidRPr="00783EF2">
        <w:rPr>
          <w:b/>
        </w:rPr>
        <w:t>Client Bee</w:t>
      </w:r>
    </w:p>
    <w:p w14:paraId="0A294295" w14:textId="77777777"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782"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14:paraId="6BEC0619" w14:textId="77777777"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14:paraId="58B2E138" w14:textId="77777777" w:rsidR="007605FE" w:rsidRPr="00A8737E" w:rsidRDefault="007605FE" w:rsidP="006C4DAA"/>
    <w:p w14:paraId="61771029" w14:textId="77777777" w:rsidR="00CE025A" w:rsidRPr="00783EF2" w:rsidRDefault="00CE025A" w:rsidP="00783EF2">
      <w:pPr>
        <w:rPr>
          <w:b/>
        </w:rPr>
      </w:pPr>
      <w:r w:rsidRPr="00783EF2">
        <w:rPr>
          <w:b/>
        </w:rPr>
        <w:t>eFace2Face</w:t>
      </w:r>
    </w:p>
    <w:p w14:paraId="2FB3E789" w14:textId="77777777"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14:paraId="23C6492A" w14:textId="77777777"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14:paraId="08F1944C" w14:textId="77777777" w:rsidR="00783EF2" w:rsidRDefault="00783EF2" w:rsidP="00E57DDE"/>
    <w:p w14:paraId="36D2D863" w14:textId="77777777" w:rsidR="004114C2" w:rsidRPr="00783EF2" w:rsidRDefault="004114C2" w:rsidP="00783EF2">
      <w:pPr>
        <w:rPr>
          <w:b/>
        </w:rPr>
      </w:pPr>
      <w:r w:rsidRPr="00783EF2">
        <w:rPr>
          <w:b/>
        </w:rPr>
        <w:t>FACEmeeting</w:t>
      </w:r>
    </w:p>
    <w:p w14:paraId="51C43152" w14:textId="77777777"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14:paraId="6EA4EB15" w14:textId="77777777"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14:paraId="47DB6BBB" w14:textId="77777777" w:rsidR="00783EF2" w:rsidRPr="00A8737E" w:rsidRDefault="00783EF2" w:rsidP="004114C2"/>
    <w:p w14:paraId="47C0BC60" w14:textId="77777777" w:rsidR="00E57DDE" w:rsidRPr="00783EF2" w:rsidRDefault="00E57DDE" w:rsidP="00783EF2">
      <w:pPr>
        <w:rPr>
          <w:b/>
        </w:rPr>
      </w:pPr>
      <w:r w:rsidRPr="00783EF2">
        <w:rPr>
          <w:b/>
        </w:rPr>
        <w:t>Gearcloud Labs - Mixology</w:t>
      </w:r>
    </w:p>
    <w:p w14:paraId="480787BD" w14:textId="77777777"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783"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784"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14:paraId="63EF47D5" w14:textId="77777777" w:rsidR="00E57DDE" w:rsidRDefault="00AF7818" w:rsidP="00AF7818">
      <w:r w:rsidRPr="00A35228">
        <w:rPr>
          <w:color w:val="auto"/>
        </w:rPr>
        <w:lastRenderedPageBreak/>
        <w:t>Te</w:t>
      </w:r>
      <w:del w:id="785"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14:paraId="6DA39EFA" w14:textId="77777777" w:rsidR="00783EF2" w:rsidRDefault="00783EF2" w:rsidP="004114C2"/>
    <w:p w14:paraId="3916CC8A" w14:textId="77777777" w:rsidR="00E57DDE" w:rsidRPr="00783EF2" w:rsidRDefault="00E57DDE" w:rsidP="00783EF2">
      <w:pPr>
        <w:rPr>
          <w:b/>
        </w:rPr>
      </w:pPr>
      <w:r w:rsidRPr="00783EF2">
        <w:rPr>
          <w:b/>
        </w:rPr>
        <w:t>Net Medical Xpress – RTC Conference Switch</w:t>
      </w:r>
    </w:p>
    <w:p w14:paraId="3AB19D61" w14:textId="77777777"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14:paraId="4AEF6482" w14:textId="77777777" w:rsidR="00783EF2" w:rsidRDefault="00783EF2" w:rsidP="004114C2"/>
    <w:p w14:paraId="5CEFB9FF" w14:textId="77777777" w:rsidR="00561A9F" w:rsidRPr="00783EF2" w:rsidRDefault="00561A9F" w:rsidP="00783EF2">
      <w:pPr>
        <w:rPr>
          <w:b/>
        </w:rPr>
      </w:pPr>
      <w:r w:rsidRPr="00783EF2">
        <w:rPr>
          <w:b/>
        </w:rPr>
        <w:t>Proplogic Software Inc - Tawk</w:t>
      </w:r>
    </w:p>
    <w:p w14:paraId="73BF659E" w14:textId="77777777"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14:paraId="10AA5384" w14:textId="77777777"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14:paraId="71529ED4" w14:textId="77777777" w:rsidR="004114C2" w:rsidRDefault="004114C2" w:rsidP="004114C2"/>
    <w:p w14:paraId="09A42DD8" w14:textId="77777777"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786"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787" w:author="Szabolcs Bene" w:date="2016-06-21T22:49:00Z">
        <w:r w:rsidR="00610D86">
          <w:rPr>
            <w:color w:val="auto"/>
          </w:rPr>
          <w:t>ă</w:t>
        </w:r>
      </w:ins>
      <w:del w:id="788" w:author="Szabolcs Bene" w:date="2016-06-21T22:49:00Z">
        <w:r w:rsidRPr="00A35228" w:rsidDel="00610D86">
          <w:rPr>
            <w:color w:val="auto"/>
          </w:rPr>
          <w:delText>a</w:delText>
        </w:r>
      </w:del>
      <w:r w:rsidRPr="00A35228">
        <w:rPr>
          <w:color w:val="auto"/>
        </w:rPr>
        <w:t xml:space="preserve"> aplcatia web. </w:t>
      </w:r>
      <w:ins w:id="789" w:author="Szabolcs Bene" w:date="2016-06-21T22:50:00Z">
        <w:r w:rsidR="00610D86">
          <w:rPr>
            <w:color w:val="auto"/>
          </w:rPr>
          <w:t xml:space="preserve">Tehnologia </w:t>
        </w:r>
      </w:ins>
      <w:del w:id="790"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791" w:author="Szabolcs Bene" w:date="2016-06-21T22:46:00Z">
        <w:r w:rsidRPr="00A35228" w:rsidDel="00742212">
          <w:rPr>
            <w:color w:val="auto"/>
          </w:rPr>
          <w:delText>c</w:delText>
        </w:r>
      </w:del>
      <w:del w:id="792"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793" w:author="Szabolcs Bene" w:date="2016-06-21T22:47:00Z">
        <w:r w:rsidR="00610D86">
          <w:rPr>
            <w:color w:val="auto"/>
          </w:rPr>
          <w:t xml:space="preserve">WebRTC poate fi folosită în mai multe contexte, cum ar fi comunicare, </w:t>
        </w:r>
      </w:ins>
      <w:ins w:id="794" w:author="Szabolcs Bene" w:date="2016-06-21T22:49:00Z">
        <w:r w:rsidR="00610D86">
          <w:rPr>
            <w:color w:val="auto"/>
          </w:rPr>
          <w:t>împartașire a datelor, înreg</w:t>
        </w:r>
      </w:ins>
      <w:ins w:id="795" w:author="Szabolcs Bene" w:date="2016-06-21T22:50:00Z">
        <w:r w:rsidR="00610D86">
          <w:rPr>
            <w:color w:val="auto"/>
          </w:rPr>
          <w:t>istrare video sau plăți online</w:t>
        </w:r>
      </w:ins>
      <w:ins w:id="796" w:author="Szabolcs Bene" w:date="2016-06-21T23:03:00Z">
        <w:r w:rsidR="00D513C4">
          <w:rPr>
            <w:color w:val="auto"/>
          </w:rPr>
          <w:t>, și datorită faptului că oferă posibilități în mai multe domenii, există multe aplicații la baza cărora se află această tehnologie.</w:t>
        </w:r>
      </w:ins>
    </w:p>
    <w:p w14:paraId="7A7F70A3" w14:textId="77777777" w:rsidR="00135E48" w:rsidRDefault="00135E48" w:rsidP="00135E48"/>
    <w:p w14:paraId="06110DC3" w14:textId="77777777" w:rsidR="009E23EF" w:rsidRPr="00917A7C" w:rsidRDefault="009E23EF" w:rsidP="007F2B33">
      <w:pPr>
        <w:ind w:firstLine="0"/>
        <w:rPr>
          <w:color w:val="333333"/>
        </w:rPr>
      </w:pPr>
    </w:p>
    <w:p w14:paraId="57499EB9" w14:textId="77777777" w:rsidR="009E23EF" w:rsidRDefault="009E23EF" w:rsidP="00796E90"/>
    <w:p w14:paraId="3E5AF17B" w14:textId="77777777" w:rsidR="004164D7" w:rsidRPr="009B7A64" w:rsidRDefault="00F3628D" w:rsidP="00796E90">
      <w:r w:rsidRPr="009B7A64">
        <w:br w:type="page"/>
      </w:r>
    </w:p>
    <w:p w14:paraId="41EEC018" w14:textId="77777777" w:rsidR="004164D7" w:rsidRDefault="00F3628D" w:rsidP="003E43D6">
      <w:pPr>
        <w:pStyle w:val="Heading1"/>
        <w:numPr>
          <w:ilvl w:val="0"/>
          <w:numId w:val="1"/>
        </w:numPr>
      </w:pPr>
      <w:bookmarkStart w:id="797" w:name="h.1t3h5sf" w:colFirst="0" w:colLast="0"/>
      <w:bookmarkStart w:id="798" w:name="_Toc454486672"/>
      <w:bookmarkEnd w:id="797"/>
      <w:r>
        <w:lastRenderedPageBreak/>
        <w:t>Analiză</w:t>
      </w:r>
      <w:r w:rsidR="00BC6B3A">
        <w:t xml:space="preserve"> și </w:t>
      </w:r>
      <w:r>
        <w:t>Fundamentare Teoretică</w:t>
      </w:r>
      <w:bookmarkEnd w:id="798"/>
    </w:p>
    <w:p w14:paraId="7F4C2C56" w14:textId="77777777"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14:paraId="284DD45B" w14:textId="77777777" w:rsidR="001A5D4C" w:rsidRPr="001A5D4C" w:rsidRDefault="001A5D4C" w:rsidP="003E43D6">
      <w:pPr>
        <w:pStyle w:val="Heading2"/>
        <w:numPr>
          <w:ilvl w:val="1"/>
          <w:numId w:val="1"/>
        </w:numPr>
      </w:pPr>
      <w:bookmarkStart w:id="799" w:name="_Toc454486673"/>
      <w:r>
        <w:t>Tehnologii și unelte utilizate pentru dezvoltarea aplicației web</w:t>
      </w:r>
      <w:bookmarkEnd w:id="799"/>
    </w:p>
    <w:p w14:paraId="4CD87D4D" w14:textId="77777777" w:rsidR="004919B0" w:rsidRPr="004919B0" w:rsidRDefault="004919B0" w:rsidP="005C0A3B">
      <w:pPr>
        <w:pStyle w:val="Heading3"/>
        <w:numPr>
          <w:ilvl w:val="2"/>
          <w:numId w:val="1"/>
        </w:numPr>
      </w:pPr>
      <w:bookmarkStart w:id="800" w:name="_Toc454486674"/>
      <w:r>
        <w:t>PHP</w:t>
      </w:r>
      <w:bookmarkEnd w:id="800"/>
    </w:p>
    <w:p w14:paraId="284BCF70" w14:textId="77777777"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14:paraId="7F61B4B4" w14:textId="77777777"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14:paraId="625E665C" w14:textId="77777777"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14:paraId="5A89B2C2" w14:textId="77777777" w:rsidR="00CF46C3" w:rsidRDefault="00CF46C3" w:rsidP="00CF46C3">
      <w:pPr>
        <w:pStyle w:val="ListParagraph"/>
        <w:ind w:left="0" w:firstLine="0"/>
      </w:pPr>
    </w:p>
    <w:p w14:paraId="6F9BA66C" w14:textId="77777777" w:rsidR="00CF46C3" w:rsidRPr="00C565E4" w:rsidRDefault="00CF46C3" w:rsidP="00CF46C3">
      <w:pPr>
        <w:pStyle w:val="ListParagraph"/>
        <w:ind w:left="1440" w:firstLine="0"/>
        <w:jc w:val="left"/>
        <w:rPr>
          <w:rFonts w:ascii="Consolas" w:hAnsi="Consolas" w:cs="Consolas"/>
          <w:i/>
          <w:color w:val="002060"/>
          <w:sz w:val="20"/>
          <w:szCs w:val="20"/>
          <w:rPrChange w:id="801" w:author="Szabolcs Bene" w:date="2016-06-23T22:28:00Z">
            <w:rPr>
              <w:i/>
              <w:color w:val="002060"/>
            </w:rPr>
          </w:rPrChange>
        </w:rPr>
      </w:pPr>
      <w:r w:rsidRPr="00C565E4">
        <w:rPr>
          <w:rFonts w:ascii="Consolas" w:hAnsi="Consolas" w:cs="Consolas"/>
          <w:i/>
          <w:color w:val="002060"/>
          <w:sz w:val="20"/>
          <w:szCs w:val="20"/>
          <w:rPrChange w:id="802" w:author="Szabolcs Bene" w:date="2016-06-23T22:28:00Z">
            <w:rPr>
              <w:i/>
              <w:color w:val="002060"/>
            </w:rPr>
          </w:rPrChange>
        </w:rPr>
        <w:t>&lt;body&gt;</w:t>
      </w:r>
    </w:p>
    <w:p w14:paraId="414C774B" w14:textId="77777777" w:rsidR="00CF46C3" w:rsidRPr="00C565E4" w:rsidRDefault="00CF46C3" w:rsidP="00CF46C3">
      <w:pPr>
        <w:pStyle w:val="ListParagraph"/>
        <w:ind w:left="1440" w:firstLine="0"/>
        <w:jc w:val="left"/>
        <w:rPr>
          <w:rFonts w:ascii="Consolas" w:hAnsi="Consolas" w:cs="Consolas"/>
          <w:i/>
          <w:sz w:val="20"/>
          <w:szCs w:val="20"/>
          <w:rPrChange w:id="803" w:author="Szabolcs Bene" w:date="2016-06-23T22:28:00Z">
            <w:rPr>
              <w:i/>
            </w:rPr>
          </w:rPrChange>
        </w:rPr>
      </w:pPr>
      <w:r w:rsidRPr="00C565E4">
        <w:rPr>
          <w:rFonts w:ascii="Consolas" w:hAnsi="Consolas" w:cs="Consolas"/>
          <w:i/>
          <w:color w:val="FF0000"/>
          <w:sz w:val="20"/>
          <w:szCs w:val="20"/>
          <w:rPrChange w:id="804" w:author="Szabolcs Bene" w:date="2016-06-23T22:28:00Z">
            <w:rPr>
              <w:i/>
              <w:color w:val="FF0000"/>
            </w:rPr>
          </w:rPrChange>
        </w:rPr>
        <w:t xml:space="preserve">&lt;?php </w:t>
      </w:r>
      <w:r w:rsidRPr="00C565E4">
        <w:rPr>
          <w:rFonts w:ascii="Consolas" w:hAnsi="Consolas" w:cs="Consolas"/>
          <w:i/>
          <w:color w:val="7030A0"/>
          <w:sz w:val="20"/>
          <w:szCs w:val="20"/>
          <w:rPrChange w:id="805" w:author="Szabolcs Bene" w:date="2016-06-23T22:28:00Z">
            <w:rPr>
              <w:i/>
              <w:color w:val="7030A0"/>
            </w:rPr>
          </w:rPrChange>
        </w:rPr>
        <w:t xml:space="preserve">echo </w:t>
      </w:r>
      <w:r w:rsidRPr="00C565E4">
        <w:rPr>
          <w:rFonts w:ascii="Consolas" w:hAnsi="Consolas" w:cs="Consolas"/>
          <w:i/>
          <w:color w:val="002060"/>
          <w:sz w:val="20"/>
          <w:szCs w:val="20"/>
          <w:rPrChange w:id="806" w:author="Szabolcs Bene" w:date="2016-06-23T22:28:00Z">
            <w:rPr>
              <w:i/>
              <w:color w:val="002060"/>
            </w:rPr>
          </w:rPrChange>
        </w:rPr>
        <w:t>‘&lt;p&gt;</w:t>
      </w:r>
      <w:r w:rsidRPr="00C565E4">
        <w:rPr>
          <w:rFonts w:ascii="Consolas" w:hAnsi="Consolas" w:cs="Consolas"/>
          <w:i/>
          <w:sz w:val="20"/>
          <w:szCs w:val="20"/>
          <w:rPrChange w:id="807" w:author="Szabolcs Bene" w:date="2016-06-23T22:28:00Z">
            <w:rPr>
              <w:i/>
            </w:rPr>
          </w:rPrChange>
        </w:rPr>
        <w:t>Hello World</w:t>
      </w:r>
      <w:r w:rsidRPr="00C565E4">
        <w:rPr>
          <w:rFonts w:ascii="Consolas" w:hAnsi="Consolas" w:cs="Consolas"/>
          <w:i/>
          <w:color w:val="002060"/>
          <w:sz w:val="20"/>
          <w:szCs w:val="20"/>
          <w:rPrChange w:id="808" w:author="Szabolcs Bene" w:date="2016-06-23T22:28:00Z">
            <w:rPr>
              <w:i/>
              <w:color w:val="002060"/>
            </w:rPr>
          </w:rPrChange>
        </w:rPr>
        <w:t>&lt;/p&gt;</w:t>
      </w:r>
      <w:r w:rsidRPr="00C565E4">
        <w:rPr>
          <w:rFonts w:ascii="Consolas" w:hAnsi="Consolas" w:cs="Consolas"/>
          <w:i/>
          <w:sz w:val="20"/>
          <w:szCs w:val="20"/>
          <w:rPrChange w:id="809" w:author="Szabolcs Bene" w:date="2016-06-23T22:28:00Z">
            <w:rPr>
              <w:i/>
            </w:rPr>
          </w:rPrChange>
        </w:rPr>
        <w:t>’;</w:t>
      </w:r>
      <w:r w:rsidRPr="00C565E4">
        <w:rPr>
          <w:rFonts w:ascii="Consolas" w:hAnsi="Consolas" w:cs="Consolas"/>
          <w:i/>
          <w:color w:val="FF0000"/>
          <w:sz w:val="20"/>
          <w:szCs w:val="20"/>
          <w:rPrChange w:id="810" w:author="Szabolcs Bene" w:date="2016-06-23T22:28:00Z">
            <w:rPr>
              <w:i/>
              <w:color w:val="FF0000"/>
            </w:rPr>
          </w:rPrChange>
        </w:rPr>
        <w:t>?&gt;</w:t>
      </w:r>
    </w:p>
    <w:p w14:paraId="2D894E0A" w14:textId="77777777" w:rsidR="00CF46C3" w:rsidRPr="00C565E4" w:rsidRDefault="00CF46C3" w:rsidP="00CF46C3">
      <w:pPr>
        <w:pStyle w:val="ListParagraph"/>
        <w:ind w:left="1440" w:firstLine="0"/>
        <w:jc w:val="left"/>
        <w:rPr>
          <w:rFonts w:ascii="Consolas" w:hAnsi="Consolas" w:cs="Consolas"/>
          <w:i/>
          <w:color w:val="002060"/>
          <w:sz w:val="20"/>
          <w:szCs w:val="20"/>
          <w:rPrChange w:id="811" w:author="Szabolcs Bene" w:date="2016-06-23T22:28:00Z">
            <w:rPr>
              <w:i/>
              <w:color w:val="002060"/>
            </w:rPr>
          </w:rPrChange>
        </w:rPr>
      </w:pPr>
      <w:r w:rsidRPr="00C565E4">
        <w:rPr>
          <w:rFonts w:ascii="Consolas" w:hAnsi="Consolas" w:cs="Consolas"/>
          <w:i/>
          <w:color w:val="002060"/>
          <w:sz w:val="20"/>
          <w:szCs w:val="20"/>
          <w:rPrChange w:id="812" w:author="Szabolcs Bene" w:date="2016-06-23T22:28:00Z">
            <w:rPr>
              <w:i/>
              <w:color w:val="002060"/>
            </w:rPr>
          </w:rPrChange>
        </w:rPr>
        <w:t>&lt;/body&gt;</w:t>
      </w:r>
    </w:p>
    <w:p w14:paraId="0783AEA7" w14:textId="77777777" w:rsidR="00CF46C3" w:rsidRPr="00CF46C3" w:rsidRDefault="00CF46C3" w:rsidP="00CF46C3">
      <w:pPr>
        <w:pStyle w:val="ListParagraph"/>
        <w:ind w:left="1440" w:firstLine="0"/>
        <w:jc w:val="left"/>
        <w:rPr>
          <w:i/>
        </w:rPr>
      </w:pPr>
    </w:p>
    <w:p w14:paraId="61CFE80D" w14:textId="77777777"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14:paraId="00061B16" w14:textId="77777777" w:rsidR="0065166D" w:rsidRDefault="0065166D" w:rsidP="00CF46C3">
      <w:pPr>
        <w:pStyle w:val="ListParagraph"/>
        <w:ind w:left="0" w:firstLine="0"/>
      </w:pPr>
    </w:p>
    <w:p w14:paraId="0549BEBD" w14:textId="77777777" w:rsidR="00CF46C3" w:rsidRPr="00C565E4" w:rsidRDefault="00CF46C3" w:rsidP="0065166D">
      <w:pPr>
        <w:pStyle w:val="ListParagraph"/>
        <w:ind w:left="0"/>
        <w:rPr>
          <w:rFonts w:ascii="Consolas" w:hAnsi="Consolas" w:cs="Consolas"/>
          <w:i/>
          <w:sz w:val="20"/>
          <w:szCs w:val="20"/>
          <w:rPrChange w:id="813" w:author="Szabolcs Bene" w:date="2016-06-23T22:29:00Z">
            <w:rPr>
              <w:i/>
            </w:rPr>
          </w:rPrChange>
        </w:rPr>
      </w:pPr>
      <w:r w:rsidRPr="00C565E4">
        <w:rPr>
          <w:rFonts w:ascii="Consolas" w:hAnsi="Consolas" w:cs="Consolas"/>
          <w:i/>
          <w:color w:val="FF0000"/>
          <w:sz w:val="20"/>
          <w:szCs w:val="20"/>
          <w:rPrChange w:id="814" w:author="Szabolcs Bene" w:date="2016-06-23T22:29:00Z">
            <w:rPr>
              <w:i/>
              <w:color w:val="FF0000"/>
            </w:rPr>
          </w:rPrChange>
        </w:rPr>
        <w:t>&lt;?</w:t>
      </w:r>
      <w:r w:rsidR="0065166D" w:rsidRPr="00C565E4">
        <w:rPr>
          <w:rFonts w:ascii="Consolas" w:hAnsi="Consolas" w:cs="Consolas"/>
          <w:i/>
          <w:sz w:val="20"/>
          <w:szCs w:val="20"/>
          <w:rPrChange w:id="815" w:author="Szabolcs Bene" w:date="2016-06-23T22:29:00Z">
            <w:rPr>
              <w:i/>
            </w:rPr>
          </w:rPrChange>
        </w:rPr>
        <w:t xml:space="preserve"> </w:t>
      </w:r>
      <w:r w:rsidRPr="00C565E4">
        <w:rPr>
          <w:rFonts w:ascii="Consolas" w:hAnsi="Consolas" w:cs="Consolas"/>
          <w:i/>
          <w:sz w:val="20"/>
          <w:szCs w:val="20"/>
          <w:rPrChange w:id="816" w:author="Szabolcs Bene" w:date="2016-06-23T22:29:00Z">
            <w:rPr>
              <w:i/>
            </w:rPr>
          </w:rPrChange>
        </w:rPr>
        <w:t>’Hello world’;</w:t>
      </w:r>
    </w:p>
    <w:p w14:paraId="7926FE6C" w14:textId="77777777" w:rsidR="0065166D" w:rsidRPr="00CF46C3" w:rsidRDefault="0065166D" w:rsidP="0065166D">
      <w:pPr>
        <w:pStyle w:val="ListParagraph"/>
        <w:ind w:left="0"/>
        <w:rPr>
          <w:i/>
        </w:rPr>
      </w:pPr>
    </w:p>
    <w:p w14:paraId="67FB71B5" w14:textId="77777777"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14:paraId="344619ED" w14:textId="77777777"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14:paraId="005D6587" w14:textId="77777777" w:rsidR="006128C5" w:rsidRDefault="00302026" w:rsidP="00302026">
      <w:pPr>
        <w:pStyle w:val="ListParagraph"/>
        <w:ind w:left="0"/>
      </w:pPr>
      <w:r w:rsidRPr="00A35228">
        <w:rPr>
          <w:color w:val="auto"/>
        </w:rPr>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14:paraId="1A0CAA03" w14:textId="77777777" w:rsidR="003E43D6" w:rsidRDefault="003E43D6" w:rsidP="003E43D6">
      <w:pPr>
        <w:pStyle w:val="Heading3"/>
        <w:numPr>
          <w:ilvl w:val="2"/>
          <w:numId w:val="1"/>
        </w:numPr>
      </w:pPr>
      <w:bookmarkStart w:id="817" w:name="_Toc454486675"/>
      <w:r>
        <w:lastRenderedPageBreak/>
        <w:t>JavaScript</w:t>
      </w:r>
      <w:bookmarkEnd w:id="817"/>
    </w:p>
    <w:p w14:paraId="72E2F0E2" w14:textId="5E6E9C14"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ins w:id="818" w:author="CIvan" w:date="2016-06-23T10:52:00Z">
        <w:del w:id="819" w:author="Szabolcs Bene" w:date="2016-06-23T22:35:00Z">
          <w:r w:rsidR="00677285" w:rsidDel="00857BA2">
            <w:delText>/</w:delText>
          </w:r>
          <w:commentRangeStart w:id="820"/>
          <w:r w:rsidR="00677285" w:rsidRPr="00677285" w:rsidDel="00857BA2">
            <w:rPr>
              <w:color w:val="FF0000"/>
              <w:rPrChange w:id="821" w:author="CIvan" w:date="2016-06-23T10:52:00Z">
                <w:rPr/>
              </w:rPrChange>
            </w:rPr>
            <w:delText>formatare justify</w:delText>
          </w:r>
        </w:del>
      </w:ins>
      <w:commentRangeEnd w:id="820"/>
      <w:del w:id="822" w:author="Szabolcs Bene" w:date="2016-06-23T22:35:00Z">
        <w:r w:rsidR="00167C7F" w:rsidDel="00857BA2">
          <w:rPr>
            <w:rStyle w:val="CommentReference"/>
          </w:rPr>
          <w:commentReference w:id="820"/>
        </w:r>
      </w:del>
    </w:p>
    <w:p w14:paraId="073FF45D" w14:textId="77777777"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14:paraId="3B8E4CCE" w14:textId="77777777"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14:paraId="5D255D71" w14:textId="77777777"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14:paraId="7D7E9363" w14:textId="77777777"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14:paraId="7BE926E9" w14:textId="77777777" w:rsidR="00690216" w:rsidRPr="00690216" w:rsidRDefault="00690216" w:rsidP="00690216"/>
    <w:p w14:paraId="3A86B2DA" w14:textId="77777777" w:rsidR="00B8666E" w:rsidRDefault="00B8666E" w:rsidP="005A54E4">
      <w:pPr>
        <w:pStyle w:val="Heading3"/>
        <w:numPr>
          <w:ilvl w:val="2"/>
          <w:numId w:val="1"/>
        </w:numPr>
      </w:pPr>
      <w:bookmarkStart w:id="823" w:name="_Toc454486676"/>
      <w:r>
        <w:t>HTML</w:t>
      </w:r>
      <w:bookmarkEnd w:id="823"/>
    </w:p>
    <w:p w14:paraId="5C8838EC" w14:textId="77777777" w:rsidR="004164D7" w:rsidRDefault="004164D7">
      <w:pPr>
        <w:ind w:firstLine="0"/>
      </w:pPr>
    </w:p>
    <w:p w14:paraId="70FCACDE" w14:textId="77777777"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14:paraId="2880B982" w14:textId="77777777"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14:paraId="6D59899D" w14:textId="77777777" w:rsidR="00692256" w:rsidRPr="00A35228" w:rsidRDefault="00692256" w:rsidP="00692256">
      <w:pPr>
        <w:rPr>
          <w:color w:val="auto"/>
        </w:rPr>
      </w:pPr>
      <w:r w:rsidRPr="00A35228">
        <w:rPr>
          <w:color w:val="auto"/>
        </w:rPr>
        <w:lastRenderedPageBreak/>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14:paraId="1F0140A0" w14:textId="77777777"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14:paraId="0E1905E2" w14:textId="77777777"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14:paraId="710354B7" w14:textId="77777777"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14:paraId="27D5D15D" w14:textId="77777777" w:rsidR="00B762BA" w:rsidRDefault="00B762BA"/>
    <w:p w14:paraId="50CDB161" w14:textId="77777777" w:rsidR="00B762BA" w:rsidRDefault="00B762BA" w:rsidP="005A54E4">
      <w:pPr>
        <w:pStyle w:val="Heading3"/>
        <w:numPr>
          <w:ilvl w:val="2"/>
          <w:numId w:val="1"/>
        </w:numPr>
      </w:pPr>
      <w:bookmarkStart w:id="824" w:name="_Toc454486677"/>
      <w:r>
        <w:t>CSS</w:t>
      </w:r>
      <w:bookmarkEnd w:id="824"/>
    </w:p>
    <w:p w14:paraId="7E1AB2D9" w14:textId="77777777"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825" w:author="Szabolcs Bene" w:date="2016-06-21T21:49:00Z">
        <w:r w:rsidRPr="002E576C" w:rsidDel="009F688C">
          <w:rPr>
            <w:color w:val="auto"/>
          </w:rPr>
          <w:delText xml:space="preserve">Înregistrare </w:delText>
        </w:r>
      </w:del>
      <w:ins w:id="826"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827" w:author="Szabolcs Bene" w:date="2016-06-21T21:49:00Z">
        <w:r w:rsidRPr="002E576C" w:rsidDel="009F688C">
          <w:rPr>
            <w:color w:val="auto"/>
          </w:rPr>
          <w:delText xml:space="preserve">Logare </w:delText>
        </w:r>
      </w:del>
      <w:ins w:id="828" w:author="Szabolcs Bene" w:date="2016-06-21T21:49:00Z">
        <w:r w:rsidR="009F688C">
          <w:rPr>
            <w:color w:val="auto"/>
          </w:rPr>
          <w:t>l</w:t>
        </w:r>
        <w:r w:rsidR="009F688C" w:rsidRPr="002E576C">
          <w:rPr>
            <w:color w:val="auto"/>
          </w:rPr>
          <w:t xml:space="preserve">ogare </w:t>
        </w:r>
      </w:ins>
      <w:r w:rsidRPr="002E576C">
        <w:rPr>
          <w:color w:val="auto"/>
        </w:rPr>
        <w:t xml:space="preserve">a </w:t>
      </w:r>
      <w:del w:id="829" w:author="Szabolcs Bene" w:date="2016-06-21T21:49:00Z">
        <w:r w:rsidRPr="002E576C" w:rsidDel="00DA6511">
          <w:rPr>
            <w:color w:val="auto"/>
          </w:rPr>
          <w:delText xml:space="preserve">Sistemului </w:delText>
        </w:r>
      </w:del>
      <w:ins w:id="830"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14:paraId="614C1C27" w14:textId="77777777"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14:paraId="3FE0DE9B" w14:textId="77777777" w:rsidR="001D0F04" w:rsidRPr="001D0F04" w:rsidRDefault="001D0F04" w:rsidP="001D0F04"/>
    <w:p w14:paraId="30C8C35D" w14:textId="77777777" w:rsidR="00A56643" w:rsidRDefault="00C3137D" w:rsidP="005A54E4">
      <w:pPr>
        <w:pStyle w:val="Heading3"/>
        <w:numPr>
          <w:ilvl w:val="2"/>
          <w:numId w:val="1"/>
        </w:numPr>
      </w:pPr>
      <w:bookmarkStart w:id="831" w:name="_Toc454486678"/>
      <w:r>
        <w:t>GitH</w:t>
      </w:r>
      <w:r w:rsidR="00A56643">
        <w:t>ub</w:t>
      </w:r>
      <w:bookmarkEnd w:id="831"/>
    </w:p>
    <w:p w14:paraId="20FBA592" w14:textId="77777777" w:rsidR="0026524B" w:rsidRPr="0026524B" w:rsidRDefault="0026524B" w:rsidP="0026524B">
      <w:pPr>
        <w:rPr>
          <w:color w:val="auto"/>
        </w:rPr>
      </w:pPr>
      <w:r w:rsidRPr="0026524B">
        <w:rPr>
          <w:color w:val="auto"/>
        </w:rPr>
        <w:t xml:space="preserve">GitHub este o aplicaţie web folosită pentru salvarea și stocarea aplicațiilor prin servicii Git. Precum Git, GitHub oferă funcționalităti cum ar fi controlul versiunilor și gestionarea codului </w:t>
      </w:r>
      <w:r w:rsidRPr="0026524B">
        <w:rPr>
          <w:color w:val="auto"/>
        </w:rPr>
        <w:lastRenderedPageBreak/>
        <w:t>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14:paraId="710BA342" w14:textId="77777777"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14:paraId="66831748" w14:textId="77777777"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14:paraId="4E210C2F" w14:textId="77777777" w:rsidR="00A56643" w:rsidRDefault="00A56643" w:rsidP="005A54E4">
      <w:pPr>
        <w:pStyle w:val="Heading3"/>
        <w:numPr>
          <w:ilvl w:val="2"/>
          <w:numId w:val="1"/>
        </w:numPr>
      </w:pPr>
      <w:bookmarkStart w:id="832" w:name="_Toc454486679"/>
      <w:r w:rsidRPr="00520303">
        <w:t>Apache Server</w:t>
      </w:r>
      <w:bookmarkEnd w:id="832"/>
    </w:p>
    <w:p w14:paraId="64DD378C" w14:textId="77777777"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14:paraId="15A8D2D9" w14:textId="77777777"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14:paraId="08AD9245" w14:textId="77777777"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14:paraId="05D126D4" w14:textId="77777777"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14:paraId="43CB4A9D" w14:textId="77777777" w:rsidR="001D0F04" w:rsidRPr="003E6BAC" w:rsidRDefault="00A20C22" w:rsidP="003E6BAC">
      <w:pPr>
        <w:rPr>
          <w:color w:val="auto"/>
        </w:rPr>
      </w:pPr>
      <w:r w:rsidRPr="00A20C22">
        <w:rPr>
          <w:color w:val="auto"/>
        </w:rPr>
        <w:t>Virtual hosting permite instalarea Apache pentru deservirea mai multor aplicaţii web diferite. O masina cu un singur server Apache poate deservi simultan "www.videocall.com", 'www.videocall.org'. O alta caracteristica ar fi suportul pentru autentificarea cu parola. Deoarece codul sursa este disponibil în mod gratuit, orice programator poate adapta server pentru nevoile proiectului</w:t>
      </w:r>
      <w:r w:rsidR="001D0F04" w:rsidRPr="003E6BAC">
        <w:rPr>
          <w:color w:val="auto"/>
        </w:rPr>
        <w:t>.</w:t>
      </w:r>
    </w:p>
    <w:p w14:paraId="68FA3A55" w14:textId="77777777" w:rsidR="001D0F04" w:rsidRPr="001D0F04" w:rsidRDefault="001D0F04" w:rsidP="001D0F04"/>
    <w:p w14:paraId="629CABCA" w14:textId="77777777" w:rsidR="001D0F04" w:rsidRPr="00520303" w:rsidRDefault="001D0F04" w:rsidP="001D0F04">
      <w:pPr>
        <w:pStyle w:val="Heading3"/>
        <w:numPr>
          <w:ilvl w:val="2"/>
          <w:numId w:val="1"/>
        </w:numPr>
      </w:pPr>
      <w:bookmarkStart w:id="833" w:name="_Toc454486680"/>
      <w:r>
        <w:lastRenderedPageBreak/>
        <w:t>XAMPP</w:t>
      </w:r>
      <w:bookmarkEnd w:id="833"/>
    </w:p>
    <w:p w14:paraId="2F774737" w14:textId="77777777"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14:paraId="0DF3D2DD" w14:textId="77777777"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14:paraId="5DED1F81" w14:textId="77777777"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14:paraId="6CDE930B" w14:textId="77777777"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14:paraId="31BBFE83" w14:textId="77777777"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14:paraId="141FC8A0" w14:textId="77777777" w:rsidR="00A56643" w:rsidRPr="0010390B" w:rsidRDefault="00A56643" w:rsidP="00A56643">
      <w:pPr>
        <w:rPr>
          <w:color w:val="auto"/>
        </w:rPr>
      </w:pPr>
    </w:p>
    <w:p w14:paraId="22605E38" w14:textId="77777777" w:rsidR="0098259E" w:rsidRPr="001A5D4C" w:rsidRDefault="0098259E" w:rsidP="00946FB4">
      <w:pPr>
        <w:pStyle w:val="Heading2"/>
        <w:numPr>
          <w:ilvl w:val="1"/>
          <w:numId w:val="1"/>
        </w:numPr>
      </w:pPr>
      <w:bookmarkStart w:id="834" w:name="_Toc454486681"/>
      <w:r>
        <w:t>Cerințele sistemului</w:t>
      </w:r>
      <w:bookmarkEnd w:id="834"/>
    </w:p>
    <w:p w14:paraId="660B57BE" w14:textId="77777777"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14:paraId="5C320636" w14:textId="77777777" w:rsidR="00946FB4" w:rsidRDefault="00946FB4" w:rsidP="00946FB4">
      <w:pPr>
        <w:pStyle w:val="Heading3"/>
        <w:numPr>
          <w:ilvl w:val="2"/>
          <w:numId w:val="1"/>
        </w:numPr>
      </w:pPr>
      <w:bookmarkStart w:id="835" w:name="_Toc454486682"/>
      <w:r>
        <w:t>Cerinte func</w:t>
      </w:r>
      <w:ins w:id="836" w:author="Szabolcs Bene" w:date="2016-06-22T22:26:00Z">
        <w:r w:rsidR="00F67ECD">
          <w:t>ț</w:t>
        </w:r>
      </w:ins>
      <w:del w:id="837" w:author="Szabolcs Bene" w:date="2016-06-22T22:25:00Z">
        <w:r w:rsidDel="00F67ECD">
          <w:delText>t</w:delText>
        </w:r>
      </w:del>
      <w:r>
        <w:t>ionale</w:t>
      </w:r>
      <w:bookmarkEnd w:id="835"/>
    </w:p>
    <w:p w14:paraId="06253EEE" w14:textId="77777777"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14:paraId="5DEBE6DB" w14:textId="77777777" w:rsidR="00D47759" w:rsidRDefault="00D47759" w:rsidP="0023630D"/>
    <w:p w14:paraId="3E045AD1" w14:textId="77777777" w:rsidR="00D47759" w:rsidRPr="00D47759" w:rsidRDefault="00D47759" w:rsidP="0023630D">
      <w:pPr>
        <w:rPr>
          <w:b/>
        </w:rPr>
      </w:pPr>
      <w:r>
        <w:rPr>
          <w:b/>
        </w:rPr>
        <w:t>Login/Logout/Register</w:t>
      </w:r>
    </w:p>
    <w:p w14:paraId="481CD60C" w14:textId="77777777"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14:paraId="154C6733" w14:textId="77777777" w:rsidR="00D47759" w:rsidRDefault="00D47759" w:rsidP="00DD3512"/>
    <w:p w14:paraId="2F1FC507" w14:textId="77777777" w:rsidR="00D47759" w:rsidRPr="00D47759" w:rsidRDefault="00D47759" w:rsidP="00DD3512">
      <w:pPr>
        <w:rPr>
          <w:b/>
        </w:rPr>
      </w:pPr>
      <w:r>
        <w:rPr>
          <w:b/>
        </w:rPr>
        <w:t>Integrare cu rețele de socializare</w:t>
      </w:r>
    </w:p>
    <w:p w14:paraId="70D66B8A" w14:textId="77777777" w:rsidR="00DD3512" w:rsidRDefault="00DD3512" w:rsidP="00DD3512">
      <w:r w:rsidRPr="00DD3512">
        <w:t>Utilizatorul isi va putea sincroniza contul de chat cu contul de Facebook, dupa care va putea sa intre aplicatie folosind acel cont de socializare.</w:t>
      </w:r>
    </w:p>
    <w:p w14:paraId="6CE890B4" w14:textId="77777777" w:rsidR="00D47759" w:rsidRDefault="00D47759" w:rsidP="00DD3512"/>
    <w:p w14:paraId="31044818" w14:textId="77777777" w:rsidR="00D47759" w:rsidRPr="00D47759" w:rsidRDefault="00D47759" w:rsidP="00DD3512">
      <w:pPr>
        <w:rPr>
          <w:b/>
        </w:rPr>
      </w:pPr>
      <w:r>
        <w:rPr>
          <w:b/>
        </w:rPr>
        <w:t>Adăugare prieteni</w:t>
      </w:r>
    </w:p>
    <w:p w14:paraId="0C4EA08E" w14:textId="77777777"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14:paraId="3F722746" w14:textId="77777777" w:rsidR="00D47759" w:rsidRDefault="00D47759" w:rsidP="00DD3512"/>
    <w:p w14:paraId="19599168" w14:textId="77777777" w:rsidR="00D47759" w:rsidRPr="00D47759" w:rsidRDefault="00D47759" w:rsidP="00DD3512">
      <w:pPr>
        <w:rPr>
          <w:b/>
        </w:rPr>
      </w:pPr>
      <w:r>
        <w:rPr>
          <w:b/>
        </w:rPr>
        <w:t>Chat in formă de text</w:t>
      </w:r>
    </w:p>
    <w:p w14:paraId="1C2C089E" w14:textId="77777777" w:rsidR="00DD3512" w:rsidRDefault="00DD3512" w:rsidP="00DD3512">
      <w:r w:rsidRPr="00DD3512">
        <w:t>Utilizatorul va putea sa comunice cu un alt utilizator din lista de prieteni prin mesaje de text.</w:t>
      </w:r>
    </w:p>
    <w:p w14:paraId="605353F6" w14:textId="77777777" w:rsidR="00D47759" w:rsidRDefault="00D47759" w:rsidP="00DD3512"/>
    <w:p w14:paraId="77C8F7E7" w14:textId="77777777" w:rsidR="00D47759" w:rsidRPr="00D47759" w:rsidRDefault="00D47759" w:rsidP="00DD3512">
      <w:pPr>
        <w:rPr>
          <w:b/>
        </w:rPr>
      </w:pPr>
      <w:r>
        <w:rPr>
          <w:b/>
        </w:rPr>
        <w:t>Chat audio/video</w:t>
      </w:r>
    </w:p>
    <w:p w14:paraId="73DB5C90" w14:textId="77777777" w:rsidR="00DD3512" w:rsidRDefault="00DD3512" w:rsidP="00DD3512">
      <w:r w:rsidRPr="00DD3512">
        <w:t>Utilizatorul va putea sa comunice cu un alt utilizator din lista de prieteni prin convorbiri audio</w:t>
      </w:r>
      <w:r w:rsidR="00847CAC">
        <w:t xml:space="preserve"> și </w:t>
      </w:r>
      <w:r w:rsidRPr="00DD3512">
        <w:t>video.</w:t>
      </w:r>
    </w:p>
    <w:p w14:paraId="417B060F" w14:textId="77777777" w:rsidR="009A57C1" w:rsidRDefault="009A57C1" w:rsidP="00DD3512"/>
    <w:p w14:paraId="27A45022" w14:textId="77777777" w:rsidR="009A57C1" w:rsidRPr="009A57C1" w:rsidRDefault="009A57C1" w:rsidP="00DD3512">
      <w:pPr>
        <w:rPr>
          <w:b/>
        </w:rPr>
      </w:pPr>
      <w:r>
        <w:rPr>
          <w:b/>
        </w:rPr>
        <w:t>Trimiterea fișierelor între clienți</w:t>
      </w:r>
    </w:p>
    <w:p w14:paraId="65A2E44B" w14:textId="77777777" w:rsidR="00DD3512" w:rsidRPr="00DD3512" w:rsidRDefault="00A74590" w:rsidP="00DD3512">
      <w:r>
        <w:t>Utilizatorul va putea sa trimită fișiere cu o mărime maxima setată</w:t>
      </w:r>
      <w:r w:rsidR="00DD3512" w:rsidRPr="00DD3512">
        <w:t xml:space="preserve"> la un alt utilizator din lista de prieteni.</w:t>
      </w:r>
    </w:p>
    <w:p w14:paraId="351CF713" w14:textId="77777777" w:rsidR="00556578" w:rsidRPr="00556578" w:rsidRDefault="00556578" w:rsidP="00DD3512">
      <w:pPr>
        <w:rPr>
          <w:b/>
        </w:rPr>
      </w:pPr>
      <w:r>
        <w:rPr>
          <w:b/>
        </w:rPr>
        <w:t>Salvarea conversațiilor</w:t>
      </w:r>
    </w:p>
    <w:p w14:paraId="333F67F9" w14:textId="77777777" w:rsidR="00DD3512" w:rsidRPr="00DD3512" w:rsidRDefault="00A74590" w:rsidP="00A74590">
      <w:r>
        <w:t>Aplicatia va salva conversațiile de mesaje între utilizatori, ca aceștia să poată vedea conversțtiile mai vechi cu alț</w:t>
      </w:r>
      <w:r w:rsidR="00DD3512" w:rsidRPr="00DD3512">
        <w:t>i utilizatori.</w:t>
      </w:r>
    </w:p>
    <w:p w14:paraId="22848DA8" w14:textId="77777777" w:rsidR="00DD3512" w:rsidRDefault="00DD3512" w:rsidP="00DD3512">
      <w:pPr>
        <w:rPr>
          <w:rFonts w:ascii="Tahoma" w:hAnsi="Tahoma" w:cs="Tahoma"/>
        </w:rPr>
      </w:pPr>
    </w:p>
    <w:p w14:paraId="523B2379" w14:textId="77777777" w:rsidR="00946FB4" w:rsidRDefault="00946FB4" w:rsidP="00946FB4">
      <w:pPr>
        <w:pStyle w:val="Heading3"/>
        <w:numPr>
          <w:ilvl w:val="2"/>
          <w:numId w:val="1"/>
        </w:numPr>
      </w:pPr>
      <w:bookmarkStart w:id="838" w:name="_Toc454486683"/>
      <w:r>
        <w:t xml:space="preserve">Cerinte </w:t>
      </w:r>
      <w:ins w:id="839" w:author="Szabolcs Bene" w:date="2016-06-22T22:26:00Z">
        <w:r w:rsidR="00F67ECD">
          <w:t>non-</w:t>
        </w:r>
      </w:ins>
      <w:r>
        <w:t>func</w:t>
      </w:r>
      <w:ins w:id="840" w:author="Szabolcs Bene" w:date="2016-06-22T22:26:00Z">
        <w:r w:rsidR="00F67ECD">
          <w:t>ț</w:t>
        </w:r>
      </w:ins>
      <w:del w:id="841" w:author="Szabolcs Bene" w:date="2016-06-22T22:26:00Z">
        <w:r w:rsidDel="00F67ECD">
          <w:delText>t</w:delText>
        </w:r>
      </w:del>
      <w:r>
        <w:t>ionale</w:t>
      </w:r>
      <w:bookmarkEnd w:id="838"/>
    </w:p>
    <w:p w14:paraId="41CCB0B3" w14:textId="77777777"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14:paraId="64A39167" w14:textId="77777777" w:rsidR="00BA5DD3" w:rsidRDefault="00BA5DD3" w:rsidP="002531D7"/>
    <w:p w14:paraId="720DF61B" w14:textId="77777777" w:rsidR="00BA5DD3" w:rsidRPr="00BA5DD3" w:rsidRDefault="00BA5DD3" w:rsidP="00BA5DD3">
      <w:pPr>
        <w:rPr>
          <w:b/>
        </w:rPr>
      </w:pPr>
      <w:r w:rsidRPr="00BA5DD3">
        <w:rPr>
          <w:b/>
        </w:rPr>
        <w:t>Accesibilitate</w:t>
      </w:r>
    </w:p>
    <w:p w14:paraId="1CA753E9" w14:textId="77777777"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 xml:space="preserve">utea naviga între paginile aplicației. Linkurile pentru </w:t>
      </w:r>
      <w:r>
        <w:lastRenderedPageBreak/>
        <w:t>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14:paraId="5A4ACCE9" w14:textId="77777777" w:rsidR="00BA5DD3" w:rsidRDefault="00BA5DD3" w:rsidP="00BA5DD3"/>
    <w:p w14:paraId="02A3FA7D" w14:textId="77777777" w:rsidR="00BA5DD3" w:rsidRPr="00BA5DD3" w:rsidRDefault="00BA5DD3" w:rsidP="00BA5DD3">
      <w:pPr>
        <w:rPr>
          <w:b/>
        </w:rPr>
      </w:pPr>
      <w:del w:id="842" w:author="Szabolcs Bene" w:date="2016-06-20T22:33:00Z">
        <w:r w:rsidDel="00B54B10">
          <w:rPr>
            <w:b/>
          </w:rPr>
          <w:delText>Deploiare</w:delText>
        </w:r>
      </w:del>
      <w:ins w:id="843" w:author="Szabolcs Bene" w:date="2016-06-21T22:05:00Z">
        <w:r w:rsidR="00C50D27">
          <w:rPr>
            <w:b/>
          </w:rPr>
          <w:t>Deployment</w:t>
        </w:r>
      </w:ins>
    </w:p>
    <w:p w14:paraId="67CD39D7" w14:textId="77777777"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14:paraId="4730E24C" w14:textId="77777777" w:rsidR="00BA5DD3" w:rsidRDefault="00BA5DD3" w:rsidP="00BA5DD3"/>
    <w:p w14:paraId="39664B63" w14:textId="77777777" w:rsidR="00BA5DD3" w:rsidRPr="00BA5DD3" w:rsidRDefault="00BA5DD3" w:rsidP="00BA5DD3">
      <w:pPr>
        <w:rPr>
          <w:b/>
        </w:rPr>
      </w:pPr>
      <w:r>
        <w:rPr>
          <w:b/>
        </w:rPr>
        <w:t>Extindere</w:t>
      </w:r>
    </w:p>
    <w:p w14:paraId="2466DD46" w14:textId="77777777"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14:paraId="194384C6" w14:textId="77777777" w:rsidR="00BA5DD3" w:rsidRDefault="00BA5DD3" w:rsidP="00BA5DD3"/>
    <w:p w14:paraId="4E495833" w14:textId="77777777" w:rsidR="00BA5DD3" w:rsidRPr="00BA5DD3" w:rsidRDefault="00BA5DD3" w:rsidP="00BA5DD3">
      <w:pPr>
        <w:rPr>
          <w:b/>
        </w:rPr>
      </w:pPr>
      <w:r>
        <w:rPr>
          <w:b/>
        </w:rPr>
        <w:t>Performanță</w:t>
      </w:r>
    </w:p>
    <w:p w14:paraId="6EC9862C" w14:textId="77777777"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14:paraId="442D4A88" w14:textId="77777777" w:rsidR="00BA5DD3" w:rsidRDefault="00BA5DD3" w:rsidP="00BA5DD3"/>
    <w:p w14:paraId="189129B0" w14:textId="77777777" w:rsidR="00BA5DD3" w:rsidRPr="00BA5DD3" w:rsidRDefault="00BA5DD3" w:rsidP="00BA5DD3">
      <w:pPr>
        <w:rPr>
          <w:b/>
        </w:rPr>
      </w:pPr>
      <w:r>
        <w:rPr>
          <w:b/>
        </w:rPr>
        <w:t>Compatibilitate</w:t>
      </w:r>
    </w:p>
    <w:p w14:paraId="13F8F618" w14:textId="77777777"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14:paraId="5105B030" w14:textId="77777777" w:rsidR="00BA5DD3" w:rsidRDefault="00BA5DD3" w:rsidP="00BA5DD3"/>
    <w:p w14:paraId="6245077D" w14:textId="77777777" w:rsidR="00BA5DD3" w:rsidRPr="00BA5DD3" w:rsidRDefault="00BA5DD3" w:rsidP="00BA5DD3">
      <w:pPr>
        <w:rPr>
          <w:b/>
        </w:rPr>
      </w:pPr>
      <w:r>
        <w:rPr>
          <w:b/>
        </w:rPr>
        <w:t>Securitate</w:t>
      </w:r>
    </w:p>
    <w:p w14:paraId="0D3D2F63" w14:textId="77777777"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14:paraId="7F4FAECB" w14:textId="77777777" w:rsidR="00515B5E" w:rsidRDefault="00515B5E" w:rsidP="002531D7"/>
    <w:p w14:paraId="2EF1AD0A" w14:textId="77777777" w:rsidR="00515B5E" w:rsidRDefault="00515B5E" w:rsidP="00946FB4">
      <w:pPr>
        <w:pStyle w:val="Heading2"/>
        <w:numPr>
          <w:ilvl w:val="1"/>
          <w:numId w:val="1"/>
        </w:numPr>
      </w:pPr>
      <w:bookmarkStart w:id="844" w:name="_Toc454486684"/>
      <w:r>
        <w:t>Cazuri de utilizare</w:t>
      </w:r>
      <w:bookmarkEnd w:id="844"/>
    </w:p>
    <w:p w14:paraId="088825E3" w14:textId="77777777"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14:paraId="6A22335A" w14:textId="77777777" w:rsidR="004164D7" w:rsidRDefault="000B1CC5" w:rsidP="002531D7">
      <w:pPr>
        <w:rPr>
          <w:noProof/>
        </w:rPr>
      </w:pPr>
      <w:r>
        <w:t>Cazurile de utilizator se poate observa in figura de mai jos</w:t>
      </w:r>
      <w:r>
        <w:rPr>
          <w:lang w:val="en-US"/>
        </w:rPr>
        <w:t>:</w:t>
      </w:r>
      <w:r w:rsidR="00204DDB" w:rsidRPr="00204DDB">
        <w:rPr>
          <w:noProof/>
        </w:rPr>
        <w:t xml:space="preserve"> </w:t>
      </w:r>
    </w:p>
    <w:p w14:paraId="3D19053F" w14:textId="77777777" w:rsidR="00B22D9D" w:rsidRDefault="00B22D9D" w:rsidP="002531D7">
      <w:pPr>
        <w:rPr>
          <w:noProof/>
        </w:rPr>
      </w:pPr>
    </w:p>
    <w:p w14:paraId="03EB1DE7" w14:textId="77777777" w:rsidR="00B22D9D" w:rsidRDefault="00B22D9D" w:rsidP="002531D7">
      <w:pPr>
        <w:rPr>
          <w:noProof/>
        </w:rPr>
      </w:pPr>
    </w:p>
    <w:p w14:paraId="6DE6DC7D" w14:textId="77777777" w:rsidR="00B22D9D" w:rsidRPr="002531D7" w:rsidRDefault="00C004E8" w:rsidP="002531D7">
      <w:pPr>
        <w:rPr>
          <w:szCs w:val="23"/>
        </w:rPr>
      </w:pPr>
      <w:r>
        <w:rPr>
          <w:noProof/>
        </w:rPr>
        <mc:AlternateContent>
          <mc:Choice Requires="wps">
            <w:drawing>
              <wp:anchor distT="0" distB="0" distL="114300" distR="114300" simplePos="0" relativeHeight="251702784" behindDoc="0" locked="0" layoutInCell="1" allowOverlap="1" wp14:anchorId="33E7558F" wp14:editId="4CCA0BB7">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14:paraId="5B6BAE71" w14:textId="77777777" w:rsidR="006C2D54" w:rsidRPr="00C004E8" w:rsidRDefault="006C2D54" w:rsidP="00C004E8">
                            <w:pPr>
                              <w:pStyle w:val="Caption"/>
                              <w:jc w:val="center"/>
                              <w:rPr>
                                <w:i w:val="0"/>
                                <w:iCs w:val="0"/>
                                <w:color w:val="000000"/>
                                <w:sz w:val="24"/>
                                <w:szCs w:val="24"/>
                              </w:rPr>
                            </w:pPr>
                            <w:bookmarkStart w:id="845"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8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7558F" id="Text Box 34" o:spid="_x0000_s1028" type="#_x0000_t202" style="position:absolute;left:0;text-align:left;margin-left:24.7pt;margin-top:275.5pt;width:406.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14:paraId="5B6BAE71" w14:textId="77777777" w:rsidR="006C2D54" w:rsidRPr="00C004E8" w:rsidRDefault="006C2D54" w:rsidP="00C004E8">
                      <w:pPr>
                        <w:pStyle w:val="Caption"/>
                        <w:jc w:val="center"/>
                        <w:rPr>
                          <w:i w:val="0"/>
                          <w:iCs w:val="0"/>
                          <w:color w:val="000000"/>
                          <w:sz w:val="24"/>
                          <w:szCs w:val="24"/>
                        </w:rPr>
                      </w:pPr>
                      <w:bookmarkStart w:id="846"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846"/>
                    </w:p>
                  </w:txbxContent>
                </v:textbox>
                <w10:wrap type="square"/>
              </v:shape>
            </w:pict>
          </mc:Fallback>
        </mc:AlternateContent>
      </w:r>
      <w:r w:rsidR="00B22D9D">
        <w:rPr>
          <w:noProof/>
        </w:rPr>
        <w:drawing>
          <wp:anchor distT="0" distB="0" distL="114300" distR="114300" simplePos="0" relativeHeight="251593216" behindDoc="0" locked="0" layoutInCell="1" allowOverlap="1" wp14:anchorId="7E30513B" wp14:editId="1EA937E7">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5A2BE" w14:textId="77777777" w:rsidR="00204DDB" w:rsidRDefault="00204DDB">
      <w:pPr>
        <w:widowControl w:val="0"/>
        <w:spacing w:line="276" w:lineRule="auto"/>
        <w:ind w:firstLine="0"/>
        <w:jc w:val="left"/>
        <w:rPr>
          <w:b/>
          <w:bCs/>
          <w:sz w:val="22"/>
          <w:szCs w:val="22"/>
        </w:rPr>
      </w:pPr>
    </w:p>
    <w:p w14:paraId="09612C44" w14:textId="77777777" w:rsidR="00204DDB" w:rsidRDefault="00204DDB">
      <w:pPr>
        <w:widowControl w:val="0"/>
        <w:spacing w:line="276" w:lineRule="auto"/>
        <w:ind w:firstLine="0"/>
        <w:jc w:val="left"/>
        <w:rPr>
          <w:b/>
          <w:bCs/>
          <w:sz w:val="22"/>
          <w:szCs w:val="22"/>
        </w:rPr>
      </w:pPr>
    </w:p>
    <w:p w14:paraId="6FEBECFD" w14:textId="77777777" w:rsidR="00204DDB" w:rsidRDefault="00204DDB">
      <w:pPr>
        <w:widowControl w:val="0"/>
        <w:spacing w:line="276" w:lineRule="auto"/>
        <w:ind w:firstLine="0"/>
        <w:jc w:val="left"/>
        <w:rPr>
          <w:b/>
          <w:bCs/>
          <w:sz w:val="22"/>
          <w:szCs w:val="22"/>
        </w:rPr>
      </w:pPr>
    </w:p>
    <w:p w14:paraId="48EFA045" w14:textId="77777777" w:rsidR="00204DDB" w:rsidRDefault="00204DDB">
      <w:pPr>
        <w:widowControl w:val="0"/>
        <w:spacing w:line="276" w:lineRule="auto"/>
        <w:ind w:firstLine="0"/>
        <w:jc w:val="left"/>
        <w:rPr>
          <w:b/>
          <w:bCs/>
          <w:sz w:val="22"/>
          <w:szCs w:val="22"/>
        </w:rPr>
      </w:pPr>
    </w:p>
    <w:p w14:paraId="2BE4425F" w14:textId="77777777" w:rsidR="00204DDB" w:rsidRDefault="00204DDB">
      <w:pPr>
        <w:widowControl w:val="0"/>
        <w:spacing w:line="276" w:lineRule="auto"/>
        <w:ind w:firstLine="0"/>
        <w:jc w:val="left"/>
        <w:rPr>
          <w:b/>
          <w:bCs/>
          <w:sz w:val="22"/>
          <w:szCs w:val="22"/>
        </w:rPr>
      </w:pPr>
    </w:p>
    <w:p w14:paraId="6ED2FF0A" w14:textId="77777777" w:rsidR="00204DDB" w:rsidRDefault="00204DDB">
      <w:pPr>
        <w:widowControl w:val="0"/>
        <w:spacing w:line="276" w:lineRule="auto"/>
        <w:ind w:firstLine="0"/>
        <w:jc w:val="left"/>
        <w:rPr>
          <w:b/>
          <w:bCs/>
          <w:sz w:val="22"/>
          <w:szCs w:val="22"/>
        </w:rPr>
      </w:pPr>
    </w:p>
    <w:p w14:paraId="2F8F1C3E" w14:textId="77777777" w:rsidR="00204DDB" w:rsidRDefault="00204DDB">
      <w:pPr>
        <w:widowControl w:val="0"/>
        <w:spacing w:line="276" w:lineRule="auto"/>
        <w:ind w:firstLine="0"/>
        <w:jc w:val="left"/>
        <w:rPr>
          <w:b/>
          <w:bCs/>
          <w:sz w:val="22"/>
          <w:szCs w:val="22"/>
        </w:rPr>
      </w:pPr>
    </w:p>
    <w:p w14:paraId="203B48DF" w14:textId="77777777" w:rsidR="00204DDB" w:rsidRDefault="00204DDB">
      <w:pPr>
        <w:widowControl w:val="0"/>
        <w:spacing w:line="276" w:lineRule="auto"/>
        <w:ind w:firstLine="0"/>
        <w:jc w:val="left"/>
        <w:rPr>
          <w:b/>
          <w:bCs/>
          <w:sz w:val="22"/>
          <w:szCs w:val="22"/>
        </w:rPr>
      </w:pPr>
    </w:p>
    <w:p w14:paraId="1D675E64" w14:textId="77777777" w:rsidR="00204DDB" w:rsidRDefault="00204DDB">
      <w:pPr>
        <w:widowControl w:val="0"/>
        <w:spacing w:line="276" w:lineRule="auto"/>
        <w:ind w:firstLine="0"/>
        <w:jc w:val="left"/>
        <w:rPr>
          <w:b/>
          <w:bCs/>
          <w:sz w:val="22"/>
          <w:szCs w:val="22"/>
        </w:rPr>
      </w:pPr>
    </w:p>
    <w:p w14:paraId="219CF1D4" w14:textId="77777777" w:rsidR="00204DDB" w:rsidRDefault="00204DDB">
      <w:pPr>
        <w:widowControl w:val="0"/>
        <w:spacing w:line="276" w:lineRule="auto"/>
        <w:ind w:firstLine="0"/>
        <w:jc w:val="left"/>
        <w:rPr>
          <w:b/>
          <w:bCs/>
          <w:sz w:val="22"/>
          <w:szCs w:val="22"/>
        </w:rPr>
      </w:pPr>
    </w:p>
    <w:p w14:paraId="1CF62124" w14:textId="77777777" w:rsidR="00204DDB" w:rsidRDefault="00204DDB">
      <w:pPr>
        <w:widowControl w:val="0"/>
        <w:spacing w:line="276" w:lineRule="auto"/>
        <w:ind w:firstLine="0"/>
        <w:jc w:val="left"/>
        <w:rPr>
          <w:b/>
          <w:bCs/>
          <w:sz w:val="22"/>
          <w:szCs w:val="22"/>
        </w:rPr>
      </w:pPr>
    </w:p>
    <w:p w14:paraId="296234BA" w14:textId="77777777" w:rsidR="00204DDB" w:rsidRDefault="00204DDB">
      <w:pPr>
        <w:widowControl w:val="0"/>
        <w:spacing w:line="276" w:lineRule="auto"/>
        <w:ind w:firstLine="0"/>
        <w:jc w:val="left"/>
        <w:rPr>
          <w:b/>
          <w:bCs/>
          <w:sz w:val="22"/>
          <w:szCs w:val="22"/>
        </w:rPr>
      </w:pPr>
    </w:p>
    <w:p w14:paraId="378D8476" w14:textId="77777777" w:rsidR="00204DDB" w:rsidRDefault="00204DDB">
      <w:pPr>
        <w:widowControl w:val="0"/>
        <w:spacing w:line="276" w:lineRule="auto"/>
        <w:ind w:firstLine="0"/>
        <w:jc w:val="left"/>
        <w:rPr>
          <w:b/>
          <w:bCs/>
          <w:sz w:val="22"/>
          <w:szCs w:val="22"/>
        </w:rPr>
      </w:pPr>
    </w:p>
    <w:p w14:paraId="4B1F61E2" w14:textId="77777777" w:rsidR="00204DDB" w:rsidRDefault="00204DDB">
      <w:pPr>
        <w:widowControl w:val="0"/>
        <w:spacing w:line="276" w:lineRule="auto"/>
        <w:ind w:firstLine="0"/>
        <w:jc w:val="left"/>
        <w:rPr>
          <w:b/>
          <w:bCs/>
          <w:sz w:val="22"/>
          <w:szCs w:val="22"/>
        </w:rPr>
      </w:pPr>
    </w:p>
    <w:p w14:paraId="0DFAEBBA" w14:textId="77777777" w:rsidR="00204DDB" w:rsidRDefault="00204DDB">
      <w:pPr>
        <w:widowControl w:val="0"/>
        <w:spacing w:line="276" w:lineRule="auto"/>
        <w:ind w:firstLine="0"/>
        <w:jc w:val="left"/>
        <w:rPr>
          <w:b/>
          <w:bCs/>
          <w:sz w:val="22"/>
          <w:szCs w:val="22"/>
        </w:rPr>
      </w:pPr>
    </w:p>
    <w:p w14:paraId="6E320321" w14:textId="77777777" w:rsidR="00204DDB" w:rsidRDefault="00204DDB">
      <w:pPr>
        <w:widowControl w:val="0"/>
        <w:spacing w:line="276" w:lineRule="auto"/>
        <w:ind w:firstLine="0"/>
        <w:jc w:val="left"/>
        <w:rPr>
          <w:b/>
          <w:bCs/>
          <w:sz w:val="22"/>
          <w:szCs w:val="22"/>
        </w:rPr>
      </w:pPr>
    </w:p>
    <w:p w14:paraId="0FAEEA8C" w14:textId="77777777" w:rsidR="00204DDB" w:rsidRDefault="00204DDB">
      <w:pPr>
        <w:widowControl w:val="0"/>
        <w:spacing w:line="276" w:lineRule="auto"/>
        <w:ind w:firstLine="0"/>
        <w:jc w:val="left"/>
        <w:rPr>
          <w:b/>
          <w:bCs/>
          <w:sz w:val="22"/>
          <w:szCs w:val="22"/>
        </w:rPr>
      </w:pPr>
    </w:p>
    <w:p w14:paraId="4468C384" w14:textId="77777777" w:rsidR="00204DDB" w:rsidRDefault="00204DDB">
      <w:pPr>
        <w:widowControl w:val="0"/>
        <w:spacing w:line="276" w:lineRule="auto"/>
        <w:ind w:firstLine="0"/>
        <w:jc w:val="left"/>
        <w:rPr>
          <w:b/>
          <w:bCs/>
          <w:sz w:val="22"/>
          <w:szCs w:val="22"/>
        </w:rPr>
      </w:pPr>
    </w:p>
    <w:p w14:paraId="022183D0" w14:textId="77777777" w:rsidR="00204DDB" w:rsidRDefault="00204DDB" w:rsidP="00204DDB">
      <w:pPr>
        <w:widowControl w:val="0"/>
        <w:spacing w:line="276" w:lineRule="auto"/>
        <w:ind w:firstLine="0"/>
        <w:jc w:val="center"/>
        <w:rPr>
          <w:b/>
          <w:bCs/>
          <w:sz w:val="22"/>
          <w:szCs w:val="22"/>
        </w:rPr>
      </w:pPr>
    </w:p>
    <w:p w14:paraId="5ACA6268" w14:textId="77777777" w:rsidR="00BF74CE" w:rsidRDefault="00BF74CE" w:rsidP="00230704">
      <w:pPr>
        <w:pStyle w:val="NoSpacing"/>
        <w:rPr>
          <w:rFonts w:ascii="Times New Roman" w:hAnsi="Times New Roman" w:cs="Times New Roman"/>
          <w:b/>
          <w:sz w:val="24"/>
          <w:szCs w:val="24"/>
        </w:rPr>
      </w:pPr>
    </w:p>
    <w:p w14:paraId="212E1131" w14:textId="77777777"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14:paraId="7F56545F"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14:paraId="2DEFBCF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14:paraId="613144B1"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3A2528E5"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3E9EB6ED"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14:paraId="69DC84DA"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14:paraId="4BE1887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14:paraId="263D454D"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17986F6B"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4DF72A8C" w14:textId="77777777" w:rsidR="00230704" w:rsidRDefault="00230704" w:rsidP="00230704">
      <w:pPr>
        <w:pStyle w:val="NoSpacing"/>
        <w:rPr>
          <w:rFonts w:ascii="Times New Roman" w:hAnsi="Times New Roman" w:cs="Times New Roman"/>
          <w:sz w:val="24"/>
          <w:szCs w:val="24"/>
        </w:rPr>
      </w:pPr>
    </w:p>
    <w:p w14:paraId="1E280C1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14:paraId="016375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14:paraId="5F8EC9F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03E6084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2AD970E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72CD1C3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14:paraId="41C063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14:paraId="0CA54B0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C3C532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714F4341"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08D3FC05" w14:textId="77777777" w:rsidR="00230704" w:rsidRDefault="00230704" w:rsidP="00230704">
      <w:pPr>
        <w:pStyle w:val="NoSpacing"/>
        <w:rPr>
          <w:rFonts w:ascii="Times New Roman" w:hAnsi="Times New Roman" w:cs="Times New Roman"/>
          <w:sz w:val="24"/>
          <w:szCs w:val="24"/>
        </w:rPr>
      </w:pPr>
    </w:p>
    <w:p w14:paraId="4777F2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14:paraId="5F9B482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14:paraId="632C389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3282ED3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63D2347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12336D8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14:paraId="59FDCC0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14:paraId="788814C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1792355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14:paraId="5F16229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14:paraId="6F3A4469" w14:textId="77777777" w:rsidR="00230704" w:rsidRDefault="00230704" w:rsidP="00230704">
      <w:pPr>
        <w:pStyle w:val="NoSpacing"/>
        <w:rPr>
          <w:rFonts w:ascii="Times New Roman" w:hAnsi="Times New Roman" w:cs="Times New Roman"/>
          <w:sz w:val="24"/>
          <w:szCs w:val="24"/>
        </w:rPr>
      </w:pPr>
    </w:p>
    <w:p w14:paraId="295F618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14:paraId="4B2CB1A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14:paraId="0CA9714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B6B5714"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14:paraId="3FF8938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3E3F6B4B"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14:paraId="2203F54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14:paraId="0CE4DD1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4302755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14:paraId="505CC7C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14:paraId="1269CF9A" w14:textId="77777777" w:rsidR="00230704" w:rsidRDefault="00230704" w:rsidP="00230704">
      <w:pPr>
        <w:pStyle w:val="NoSpacing"/>
        <w:rPr>
          <w:rFonts w:ascii="Times New Roman" w:hAnsi="Times New Roman" w:cs="Times New Roman"/>
          <w:sz w:val="24"/>
          <w:szCs w:val="24"/>
        </w:rPr>
      </w:pPr>
    </w:p>
    <w:p w14:paraId="004E0F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14:paraId="4DB1AEB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14:paraId="3487B90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5D346D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2552AB5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14:paraId="6F84B3C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14:paraId="50F28E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14:paraId="0463B5A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003CC7A6"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6C3E813"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14:paraId="14AAE04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14:paraId="7A6B78BB" w14:textId="77777777" w:rsidR="00230704" w:rsidRDefault="00230704" w:rsidP="00230704">
      <w:pPr>
        <w:pStyle w:val="NoSpacing"/>
        <w:rPr>
          <w:rFonts w:ascii="Times New Roman" w:hAnsi="Times New Roman" w:cs="Times New Roman"/>
          <w:sz w:val="24"/>
          <w:szCs w:val="24"/>
        </w:rPr>
      </w:pPr>
    </w:p>
    <w:p w14:paraId="08039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14:paraId="0C9764B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14:paraId="2700A37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E8CE3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5E0B1C5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14:paraId="6B4A0CCA"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14:paraId="12D9988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14:paraId="40BCF8F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2CA7DC9F"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EC77EC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14:paraId="065768EB"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14:paraId="6260C3EE" w14:textId="77777777" w:rsidR="00230704" w:rsidRDefault="00230704" w:rsidP="00230704">
      <w:pPr>
        <w:pStyle w:val="NoSpacing"/>
        <w:rPr>
          <w:rFonts w:ascii="Times New Roman" w:hAnsi="Times New Roman" w:cs="Times New Roman"/>
          <w:sz w:val="24"/>
          <w:szCs w:val="24"/>
        </w:rPr>
      </w:pPr>
    </w:p>
    <w:p w14:paraId="35496305"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14:paraId="5B687D5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14:paraId="529CB0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601B70F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17CA7A9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14:paraId="4DCCF2A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14:paraId="4A85D2A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14:paraId="0AF000C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45B9D0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9A3E63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14:paraId="5FC4A40D"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14:paraId="15D66429" w14:textId="77777777" w:rsidR="00230704" w:rsidRDefault="00230704" w:rsidP="00230704">
      <w:pPr>
        <w:pStyle w:val="NoSpacing"/>
        <w:rPr>
          <w:rFonts w:ascii="Times New Roman" w:hAnsi="Times New Roman" w:cs="Times New Roman"/>
          <w:sz w:val="24"/>
          <w:szCs w:val="24"/>
        </w:rPr>
      </w:pPr>
    </w:p>
    <w:p w14:paraId="5CCD3F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14:paraId="491488B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14:paraId="33CCA82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4D5B75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14:paraId="48C9A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14:paraId="7AEB7DB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14:paraId="3742F58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14:paraId="1ED2154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7C8751C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6E5A4631" w14:textId="77777777"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14:paraId="1843B778" w14:textId="77777777" w:rsidR="00230704" w:rsidRDefault="00230704" w:rsidP="00230704">
      <w:pPr>
        <w:widowControl w:val="0"/>
        <w:spacing w:line="276" w:lineRule="auto"/>
        <w:ind w:firstLine="0"/>
        <w:jc w:val="left"/>
        <w:rPr>
          <w:b/>
          <w:bCs/>
          <w:sz w:val="22"/>
          <w:szCs w:val="22"/>
        </w:rPr>
      </w:pPr>
    </w:p>
    <w:p w14:paraId="78E23F32" w14:textId="77777777" w:rsidR="00230704" w:rsidRDefault="00230704" w:rsidP="00230704">
      <w:pPr>
        <w:widowControl w:val="0"/>
        <w:spacing w:line="276" w:lineRule="auto"/>
        <w:ind w:firstLine="0"/>
        <w:jc w:val="left"/>
        <w:rPr>
          <w:b/>
          <w:bCs/>
          <w:sz w:val="22"/>
          <w:szCs w:val="22"/>
        </w:rPr>
      </w:pPr>
    </w:p>
    <w:p w14:paraId="1A9F61BE" w14:textId="77777777" w:rsidR="00230704" w:rsidRDefault="00230704" w:rsidP="00230704">
      <w:pPr>
        <w:widowControl w:val="0"/>
        <w:spacing w:line="276" w:lineRule="auto"/>
        <w:ind w:firstLine="0"/>
        <w:jc w:val="left"/>
        <w:rPr>
          <w:b/>
          <w:bCs/>
          <w:sz w:val="22"/>
          <w:szCs w:val="22"/>
        </w:rPr>
      </w:pPr>
    </w:p>
    <w:p w14:paraId="6F75842C" w14:textId="77777777" w:rsidR="00230704" w:rsidRDefault="00230704" w:rsidP="00230704">
      <w:pPr>
        <w:widowControl w:val="0"/>
        <w:spacing w:line="276" w:lineRule="auto"/>
        <w:ind w:firstLine="0"/>
        <w:jc w:val="left"/>
        <w:rPr>
          <w:b/>
          <w:bCs/>
          <w:sz w:val="22"/>
          <w:szCs w:val="22"/>
        </w:rPr>
      </w:pPr>
    </w:p>
    <w:p w14:paraId="0A5C7723" w14:textId="77777777" w:rsidR="00230704" w:rsidRDefault="00230704" w:rsidP="00230704">
      <w:pPr>
        <w:widowControl w:val="0"/>
        <w:spacing w:line="276" w:lineRule="auto"/>
        <w:ind w:firstLine="0"/>
        <w:jc w:val="left"/>
      </w:pPr>
    </w:p>
    <w:p w14:paraId="1853239A" w14:textId="77777777" w:rsidR="000653BB" w:rsidRDefault="000653BB" w:rsidP="00230704">
      <w:pPr>
        <w:widowControl w:val="0"/>
        <w:spacing w:line="276" w:lineRule="auto"/>
        <w:ind w:firstLine="0"/>
        <w:jc w:val="left"/>
      </w:pPr>
    </w:p>
    <w:p w14:paraId="48899307" w14:textId="77777777" w:rsidR="000653BB" w:rsidRDefault="000653BB" w:rsidP="00230704">
      <w:pPr>
        <w:widowControl w:val="0"/>
        <w:spacing w:line="276" w:lineRule="auto"/>
        <w:ind w:firstLine="0"/>
        <w:jc w:val="left"/>
      </w:pPr>
    </w:p>
    <w:p w14:paraId="60DA4357" w14:textId="77777777" w:rsidR="000653BB" w:rsidRDefault="000653BB" w:rsidP="00230704">
      <w:pPr>
        <w:widowControl w:val="0"/>
        <w:spacing w:line="276" w:lineRule="auto"/>
        <w:ind w:firstLine="0"/>
        <w:jc w:val="left"/>
      </w:pPr>
    </w:p>
    <w:p w14:paraId="30564B9B" w14:textId="77777777" w:rsidR="000653BB" w:rsidRDefault="000653BB" w:rsidP="00230704">
      <w:pPr>
        <w:widowControl w:val="0"/>
        <w:spacing w:line="276" w:lineRule="auto"/>
        <w:ind w:firstLine="0"/>
        <w:jc w:val="left"/>
      </w:pPr>
    </w:p>
    <w:p w14:paraId="799F3B78" w14:textId="77777777" w:rsidR="000653BB" w:rsidRDefault="000653BB" w:rsidP="00230704">
      <w:pPr>
        <w:widowControl w:val="0"/>
        <w:spacing w:line="276" w:lineRule="auto"/>
        <w:ind w:firstLine="0"/>
        <w:jc w:val="left"/>
      </w:pPr>
    </w:p>
    <w:p w14:paraId="6CB95357" w14:textId="77777777" w:rsidR="000653BB" w:rsidRDefault="000653BB" w:rsidP="00230704">
      <w:pPr>
        <w:widowControl w:val="0"/>
        <w:spacing w:line="276" w:lineRule="auto"/>
        <w:ind w:firstLine="0"/>
        <w:jc w:val="left"/>
      </w:pPr>
    </w:p>
    <w:p w14:paraId="1CBF2E6A" w14:textId="77777777" w:rsidR="008371F6" w:rsidRDefault="008371F6" w:rsidP="008371F6"/>
    <w:p w14:paraId="6D644B15" w14:textId="77777777" w:rsidR="008371F6" w:rsidRPr="009B7A64" w:rsidRDefault="008371F6" w:rsidP="008371F6">
      <w:r w:rsidRPr="009B7A64">
        <w:br w:type="page"/>
      </w:r>
    </w:p>
    <w:p w14:paraId="3BA155C5" w14:textId="77777777" w:rsidR="004164D7" w:rsidRDefault="00F3628D" w:rsidP="00946FB4">
      <w:pPr>
        <w:pStyle w:val="Heading1"/>
        <w:numPr>
          <w:ilvl w:val="0"/>
          <w:numId w:val="1"/>
        </w:numPr>
      </w:pPr>
      <w:bookmarkStart w:id="847" w:name="h.4d34og8" w:colFirst="0" w:colLast="0"/>
      <w:bookmarkStart w:id="848" w:name="_Toc454486685"/>
      <w:bookmarkEnd w:id="847"/>
      <w:r>
        <w:lastRenderedPageBreak/>
        <w:t>Proiectare de Detaliu</w:t>
      </w:r>
      <w:r w:rsidR="00BC6B3A">
        <w:t xml:space="preserve"> și </w:t>
      </w:r>
      <w:r>
        <w:t>Implementare</w:t>
      </w:r>
      <w:bookmarkEnd w:id="848"/>
    </w:p>
    <w:p w14:paraId="37644B32" w14:textId="77777777"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14:paraId="1DA594D5" w14:textId="77777777" w:rsidR="00F45C5E" w:rsidRDefault="00F45C5E" w:rsidP="00F45C5E">
      <w:pPr>
        <w:pStyle w:val="Heading2"/>
        <w:numPr>
          <w:ilvl w:val="1"/>
          <w:numId w:val="1"/>
        </w:numPr>
      </w:pPr>
      <w:bookmarkStart w:id="849" w:name="_Toc454486686"/>
      <w:r>
        <w:t xml:space="preserve">Arhitectura </w:t>
      </w:r>
      <w:r w:rsidR="006C145B">
        <w:t xml:space="preserve">de layer a </w:t>
      </w:r>
      <w:r>
        <w:t>sistemului</w:t>
      </w:r>
      <w:bookmarkEnd w:id="849"/>
    </w:p>
    <w:p w14:paraId="744B76C8" w14:textId="77777777"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14:paraId="0E18DAD5" w14:textId="77777777"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14:paraId="6A8FE0BD" w14:textId="77777777" w:rsidR="00846CA7" w:rsidRPr="00F45C5E" w:rsidRDefault="00846CA7" w:rsidP="00F45C5E"/>
    <w:p w14:paraId="2CAD97D1" w14:textId="77777777" w:rsidR="00A75967" w:rsidRDefault="00F45C5E" w:rsidP="00A75967">
      <w:pPr>
        <w:keepNext/>
        <w:jc w:val="center"/>
      </w:pPr>
      <w:r w:rsidRPr="004820F3">
        <w:rPr>
          <w:noProof/>
        </w:rPr>
        <w:drawing>
          <wp:inline distT="0" distB="0" distL="0" distR="0" wp14:anchorId="5CD248F2" wp14:editId="0A455651">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14:paraId="1AA5E8A5" w14:textId="77777777" w:rsidR="004164D7" w:rsidRPr="00A75967" w:rsidRDefault="00A75967" w:rsidP="00A75967">
      <w:pPr>
        <w:pStyle w:val="Caption"/>
        <w:jc w:val="center"/>
        <w:rPr>
          <w:i w:val="0"/>
          <w:iCs w:val="0"/>
          <w:color w:val="000000"/>
          <w:sz w:val="24"/>
          <w:szCs w:val="24"/>
        </w:rPr>
      </w:pPr>
      <w:bookmarkStart w:id="850" w:name="_Toc454484624"/>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851" w:author="Szabolcs Bene" w:date="2016-06-20T22:34:00Z">
        <w:r w:rsidRPr="00A75967" w:rsidDel="00E131C0">
          <w:rPr>
            <w:i w:val="0"/>
            <w:iCs w:val="0"/>
            <w:color w:val="000000"/>
            <w:sz w:val="24"/>
            <w:szCs w:val="24"/>
          </w:rPr>
          <w:delText xml:space="preserve">layer </w:delText>
        </w:r>
      </w:del>
      <w:ins w:id="852"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853" w:author="Szabolcs Bene" w:date="2016-06-20T22:33:00Z">
        <w:r w:rsidR="00E131C0">
          <w:rPr>
            <w:i w:val="0"/>
            <w:iCs w:val="0"/>
            <w:color w:val="000000"/>
            <w:sz w:val="24"/>
            <w:szCs w:val="24"/>
          </w:rPr>
          <w:t>ț</w:t>
        </w:r>
      </w:ins>
      <w:del w:id="854"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bookmarkEnd w:id="850"/>
    </w:p>
    <w:p w14:paraId="69DAD2DD" w14:textId="77777777" w:rsidR="004164D7" w:rsidRDefault="004164D7"/>
    <w:p w14:paraId="0AD848B9" w14:textId="77777777"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14:paraId="266A8BEB" w14:textId="77777777"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14:paraId="60867E60" w14:textId="77777777" w:rsidR="005B0BB8" w:rsidRDefault="005B0BB8" w:rsidP="005B0BB8">
      <w:pPr>
        <w:pStyle w:val="Heading3"/>
        <w:numPr>
          <w:ilvl w:val="2"/>
          <w:numId w:val="1"/>
        </w:numPr>
      </w:pPr>
      <w:bookmarkStart w:id="855" w:name="_Toc454486687"/>
      <w:r>
        <w:t>Nivelul interfa</w:t>
      </w:r>
      <w:ins w:id="856" w:author="Szabolcs Bene" w:date="2016-06-22T22:26:00Z">
        <w:r w:rsidR="00C87922">
          <w:t>ț</w:t>
        </w:r>
      </w:ins>
      <w:del w:id="857" w:author="Szabolcs Bene" w:date="2016-06-22T22:26:00Z">
        <w:r w:rsidDel="00C87922">
          <w:delText>t</w:delText>
        </w:r>
      </w:del>
      <w:r>
        <w:t>a utilizator</w:t>
      </w:r>
      <w:bookmarkEnd w:id="855"/>
    </w:p>
    <w:p w14:paraId="22AB1812" w14:textId="77777777"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14:paraId="18C7334C" w14:textId="77777777"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14:paraId="2D07AC66" w14:textId="77777777" w:rsidR="005B0BB8" w:rsidRDefault="005B0BB8" w:rsidP="005B0BB8">
      <w:pPr>
        <w:pStyle w:val="Heading3"/>
        <w:numPr>
          <w:ilvl w:val="2"/>
          <w:numId w:val="1"/>
        </w:numPr>
      </w:pPr>
      <w:bookmarkStart w:id="858" w:name="_Toc454486688"/>
      <w:r>
        <w:t>Nivelul de aplica</w:t>
      </w:r>
      <w:ins w:id="859" w:author="Szabolcs Bene" w:date="2016-06-22T22:26:00Z">
        <w:r w:rsidR="00C87922">
          <w:t>ț</w:t>
        </w:r>
      </w:ins>
      <w:del w:id="860" w:author="Szabolcs Bene" w:date="2016-06-22T22:26:00Z">
        <w:r w:rsidDel="00C87922">
          <w:delText>t</w:delText>
        </w:r>
      </w:del>
      <w:r>
        <w:t>ie</w:t>
      </w:r>
      <w:bookmarkEnd w:id="858"/>
    </w:p>
    <w:p w14:paraId="1A6D8AF7" w14:textId="77777777"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14:paraId="7778EB43" w14:textId="77777777"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14:paraId="74E658C1" w14:textId="77777777" w:rsidR="005B0BB8" w:rsidRDefault="005B0BB8" w:rsidP="005B0BB8">
      <w:pPr>
        <w:pStyle w:val="Heading3"/>
        <w:numPr>
          <w:ilvl w:val="2"/>
          <w:numId w:val="1"/>
        </w:numPr>
      </w:pPr>
      <w:bookmarkStart w:id="861" w:name="_Toc454486689"/>
      <w:r>
        <w:t>Nivelul de business logic</w:t>
      </w:r>
      <w:bookmarkEnd w:id="861"/>
    </w:p>
    <w:p w14:paraId="43E7E836" w14:textId="77777777"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14:paraId="32C44273" w14:textId="77777777" w:rsidR="005B0BB8" w:rsidRDefault="005B0BB8" w:rsidP="005B0BB8">
      <w:pPr>
        <w:pStyle w:val="Heading3"/>
        <w:numPr>
          <w:ilvl w:val="2"/>
          <w:numId w:val="1"/>
        </w:numPr>
      </w:pPr>
      <w:bookmarkStart w:id="862" w:name="_Toc454486690"/>
      <w:r>
        <w:t>Nivelul de acces de date</w:t>
      </w:r>
      <w:bookmarkEnd w:id="862"/>
    </w:p>
    <w:p w14:paraId="2E35FFA8" w14:textId="77777777"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14:paraId="689DAD9D" w14:textId="77777777" w:rsidR="005B0BB8" w:rsidRPr="005B0BB8" w:rsidRDefault="005B0BB8" w:rsidP="005B0BB8">
      <w:pPr>
        <w:pStyle w:val="Heading3"/>
        <w:numPr>
          <w:ilvl w:val="2"/>
          <w:numId w:val="1"/>
        </w:numPr>
      </w:pPr>
      <w:bookmarkStart w:id="863" w:name="_Toc454486691"/>
      <w:r>
        <w:lastRenderedPageBreak/>
        <w:t>Nivelul de baz</w:t>
      </w:r>
      <w:del w:id="864" w:author="Szabolcs Bene" w:date="2016-06-22T22:26:00Z">
        <w:r w:rsidDel="00C87922">
          <w:delText>a</w:delText>
        </w:r>
      </w:del>
      <w:ins w:id="865" w:author="Szabolcs Bene" w:date="2016-06-22T22:26:00Z">
        <w:r w:rsidR="00C87922">
          <w:t>ă</w:t>
        </w:r>
      </w:ins>
      <w:r>
        <w:t xml:space="preserve"> de date</w:t>
      </w:r>
      <w:bookmarkEnd w:id="863"/>
    </w:p>
    <w:p w14:paraId="041A5B39" w14:textId="77777777" w:rsidR="005B0BB8" w:rsidRDefault="005B0BB8" w:rsidP="005B0BB8">
      <w:r w:rsidRPr="004820F3">
        <w:t>Acest nivel contine doar conexiunea la baza de date, pe care folosesc functiile din nivelul de acces de date.</w:t>
      </w:r>
    </w:p>
    <w:p w14:paraId="022A3E80" w14:textId="77777777" w:rsidR="005B0BB8" w:rsidRPr="00F45C5E" w:rsidRDefault="005B0BB8" w:rsidP="00F45C5E">
      <w:pPr>
        <w:rPr>
          <w:i/>
        </w:rPr>
      </w:pPr>
    </w:p>
    <w:p w14:paraId="29AC6F18" w14:textId="77777777" w:rsidR="005E3B7B" w:rsidRDefault="005E3B7B" w:rsidP="005E3B7B">
      <w:pPr>
        <w:pStyle w:val="Heading2"/>
        <w:numPr>
          <w:ilvl w:val="1"/>
          <w:numId w:val="1"/>
        </w:numPr>
      </w:pPr>
      <w:bookmarkStart w:id="866" w:name="_Toc454486692"/>
      <w:r>
        <w:t>Arhitectura MVC</w:t>
      </w:r>
      <w:bookmarkEnd w:id="866"/>
    </w:p>
    <w:p w14:paraId="572EC735" w14:textId="77777777" w:rsidR="007B03CB" w:rsidRPr="007B03CB" w:rsidDel="00B83D97" w:rsidRDefault="007B03CB">
      <w:pPr>
        <w:ind w:firstLine="0"/>
        <w:rPr>
          <w:del w:id="867" w:author="Szabolcs Bene" w:date="2016-06-20T22:35:00Z"/>
          <w:color w:val="auto"/>
        </w:rPr>
        <w:pPrChange w:id="868" w:author="Szabolcs Bene" w:date="2016-06-20T22:35:00Z">
          <w:pPr/>
        </w:pPrChange>
      </w:pPr>
      <w:del w:id="869" w:author="Szabolcs Bene" w:date="2016-06-20T22:35:00Z">
        <w:r w:rsidRPr="007B03CB" w:rsidDel="00B83D97">
          <w:rPr>
            <w:color w:val="auto"/>
          </w:rPr>
          <w:delText>Arhitectura de layer a aplicaţiei este combinat cu o alt</w:delText>
        </w:r>
      </w:del>
      <w:del w:id="870" w:author="Szabolcs Bene" w:date="2016-06-20T22:34:00Z">
        <w:r w:rsidRPr="007B03CB" w:rsidDel="009F7598">
          <w:rPr>
            <w:color w:val="auto"/>
          </w:rPr>
          <w:delText>a</w:delText>
        </w:r>
      </w:del>
      <w:del w:id="871" w:author="Szabolcs Bene" w:date="2016-06-20T22:35:00Z">
        <w:r w:rsidRPr="007B03CB" w:rsidDel="00B83D97">
          <w:rPr>
            <w:color w:val="auto"/>
          </w:rPr>
          <w:delText xml:space="preserve"> arhitectura de design, şi anume Model-View-Controller (MVC).</w:delText>
        </w:r>
      </w:del>
    </w:p>
    <w:p w14:paraId="389D24C8" w14:textId="77777777" w:rsidR="007B03CB" w:rsidRPr="007B03CB" w:rsidRDefault="007B03CB" w:rsidP="007B03CB">
      <w:pPr>
        <w:rPr>
          <w:color w:val="auto"/>
        </w:rPr>
      </w:pPr>
      <w:r w:rsidRPr="007B03CB">
        <w:rPr>
          <w:color w:val="auto"/>
        </w:rPr>
        <w:t>MVC este o arhitectura de software folosit</w:t>
      </w:r>
      <w:ins w:id="872"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14:paraId="7F98CF0A" w14:textId="77777777"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873" w:author="Szabolcs Bene" w:date="2016-06-20T22:36:00Z">
        <w:r w:rsidRPr="007B03CB" w:rsidDel="00141483">
          <w:rPr>
            <w:color w:val="auto"/>
          </w:rPr>
          <w:delText xml:space="preserve">X </w:delText>
        </w:r>
      </w:del>
      <w:ins w:id="874" w:author="Szabolcs Bene" w:date="2016-06-20T22:36:00Z">
        <w:r w:rsidR="00141483">
          <w:rPr>
            <w:color w:val="auto"/>
          </w:rPr>
          <w:t>5.2</w:t>
        </w:r>
        <w:r w:rsidR="00141483" w:rsidRPr="007B03CB">
          <w:rPr>
            <w:color w:val="auto"/>
          </w:rPr>
          <w:t xml:space="preserve"> </w:t>
        </w:r>
      </w:ins>
      <w:r w:rsidRPr="007B03CB">
        <w:rPr>
          <w:color w:val="auto"/>
        </w:rPr>
        <w:t xml:space="preserve">se </w:t>
      </w:r>
      <w:del w:id="875" w:author="Szabolcs Bene" w:date="2016-06-20T22:36:00Z">
        <w:r w:rsidRPr="007B03CB" w:rsidDel="009C0D9B">
          <w:rPr>
            <w:color w:val="auto"/>
          </w:rPr>
          <w:delText xml:space="preserve">poate </w:delText>
        </w:r>
      </w:del>
      <w:ins w:id="876"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14:paraId="244BB04A" w14:textId="77777777" w:rsidR="00AB0FC2" w:rsidRDefault="00D063AC" w:rsidP="00AB0FC2">
      <w:pPr>
        <w:keepNext/>
        <w:jc w:val="center"/>
      </w:pPr>
      <w:r>
        <w:rPr>
          <w:noProof/>
        </w:rPr>
        <w:drawing>
          <wp:inline distT="0" distB="0" distL="0" distR="0" wp14:anchorId="210D1235" wp14:editId="0D803840">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14:paraId="06B6D1E4" w14:textId="77777777" w:rsidR="005E3B7B" w:rsidRPr="00AB0FC2" w:rsidRDefault="00AB0FC2" w:rsidP="00AB0FC2">
      <w:pPr>
        <w:pStyle w:val="Caption"/>
        <w:jc w:val="center"/>
        <w:rPr>
          <w:i w:val="0"/>
          <w:iCs w:val="0"/>
          <w:color w:val="000000"/>
          <w:sz w:val="24"/>
          <w:szCs w:val="24"/>
        </w:rPr>
      </w:pPr>
      <w:bookmarkStart w:id="877" w:name="_Toc454484625"/>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bookmarkEnd w:id="877"/>
    </w:p>
    <w:p w14:paraId="2E9EC47D" w14:textId="77777777" w:rsidR="00036AC3" w:rsidRDefault="00036AC3" w:rsidP="005E3B7B"/>
    <w:p w14:paraId="1BE4ACC7" w14:textId="77777777"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14:paraId="2EC51F11" w14:textId="77777777"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14:paraId="5B45A1AC" w14:textId="77777777"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14:paraId="19581CCD" w14:textId="77777777" w:rsidR="00A417C6" w:rsidRDefault="00A417C6" w:rsidP="00A417C6">
      <w:pPr>
        <w:rPr>
          <w:ins w:id="878"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w:t>
      </w:r>
      <w:r w:rsidRPr="00A35228">
        <w:rPr>
          <w:color w:val="auto"/>
        </w:rPr>
        <w:lastRenderedPageBreak/>
        <w:t xml:space="preserve">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14:paraId="6455ABBA" w14:textId="77777777" w:rsidR="008F2070" w:rsidRPr="00A35228" w:rsidRDefault="008F2070" w:rsidP="00A417C6">
      <w:pPr>
        <w:rPr>
          <w:color w:val="auto"/>
        </w:rPr>
      </w:pPr>
      <w:ins w:id="879" w:author="Szabolcs Bene" w:date="2016-06-21T22:25:00Z">
        <w:r>
          <w:rPr>
            <w:color w:val="auto"/>
          </w:rPr>
          <w:t xml:space="preserve">Această arhitectură </w:t>
        </w:r>
      </w:ins>
      <w:ins w:id="880" w:author="Szabolcs Bene" w:date="2016-06-21T22:33:00Z">
        <w:r>
          <w:rPr>
            <w:color w:val="auto"/>
          </w:rPr>
          <w:t xml:space="preserve">se îmbină cu arhitectura de layeri a aplicației. </w:t>
        </w:r>
      </w:ins>
      <w:ins w:id="881" w:author="Szabolcs Bene" w:date="2016-06-21T22:34:00Z">
        <w:r>
          <w:rPr>
            <w:color w:val="auto"/>
          </w:rPr>
          <w:t>Clasele de View ar fi echivalente claselor din User Interface, clasele de Controller ar fi echivalente claselor din Application si Business layer, iar clasele de Model ar fi echivalente c</w:t>
        </w:r>
      </w:ins>
      <w:ins w:id="882" w:author="Szabolcs Bene" w:date="2016-06-21T22:35:00Z">
        <w:r>
          <w:rPr>
            <w:color w:val="auto"/>
          </w:rPr>
          <w:t>laselor din Data Access și Database layer.</w:t>
        </w:r>
      </w:ins>
    </w:p>
    <w:p w14:paraId="45A9F4CF" w14:textId="77777777"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14:paraId="242174CE" w14:textId="77777777" w:rsidR="009C7605" w:rsidRDefault="00036AC3" w:rsidP="009C7605">
      <w:pPr>
        <w:keepNext/>
      </w:pPr>
      <w:r>
        <w:rPr>
          <w:noProof/>
        </w:rPr>
        <w:drawing>
          <wp:inline distT="0" distB="0" distL="0" distR="0" wp14:anchorId="0AFA9D2F" wp14:editId="4B6CD4D0">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14:paraId="328AC0E1" w14:textId="77777777" w:rsidR="00036AC3" w:rsidRDefault="00D43B63" w:rsidP="009C7605">
      <w:pPr>
        <w:jc w:val="center"/>
      </w:pPr>
      <w:bookmarkStart w:id="883" w:name="_Toc454484626"/>
      <w:r>
        <w:t>Figura 5.</w:t>
      </w:r>
      <w:r w:rsidR="00E426C6">
        <w:fldChar w:fldCharType="begin"/>
      </w:r>
      <w:r w:rsidR="00E426C6">
        <w:instrText xml:space="preserve"> SEQ Figura_5. \* ARABIC </w:instrText>
      </w:r>
      <w:r w:rsidR="00E426C6">
        <w:fldChar w:fldCharType="separate"/>
      </w:r>
      <w:r w:rsidR="001F3F86">
        <w:rPr>
          <w:noProof/>
        </w:rPr>
        <w:t>3</w:t>
      </w:r>
      <w:r w:rsidR="00E426C6">
        <w:rPr>
          <w:noProof/>
        </w:rPr>
        <w:fldChar w:fldCharType="end"/>
      </w:r>
      <w:r w:rsidR="009C7605">
        <w:t xml:space="preserve"> Diagrama de secventa a unui exemplu de MVC</w:t>
      </w:r>
      <w:bookmarkEnd w:id="883"/>
    </w:p>
    <w:p w14:paraId="10163A81" w14:textId="77777777" w:rsidR="00036AC3" w:rsidRPr="005E3B7B" w:rsidRDefault="00036AC3" w:rsidP="005E3B7B"/>
    <w:p w14:paraId="3FCF1445" w14:textId="77777777" w:rsidR="00F45C5E" w:rsidRDefault="00F45C5E"/>
    <w:p w14:paraId="064977C2" w14:textId="77777777" w:rsidR="003477A0" w:rsidRDefault="003477A0" w:rsidP="003477A0">
      <w:pPr>
        <w:pStyle w:val="Heading2"/>
        <w:numPr>
          <w:ilvl w:val="1"/>
          <w:numId w:val="1"/>
        </w:numPr>
      </w:pPr>
      <w:bookmarkStart w:id="884" w:name="_Toc454486693"/>
      <w:r>
        <w:lastRenderedPageBreak/>
        <w:t>Patternul Front Controller</w:t>
      </w:r>
      <w:bookmarkEnd w:id="884"/>
    </w:p>
    <w:p w14:paraId="4B83F50A" w14:textId="77777777"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14:paraId="205C56E1" w14:textId="77777777" w:rsidR="003477A0" w:rsidRPr="00E0750F" w:rsidRDefault="00E0750F" w:rsidP="00E0750F">
      <w:pPr>
        <w:rPr>
          <w:color w:val="auto"/>
        </w:rPr>
      </w:pPr>
      <w:r w:rsidRPr="00E0750F">
        <w:rPr>
          <w:color w:val="auto"/>
        </w:rPr>
        <w:t xml:space="preserve">Front Controller este un software design pattern </w:t>
      </w:r>
      <w:del w:id="885" w:author="Szabolcs Bene" w:date="2016-06-20T22:37:00Z">
        <w:r w:rsidRPr="00E0750F" w:rsidDel="00B1177A">
          <w:rPr>
            <w:color w:val="auto"/>
          </w:rPr>
          <w:delText>desscris în mai multe cataloage relationand</w:delText>
        </w:r>
      </w:del>
      <w:ins w:id="886" w:author="Szabolcs Bene" w:date="2016-06-20T22:37:00Z">
        <w:r w:rsidR="00B1177A">
          <w:rPr>
            <w:color w:val="auto"/>
          </w:rPr>
          <w:t>utilizat</w:t>
        </w:r>
      </w:ins>
      <w:r w:rsidRPr="00E0750F">
        <w:rPr>
          <w:color w:val="auto"/>
        </w:rPr>
        <w:t xml:space="preserve"> </w:t>
      </w:r>
      <w:ins w:id="887" w:author="Szabolcs Bene" w:date="2016-06-20T22:37:00Z">
        <w:r w:rsidR="00187D11">
          <w:rPr>
            <w:color w:val="auto"/>
          </w:rPr>
          <w:t>pentru</w:t>
        </w:r>
      </w:ins>
      <w:del w:id="888"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14:paraId="117DABD7" w14:textId="77777777"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14:paraId="1D361021" w14:textId="77777777"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14:paraId="3E157E3B" w14:textId="77777777" w:rsidR="003477A0" w:rsidRDefault="003477A0" w:rsidP="003477A0">
      <w:r>
        <w:t xml:space="preserve">In diagrama </w:t>
      </w:r>
      <w:r w:rsidR="00F008CE">
        <w:t xml:space="preserve">din figura </w:t>
      </w:r>
      <w:r w:rsidR="008E34AA">
        <w:t>5.4</w:t>
      </w:r>
      <w:r>
        <w:t xml:space="preserve"> se poate observa in detaliu tratarea unui request.</w:t>
      </w:r>
    </w:p>
    <w:p w14:paraId="599878C5" w14:textId="77777777" w:rsidR="00D43B63" w:rsidRDefault="00D43B63" w:rsidP="003477A0"/>
    <w:p w14:paraId="495E0784" w14:textId="77777777" w:rsidR="00D43B63" w:rsidRDefault="00D025A8" w:rsidP="00D43B63">
      <w:pPr>
        <w:keepNext/>
      </w:pPr>
      <w:r>
        <w:rPr>
          <w:noProof/>
        </w:rPr>
        <w:drawing>
          <wp:inline distT="0" distB="0" distL="0" distR="0" wp14:anchorId="292D0701" wp14:editId="3F728A3B">
            <wp:extent cx="4583875" cy="4004218"/>
            <wp:effectExtent l="0" t="0" r="7620" b="0"/>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760" cy="4023336"/>
                    </a:xfrm>
                    <a:prstGeom prst="rect">
                      <a:avLst/>
                    </a:prstGeom>
                    <a:noFill/>
                    <a:ln>
                      <a:noFill/>
                    </a:ln>
                  </pic:spPr>
                </pic:pic>
              </a:graphicData>
            </a:graphic>
          </wp:inline>
        </w:drawing>
      </w:r>
    </w:p>
    <w:p w14:paraId="375326A6" w14:textId="77777777" w:rsidR="00D025A8" w:rsidRPr="00D43B63" w:rsidRDefault="00D43B63" w:rsidP="00D43B63">
      <w:pPr>
        <w:pStyle w:val="Caption"/>
        <w:jc w:val="center"/>
        <w:rPr>
          <w:i w:val="0"/>
          <w:iCs w:val="0"/>
          <w:color w:val="000000"/>
          <w:sz w:val="24"/>
          <w:szCs w:val="24"/>
        </w:rPr>
      </w:pPr>
      <w:bookmarkStart w:id="889" w:name="_Toc454484627"/>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bookmarkEnd w:id="889"/>
    </w:p>
    <w:p w14:paraId="0BFE8407" w14:textId="77777777" w:rsidR="00D025A8" w:rsidRDefault="00D025A8" w:rsidP="003477A0"/>
    <w:p w14:paraId="3E1BAC3A" w14:textId="77777777" w:rsidR="00C61DDC" w:rsidRDefault="00ED2AA1" w:rsidP="00C61DDC">
      <w:pPr>
        <w:rPr>
          <w:ins w:id="890"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14:paraId="46AB02F0" w14:textId="77777777" w:rsidR="00444273" w:rsidRDefault="00444273" w:rsidP="00C61DDC">
      <w:pPr>
        <w:rPr>
          <w:ins w:id="891" w:author="Szabolcs Bene" w:date="2016-06-21T22:40:00Z"/>
        </w:rPr>
      </w:pPr>
    </w:p>
    <w:p w14:paraId="299C912C" w14:textId="77777777" w:rsidR="00444273" w:rsidRDefault="00444273" w:rsidP="00C61DDC"/>
    <w:p w14:paraId="767A129B" w14:textId="77777777" w:rsidR="00FC755B" w:rsidRDefault="00FC755B" w:rsidP="00FC755B">
      <w:pPr>
        <w:pStyle w:val="Heading2"/>
        <w:numPr>
          <w:ilvl w:val="1"/>
          <w:numId w:val="1"/>
        </w:numPr>
      </w:pPr>
      <w:bookmarkStart w:id="892" w:name="_Toc454486694"/>
      <w:r>
        <w:t>Componentele aplica</w:t>
      </w:r>
      <w:ins w:id="893" w:author="Szabolcs Bene" w:date="2016-06-22T22:27:00Z">
        <w:r w:rsidR="006944D7">
          <w:t>ț</w:t>
        </w:r>
      </w:ins>
      <w:del w:id="894" w:author="Szabolcs Bene" w:date="2016-06-22T22:27:00Z">
        <w:r w:rsidDel="006944D7">
          <w:delText>t</w:delText>
        </w:r>
      </w:del>
      <w:r>
        <w:t>iei</w:t>
      </w:r>
      <w:bookmarkEnd w:id="892"/>
    </w:p>
    <w:p w14:paraId="4428CB68" w14:textId="77777777" w:rsidR="00945C2A" w:rsidDel="00444273" w:rsidRDefault="00945C2A" w:rsidP="00E34D0F">
      <w:pPr>
        <w:rPr>
          <w:del w:id="895" w:author="Szabolcs Bene" w:date="2016-06-21T22:40:00Z"/>
        </w:rPr>
      </w:pPr>
      <w:del w:id="896"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897" w:author="Szabolcs Bene" w:date="2016-06-21T22:37:00Z">
        <w:r w:rsidRPr="004820F3" w:rsidDel="00EA534B">
          <w:delText xml:space="preserve">3 </w:delText>
        </w:r>
      </w:del>
      <w:del w:id="898" w:author="Szabolcs Bene" w:date="2016-06-21T22:38:00Z">
        <w:r w:rsidRPr="004820F3" w:rsidDel="00FA6414">
          <w:delText>componente principale ale aplicatiei</w:delText>
        </w:r>
      </w:del>
      <w:del w:id="899" w:author="Szabolcs Bene" w:date="2016-06-21T22:40:00Z">
        <w:r w:rsidRPr="004820F3" w:rsidDel="00444273">
          <w:delText>:</w:delText>
        </w:r>
        <w:r w:rsidRPr="00005BA6" w:rsidDel="00444273">
          <w:delText xml:space="preserve"> </w:delText>
        </w:r>
      </w:del>
    </w:p>
    <w:p w14:paraId="6C101B70" w14:textId="77777777" w:rsidR="00945C2A" w:rsidDel="00444273" w:rsidRDefault="00945C2A" w:rsidP="00945C2A">
      <w:pPr>
        <w:rPr>
          <w:del w:id="900" w:author="Szabolcs Bene" w:date="2016-06-21T22:40:00Z"/>
        </w:rPr>
      </w:pPr>
    </w:p>
    <w:p w14:paraId="40F97C8B" w14:textId="77777777" w:rsidR="00444273" w:rsidRDefault="00444273" w:rsidP="0061477D">
      <w:pPr>
        <w:rPr>
          <w:ins w:id="901" w:author="Szabolcs Bene" w:date="2016-06-21T22:40:00Z"/>
          <w:noProof/>
        </w:rPr>
      </w:pPr>
      <w:del w:id="902" w:author="Szabolcs Bene" w:date="2016-06-21T22:39:00Z">
        <w:r w:rsidRPr="004820F3" w:rsidDel="00444273">
          <w:rPr>
            <w:noProof/>
          </w:rPr>
          <w:drawing>
            <wp:inline distT="0" distB="0" distL="0" distR="0" wp14:anchorId="282DBD3F" wp14:editId="7DC1DC1F">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903" w:author="Szabolcs Bene" w:date="2016-06-21T22:38:00Z">
        <w:r w:rsidR="0061477D" w:rsidRPr="00A35228" w:rsidDel="00AC3177">
          <w:rPr>
            <w:color w:val="auto"/>
          </w:rPr>
          <w:delText>Aceste 3</w:delText>
        </w:r>
      </w:del>
      <w:ins w:id="904" w:author="Szabolcs Bene" w:date="2016-06-21T22:38:00Z">
        <w:r w:rsidR="00AC3177">
          <w:rPr>
            <w:color w:val="auto"/>
          </w:rPr>
          <w:t>Aplicația conține trei</w:t>
        </w:r>
      </w:ins>
      <w:r w:rsidR="0061477D" w:rsidRPr="00A35228">
        <w:rPr>
          <w:color w:val="auto"/>
        </w:rPr>
        <w:t xml:space="preserve"> componente principale</w:t>
      </w:r>
      <w:del w:id="905"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906"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907" w:author="Szabolcs Bene" w:date="2016-06-21T22:39:00Z">
        <w:r w:rsidRPr="00444273">
          <w:rPr>
            <w:noProof/>
          </w:rPr>
          <w:t xml:space="preserve"> </w:t>
        </w:r>
      </w:ins>
    </w:p>
    <w:p w14:paraId="3E2BA6DB" w14:textId="77777777" w:rsidR="00BE1760" w:rsidRDefault="00BE1760" w:rsidP="0061477D">
      <w:pPr>
        <w:rPr>
          <w:ins w:id="908" w:author="Szabolcs Bene" w:date="2016-06-21T22:40:00Z"/>
          <w:noProof/>
        </w:rPr>
      </w:pPr>
    </w:p>
    <w:p w14:paraId="2BACE88A" w14:textId="77777777" w:rsidR="00444273" w:rsidRDefault="00444273" w:rsidP="0061477D">
      <w:pPr>
        <w:rPr>
          <w:ins w:id="909" w:author="Szabolcs Bene" w:date="2016-06-21T22:40:00Z"/>
          <w:noProof/>
        </w:rPr>
      </w:pPr>
    </w:p>
    <w:p w14:paraId="2361CCD4" w14:textId="77777777" w:rsidR="0061477D" w:rsidRPr="00A35228" w:rsidRDefault="00444273" w:rsidP="0061477D">
      <w:pPr>
        <w:rPr>
          <w:color w:val="auto"/>
        </w:rPr>
      </w:pPr>
      <w:ins w:id="910" w:author="Szabolcs Bene" w:date="2016-06-21T22:39:00Z">
        <w:r w:rsidRPr="004820F3">
          <w:rPr>
            <w:noProof/>
          </w:rPr>
          <w:drawing>
            <wp:inline distT="0" distB="0" distL="0" distR="0" wp14:anchorId="112680FC" wp14:editId="0D2EF06F">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911" w:author="Szabolcs Bene" w:date="2016-06-21T22:38:00Z">
        <w:r w:rsidR="0061477D" w:rsidRPr="00A35228" w:rsidDel="00FA6414">
          <w:rPr>
            <w:i/>
            <w:color w:val="auto"/>
          </w:rPr>
          <w:delText>.</w:delText>
        </w:r>
      </w:del>
    </w:p>
    <w:p w14:paraId="79FB9A8F" w14:textId="77777777" w:rsidR="00444273" w:rsidRDefault="00444273" w:rsidP="0061477D">
      <w:pPr>
        <w:rPr>
          <w:ins w:id="912" w:author="Szabolcs Bene" w:date="2016-06-21T22:39:00Z"/>
          <w:color w:val="auto"/>
        </w:rPr>
      </w:pPr>
      <w:r>
        <w:rPr>
          <w:noProof/>
        </w:rPr>
        <mc:AlternateContent>
          <mc:Choice Requires="wps">
            <w:drawing>
              <wp:anchor distT="0" distB="0" distL="114300" distR="114300" simplePos="0" relativeHeight="251679232" behindDoc="0" locked="0" layoutInCell="1" allowOverlap="1" wp14:anchorId="5CCA7E3B" wp14:editId="5F598834">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14:paraId="793F47AB" w14:textId="77777777" w:rsidR="006C2D54" w:rsidRPr="003453CD" w:rsidRDefault="006C2D54" w:rsidP="003453CD">
                            <w:pPr>
                              <w:pStyle w:val="Caption"/>
                              <w:jc w:val="center"/>
                              <w:rPr>
                                <w:i w:val="0"/>
                                <w:iCs w:val="0"/>
                                <w:color w:val="000000"/>
                                <w:sz w:val="24"/>
                                <w:szCs w:val="24"/>
                              </w:rPr>
                            </w:pPr>
                            <w:bookmarkStart w:id="913"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9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A7E3B" id="Text Box 35" o:spid="_x0000_s1029" type="#_x0000_t202" style="position:absolute;left:0;text-align:left;margin-left:.4pt;margin-top:15.1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14:paraId="793F47AB" w14:textId="77777777" w:rsidR="006C2D54" w:rsidRPr="003453CD" w:rsidRDefault="006C2D54" w:rsidP="003453CD">
                      <w:pPr>
                        <w:pStyle w:val="Caption"/>
                        <w:jc w:val="center"/>
                        <w:rPr>
                          <w:i w:val="0"/>
                          <w:iCs w:val="0"/>
                          <w:color w:val="000000"/>
                          <w:sz w:val="24"/>
                          <w:szCs w:val="24"/>
                        </w:rPr>
                      </w:pPr>
                      <w:bookmarkStart w:id="914"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914"/>
                    </w:p>
                  </w:txbxContent>
                </v:textbox>
                <w10:wrap type="square"/>
              </v:shape>
            </w:pict>
          </mc:Fallback>
        </mc:AlternateContent>
      </w:r>
    </w:p>
    <w:p w14:paraId="44654CF8" w14:textId="77777777" w:rsidR="00444273" w:rsidRDefault="00444273" w:rsidP="0061477D">
      <w:pPr>
        <w:rPr>
          <w:ins w:id="915" w:author="Szabolcs Bene" w:date="2016-06-21T22:40:00Z"/>
          <w:color w:val="auto"/>
        </w:rPr>
      </w:pPr>
    </w:p>
    <w:p w14:paraId="7D46AB05" w14:textId="77777777"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916" w:author="Szabolcs Bene" w:date="2016-06-20T22:38:00Z">
        <w:r w:rsidR="007B0B04">
          <w:rPr>
            <w:color w:val="auto"/>
          </w:rPr>
          <w:t>a</w:t>
        </w:r>
      </w:ins>
      <w:del w:id="917"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14:paraId="1B1BD25C" w14:textId="77777777"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14:paraId="1561CA7F" w14:textId="77777777" w:rsidR="00945C2A" w:rsidRDefault="0061477D" w:rsidP="0061477D">
      <w:r w:rsidRPr="00A35228">
        <w:rPr>
          <w:color w:val="auto"/>
        </w:rPr>
        <w:t xml:space="preserve"> Figura </w:t>
      </w:r>
      <w:r>
        <w:rPr>
          <w:color w:val="auto"/>
        </w:rPr>
        <w:t>5.6</w:t>
      </w:r>
      <w:r w:rsidRPr="00A35228">
        <w:rPr>
          <w:color w:val="auto"/>
        </w:rPr>
        <w:t xml:space="preserve"> descrie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14:paraId="63A23104" w14:textId="77777777" w:rsidR="00945C2A" w:rsidRDefault="00B61BAA" w:rsidP="00187F70">
      <w:pPr>
        <w:ind w:firstLine="0"/>
      </w:pPr>
      <w:r>
        <w:rPr>
          <w:noProof/>
        </w:rPr>
        <w:lastRenderedPageBreak/>
        <mc:AlternateContent>
          <mc:Choice Requires="wps">
            <w:drawing>
              <wp:anchor distT="0" distB="0" distL="114300" distR="114300" simplePos="0" relativeHeight="251716096" behindDoc="0" locked="0" layoutInCell="1" allowOverlap="1" wp14:anchorId="08CB2CE1" wp14:editId="75855C1F">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14:paraId="189ECE05" w14:textId="77777777" w:rsidR="006C2D54" w:rsidRPr="00B61BAA" w:rsidRDefault="006C2D54" w:rsidP="00B61BAA">
                            <w:pPr>
                              <w:pStyle w:val="Caption"/>
                              <w:jc w:val="center"/>
                              <w:rPr>
                                <w:i w:val="0"/>
                                <w:iCs w:val="0"/>
                                <w:color w:val="000000"/>
                                <w:sz w:val="24"/>
                                <w:szCs w:val="24"/>
                              </w:rPr>
                            </w:pPr>
                            <w:bookmarkStart w:id="918"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9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2CE1" id="Text Box 36" o:spid="_x0000_s1030" type="#_x0000_t202" style="position:absolute;left:0;text-align:left;margin-left:-53.25pt;margin-top:440.75pt;width:53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14:paraId="189ECE05" w14:textId="77777777" w:rsidR="006C2D54" w:rsidRPr="00B61BAA" w:rsidRDefault="006C2D54" w:rsidP="00B61BAA">
                      <w:pPr>
                        <w:pStyle w:val="Caption"/>
                        <w:jc w:val="center"/>
                        <w:rPr>
                          <w:i w:val="0"/>
                          <w:iCs w:val="0"/>
                          <w:color w:val="000000"/>
                          <w:sz w:val="24"/>
                          <w:szCs w:val="24"/>
                        </w:rPr>
                      </w:pPr>
                      <w:bookmarkStart w:id="919"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919"/>
                    </w:p>
                  </w:txbxContent>
                </v:textbox>
                <w10:wrap type="square"/>
              </v:shape>
            </w:pict>
          </mc:Fallback>
        </mc:AlternateContent>
      </w:r>
      <w:r w:rsidR="00945C2A">
        <w:rPr>
          <w:noProof/>
        </w:rPr>
        <w:drawing>
          <wp:anchor distT="0" distB="0" distL="114300" distR="114300" simplePos="0" relativeHeight="251606528" behindDoc="0" locked="0" layoutInCell="1" allowOverlap="1" wp14:anchorId="182C0DCC" wp14:editId="6D19FA63">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2">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14:paraId="603F6036" w14:textId="77777777" w:rsidR="00945C2A" w:rsidRDefault="00945C2A" w:rsidP="00945C2A"/>
    <w:p w14:paraId="7A5AD7D2" w14:textId="77777777"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14:paraId="0A169C30" w14:textId="77777777" w:rsidR="000F4D17" w:rsidRDefault="000F4D17" w:rsidP="000F4D17">
      <w:pPr>
        <w:pStyle w:val="Heading3"/>
        <w:numPr>
          <w:ilvl w:val="2"/>
          <w:numId w:val="1"/>
        </w:numPr>
      </w:pPr>
      <w:bookmarkStart w:id="920" w:name="_Toc454486695"/>
      <w:r>
        <w:lastRenderedPageBreak/>
        <w:t>Componenta de server</w:t>
      </w:r>
      <w:bookmarkEnd w:id="920"/>
    </w:p>
    <w:p w14:paraId="20728B85" w14:textId="77777777" w:rsidR="00CC0D3A" w:rsidRDefault="00A00A71" w:rsidP="00CC0D3A">
      <w:pPr>
        <w:keepNext/>
        <w:jc w:val="center"/>
      </w:pPr>
      <w:r>
        <w:rPr>
          <w:noProof/>
        </w:rPr>
        <w:drawing>
          <wp:inline distT="0" distB="0" distL="0" distR="0" wp14:anchorId="18A79969" wp14:editId="70B504EB">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3">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14:paraId="655F3BFD" w14:textId="77777777" w:rsidR="00A00A71" w:rsidRPr="00CC0D3A" w:rsidRDefault="00CC0D3A" w:rsidP="00CC0D3A">
      <w:pPr>
        <w:pStyle w:val="Caption"/>
        <w:jc w:val="center"/>
        <w:rPr>
          <w:i w:val="0"/>
          <w:iCs w:val="0"/>
          <w:color w:val="000000"/>
          <w:sz w:val="24"/>
          <w:szCs w:val="24"/>
        </w:rPr>
      </w:pPr>
      <w:bookmarkStart w:id="921" w:name="_Toc454484630"/>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bookmarkEnd w:id="921"/>
    </w:p>
    <w:p w14:paraId="118D4E7A" w14:textId="77777777" w:rsidR="00945C2A" w:rsidRDefault="00945C2A" w:rsidP="00945C2A"/>
    <w:p w14:paraId="75085191" w14:textId="77777777"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14:paraId="5B2E312B" w14:textId="77777777" w:rsidR="00297148" w:rsidRPr="00A35228" w:rsidRDefault="00F96E84" w:rsidP="00297148">
      <w:pPr>
        <w:rPr>
          <w:color w:val="auto"/>
        </w:rPr>
      </w:pPr>
      <w:r>
        <w:rPr>
          <w:color w:val="auto"/>
        </w:rPr>
        <w:t xml:space="preserve">Obiectul </w:t>
      </w:r>
      <w:r w:rsidR="00297148" w:rsidRPr="00A35228">
        <w:rPr>
          <w:i/>
          <w:color w:val="auto"/>
        </w:rPr>
        <w:t>Controller</w:t>
      </w:r>
      <w:r w:rsidR="00297148" w:rsidRPr="00A35228">
        <w:rPr>
          <w:color w:val="auto"/>
        </w:rPr>
        <w:t xml:space="preserve"> poate fi accesat doar prin obiectul de App, </w:t>
      </w:r>
      <w:r w:rsidR="00297148">
        <w:rPr>
          <w:color w:val="auto"/>
        </w:rPr>
        <w:t>şi</w:t>
      </w:r>
      <w:r w:rsidR="00297148" w:rsidRPr="00A35228">
        <w:rPr>
          <w:color w:val="auto"/>
        </w:rPr>
        <w:t xml:space="preserve"> </w:t>
      </w:r>
      <w:r w:rsidR="00297148">
        <w:rPr>
          <w:color w:val="auto"/>
        </w:rPr>
        <w:t>conţine</w:t>
      </w:r>
      <w:r w:rsidR="00297148" w:rsidRPr="00A35228">
        <w:rPr>
          <w:color w:val="auto"/>
        </w:rPr>
        <w:t xml:space="preserve"> toate </w:t>
      </w:r>
      <w:r w:rsidR="00297148">
        <w:rPr>
          <w:color w:val="auto"/>
        </w:rPr>
        <w:t>funcțiile</w:t>
      </w:r>
      <w:r w:rsidR="00297148" w:rsidRPr="00A35228">
        <w:rPr>
          <w:color w:val="auto"/>
        </w:rPr>
        <w:t xml:space="preserve"> la care utilizatorul poate accesa </w:t>
      </w:r>
      <w:r w:rsidR="00297148">
        <w:rPr>
          <w:color w:val="auto"/>
        </w:rPr>
        <w:t>în</w:t>
      </w:r>
      <w:r w:rsidR="00297148" w:rsidRPr="00A35228">
        <w:rPr>
          <w:color w:val="auto"/>
        </w:rPr>
        <w:t xml:space="preserve"> mod direct sau indirect. Acesare </w:t>
      </w:r>
      <w:r w:rsidR="00297148">
        <w:rPr>
          <w:color w:val="auto"/>
        </w:rPr>
        <w:t>în</w:t>
      </w:r>
      <w:r w:rsidR="00297148" w:rsidRPr="00A35228">
        <w:rPr>
          <w:color w:val="auto"/>
        </w:rPr>
        <w:t xml:space="preserve"> mod direct inseamna ca </w:t>
      </w:r>
      <w:r w:rsidR="00297148">
        <w:rPr>
          <w:color w:val="auto"/>
        </w:rPr>
        <w:t>dacă</w:t>
      </w:r>
      <w:r w:rsidR="00297148" w:rsidRPr="00A35228">
        <w:rPr>
          <w:color w:val="auto"/>
        </w:rPr>
        <w:t xml:space="preserve"> </w:t>
      </w:r>
      <w:r w:rsidR="00297148" w:rsidRPr="00A35228">
        <w:rPr>
          <w:color w:val="auto"/>
        </w:rPr>
        <w:lastRenderedPageBreak/>
        <w:t xml:space="preserve">utilizatorul ajunge pe o pagina a </w:t>
      </w:r>
      <w:r w:rsidR="00297148">
        <w:rPr>
          <w:color w:val="auto"/>
        </w:rPr>
        <w:t>aplicaţiei</w:t>
      </w:r>
      <w:r w:rsidR="00297148" w:rsidRPr="00A35228">
        <w:rPr>
          <w:color w:val="auto"/>
        </w:rPr>
        <w:t xml:space="preserve">, atunci este direct </w:t>
      </w:r>
      <w:r w:rsidR="00297148" w:rsidRPr="00A212FD">
        <w:rPr>
          <w:color w:val="auto"/>
        </w:rPr>
        <w:t xml:space="preserve">apelată </w:t>
      </w:r>
      <w:r w:rsidR="00297148">
        <w:rPr>
          <w:color w:val="auto"/>
        </w:rPr>
        <w:t>funcția</w:t>
      </w:r>
      <w:r w:rsidR="00297148" w:rsidRPr="00A35228">
        <w:rPr>
          <w:color w:val="auto"/>
        </w:rPr>
        <w:t xml:space="preserve"> corespunzatoare din controller, cum ar fi de exemplu login-ul. Acesarea </w:t>
      </w:r>
      <w:r w:rsidR="00297148">
        <w:rPr>
          <w:color w:val="auto"/>
        </w:rPr>
        <w:t>în</w:t>
      </w:r>
      <w:r w:rsidR="00297148" w:rsidRPr="00A35228">
        <w:rPr>
          <w:color w:val="auto"/>
        </w:rPr>
        <w:t xml:space="preserve"> mod indirect este de exemplu </w:t>
      </w:r>
      <w:r w:rsidR="00297148">
        <w:rPr>
          <w:color w:val="auto"/>
        </w:rPr>
        <w:t>când</w:t>
      </w:r>
      <w:r w:rsidR="00297148" w:rsidRPr="00A35228">
        <w:rPr>
          <w:color w:val="auto"/>
        </w:rPr>
        <w:t xml:space="preserve"> utilizatorul doreste sa se conecteze la un alt utilizator, iar transmiterea de </w:t>
      </w:r>
      <w:r w:rsidR="00297148">
        <w:rPr>
          <w:color w:val="auto"/>
        </w:rPr>
        <w:t>informaţii</w:t>
      </w:r>
      <w:r w:rsidR="00297148" w:rsidRPr="00A35228">
        <w:rPr>
          <w:color w:val="auto"/>
        </w:rPr>
        <w:t xml:space="preserve"> se intampla automat, </w:t>
      </w:r>
      <w:r w:rsidR="00297148">
        <w:rPr>
          <w:color w:val="auto"/>
        </w:rPr>
        <w:t>fără</w:t>
      </w:r>
      <w:r w:rsidR="00297148" w:rsidRPr="00A35228">
        <w:rPr>
          <w:color w:val="auto"/>
        </w:rPr>
        <w:t xml:space="preserve"> ca utilizatorul sa interactioneze mai mult cu interfata. De exemplu ar fi </w:t>
      </w:r>
      <w:r w:rsidR="00297148">
        <w:rPr>
          <w:color w:val="auto"/>
        </w:rPr>
        <w:t>când</w:t>
      </w:r>
      <w:r w:rsidR="00297148" w:rsidRPr="00A35228">
        <w:rPr>
          <w:color w:val="auto"/>
        </w:rPr>
        <w:t xml:space="preserve"> utilizatorul cere conexiunea la un alt utilizator, iar butonul de acceptare sau refuzare apare pe pagina al celuilalt utilizator, </w:t>
      </w:r>
      <w:r w:rsidR="00297148">
        <w:rPr>
          <w:color w:val="auto"/>
        </w:rPr>
        <w:t>fără</w:t>
      </w:r>
      <w:r w:rsidR="00297148" w:rsidRPr="00A35228">
        <w:rPr>
          <w:color w:val="auto"/>
        </w:rPr>
        <w:t xml:space="preserve"> ca acesta sa apese vreun buton.</w:t>
      </w:r>
    </w:p>
    <w:p w14:paraId="16212474" w14:textId="77777777"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14:paraId="108023DA" w14:textId="77777777" w:rsidR="00DA6644" w:rsidRDefault="00DA6644" w:rsidP="00DA6644">
      <w:r>
        <w:t xml:space="preserve">Figura </w:t>
      </w:r>
      <w:r w:rsidR="00482B1A">
        <w:t>5.8</w:t>
      </w:r>
      <w:r w:rsidRPr="004820F3">
        <w:t xml:space="preserve"> ne arata diagrama de clasa a partii de server, unde se </w:t>
      </w:r>
      <w:del w:id="922" w:author="Szabolcs Bene" w:date="2016-06-20T22:38:00Z">
        <w:r w:rsidRPr="004820F3" w:rsidDel="00DB76C4">
          <w:delText xml:space="preserve">poate </w:delText>
        </w:r>
      </w:del>
      <w:ins w:id="923" w:author="Szabolcs Bene" w:date="2016-06-20T22:38:00Z">
        <w:r w:rsidR="00DB76C4">
          <w:t>pot</w:t>
        </w:r>
        <w:r w:rsidR="00DB76C4" w:rsidRPr="004820F3">
          <w:t xml:space="preserve"> </w:t>
        </w:r>
      </w:ins>
      <w:r w:rsidRPr="004820F3">
        <w:t xml:space="preserve">observa </w:t>
      </w:r>
      <w:del w:id="924" w:author="Szabolcs Bene" w:date="2016-06-20T22:38:00Z">
        <w:r w:rsidRPr="004820F3" w:rsidDel="00DB76C4">
          <w:delText xml:space="preserve">cu exactitate </w:delText>
        </w:r>
      </w:del>
      <w:r w:rsidRPr="004820F3">
        <w:t>clasele si conexiunile intre ele.</w:t>
      </w:r>
    </w:p>
    <w:p w14:paraId="1EEC0E08" w14:textId="77777777" w:rsidR="00DA6644" w:rsidRDefault="00DA6644" w:rsidP="00DA6644"/>
    <w:p w14:paraId="60E30659" w14:textId="77777777" w:rsidR="00482B1A" w:rsidRDefault="00DA6644" w:rsidP="00482B1A">
      <w:pPr>
        <w:keepNext/>
      </w:pPr>
      <w:r>
        <w:rPr>
          <w:noProof/>
        </w:rPr>
        <w:drawing>
          <wp:inline distT="0" distB="0" distL="0" distR="0" wp14:anchorId="6B8A98EA" wp14:editId="3F19386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14:paraId="00775C14" w14:textId="44B140AF" w:rsidR="00DA6644" w:rsidRPr="00482B1A" w:rsidRDefault="00482B1A" w:rsidP="00482B1A">
      <w:pPr>
        <w:pStyle w:val="Caption"/>
        <w:jc w:val="center"/>
        <w:rPr>
          <w:i w:val="0"/>
          <w:iCs w:val="0"/>
          <w:color w:val="000000"/>
          <w:sz w:val="24"/>
          <w:szCs w:val="24"/>
        </w:rPr>
      </w:pPr>
      <w:bookmarkStart w:id="925" w:name="_Toc454484631"/>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commentRangeStart w:id="926"/>
      <w:ins w:id="927" w:author="CIvan" w:date="2016-06-23T10:56:00Z">
        <w:del w:id="928" w:author="Szabolcs Bene" w:date="2016-06-23T22:34:00Z">
          <w:r w:rsidR="00677285" w:rsidDel="008207C2">
            <w:rPr>
              <w:i w:val="0"/>
              <w:iCs w:val="0"/>
              <w:color w:val="000000"/>
              <w:sz w:val="24"/>
              <w:szCs w:val="24"/>
            </w:rPr>
            <w:delText>/</w:delText>
          </w:r>
        </w:del>
      </w:ins>
      <w:ins w:id="929" w:author="Szabolcs Bene" w:date="2016-06-23T22:34:00Z">
        <w:r w:rsidR="008207C2" w:rsidRPr="008207C2" w:rsidDel="008207C2">
          <w:rPr>
            <w:i w:val="0"/>
            <w:iCs w:val="0"/>
            <w:color w:val="FF0000"/>
            <w:sz w:val="24"/>
            <w:szCs w:val="24"/>
          </w:rPr>
          <w:t xml:space="preserve"> </w:t>
        </w:r>
      </w:ins>
      <w:ins w:id="930" w:author="CIvan" w:date="2016-06-23T10:56:00Z">
        <w:del w:id="931" w:author="Szabolcs Bene" w:date="2016-06-23T22:34:00Z">
          <w:r w:rsidR="00677285" w:rsidRPr="00677285" w:rsidDel="008207C2">
            <w:rPr>
              <w:i w:val="0"/>
              <w:iCs w:val="0"/>
              <w:color w:val="FF0000"/>
              <w:sz w:val="24"/>
              <w:szCs w:val="24"/>
              <w:rPrChange w:id="932" w:author="CIvan" w:date="2016-06-23T10:56:00Z">
                <w:rPr>
                  <w:i w:val="0"/>
                  <w:iCs w:val="0"/>
                  <w:color w:val="000000"/>
                  <w:sz w:val="24"/>
                  <w:szCs w:val="24"/>
                </w:rPr>
              </w:rPrChange>
            </w:rPr>
            <w:delText>muta pe pag anterioara</w:delText>
          </w:r>
        </w:del>
      </w:ins>
      <w:commentRangeEnd w:id="926"/>
      <w:del w:id="933" w:author="Szabolcs Bene" w:date="2016-06-23T22:34:00Z">
        <w:r w:rsidR="00167C7F" w:rsidDel="008207C2">
          <w:rPr>
            <w:rStyle w:val="CommentReference"/>
            <w:i w:val="0"/>
            <w:iCs w:val="0"/>
            <w:color w:val="000000"/>
          </w:rPr>
          <w:commentReference w:id="926"/>
        </w:r>
      </w:del>
      <w:bookmarkEnd w:id="925"/>
    </w:p>
    <w:p w14:paraId="7E141346" w14:textId="77777777" w:rsidR="00945C2A" w:rsidRDefault="00945C2A" w:rsidP="008207C2">
      <w:pPr>
        <w:pStyle w:val="Caption"/>
        <w:jc w:val="center"/>
        <w:pPrChange w:id="934" w:author="Szabolcs Bene" w:date="2016-06-23T22:34:00Z">
          <w:pPr/>
        </w:pPrChange>
      </w:pPr>
    </w:p>
    <w:p w14:paraId="6334647B" w14:textId="77777777"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deoarece </w:t>
      </w:r>
      <w:r w:rsidRPr="00A35228">
        <w:rPr>
          <w:color w:val="auto"/>
        </w:rPr>
        <w:lastRenderedPageBreak/>
        <w:t xml:space="preserve">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14:paraId="6BFFB865" w14:textId="77777777" w:rsidR="005D4AB2" w:rsidRPr="004820F3" w:rsidRDefault="00F96E84" w:rsidP="005D4AB2">
      <w:pPr>
        <w:autoSpaceDE w:val="0"/>
        <w:autoSpaceDN w:val="0"/>
        <w:adjustRightInd w:val="0"/>
      </w:pPr>
      <w:r>
        <w:t xml:space="preserve">Mai jos se pot </w:t>
      </w:r>
      <w:r w:rsidR="005D4AB2" w:rsidRPr="004820F3">
        <w:t xml:space="preserve">vedea cateva exemple de functii din clasa Controller. </w:t>
      </w:r>
    </w:p>
    <w:p w14:paraId="4C51E23E" w14:textId="77777777" w:rsidR="00945C2A" w:rsidRPr="004820F3" w:rsidRDefault="00945C2A" w:rsidP="00945C2A"/>
    <w:p w14:paraId="7C613F8F" w14:textId="77777777" w:rsidR="005D4AB2" w:rsidRPr="00C565E4" w:rsidRDefault="005D4AB2" w:rsidP="005D4AB2">
      <w:pPr>
        <w:autoSpaceDE w:val="0"/>
        <w:autoSpaceDN w:val="0"/>
        <w:adjustRightInd w:val="0"/>
        <w:rPr>
          <w:rFonts w:ascii="Consolas" w:hAnsi="Consolas" w:cs="Consolas"/>
          <w:sz w:val="20"/>
          <w:szCs w:val="20"/>
          <w:rPrChange w:id="935" w:author="Szabolcs Bene" w:date="2016-06-23T22:29:00Z">
            <w:rPr>
              <w:sz w:val="20"/>
              <w:szCs w:val="20"/>
            </w:rPr>
          </w:rPrChange>
        </w:rPr>
      </w:pPr>
      <w:r w:rsidRPr="00C565E4">
        <w:rPr>
          <w:rFonts w:ascii="Consolas" w:hAnsi="Consolas" w:cs="Consolas"/>
          <w:sz w:val="20"/>
          <w:szCs w:val="20"/>
          <w:rPrChange w:id="936" w:author="Szabolcs Bene" w:date="2016-06-23T22:29:00Z">
            <w:rPr>
              <w:sz w:val="20"/>
              <w:szCs w:val="20"/>
            </w:rPr>
          </w:rPrChange>
        </w:rPr>
        <w:t xml:space="preserve">  </w:t>
      </w:r>
      <w:r w:rsidRPr="00C565E4">
        <w:rPr>
          <w:rFonts w:ascii="Consolas" w:hAnsi="Consolas" w:cs="Consolas"/>
          <w:b/>
          <w:bCs/>
          <w:color w:val="7F0055"/>
          <w:sz w:val="20"/>
          <w:szCs w:val="20"/>
          <w:rPrChange w:id="937" w:author="Szabolcs Bene" w:date="2016-06-23T22:29:00Z">
            <w:rPr>
              <w:b/>
              <w:bCs/>
              <w:color w:val="7F0055"/>
              <w:sz w:val="20"/>
              <w:szCs w:val="20"/>
            </w:rPr>
          </w:rPrChange>
        </w:rPr>
        <w:t xml:space="preserve">public function </w:t>
      </w:r>
      <w:r w:rsidRPr="00C565E4">
        <w:rPr>
          <w:rFonts w:ascii="Consolas" w:hAnsi="Consolas" w:cs="Consolas"/>
          <w:sz w:val="20"/>
          <w:szCs w:val="20"/>
          <w:rPrChange w:id="938" w:author="Szabolcs Bene" w:date="2016-06-23T22:29:00Z">
            <w:rPr>
              <w:sz w:val="20"/>
              <w:szCs w:val="20"/>
            </w:rPr>
          </w:rPrChange>
        </w:rPr>
        <w:t>logout(){</w:t>
      </w:r>
    </w:p>
    <w:p w14:paraId="39D04563" w14:textId="77777777" w:rsidR="005D4AB2" w:rsidRPr="00C565E4" w:rsidRDefault="005D4AB2" w:rsidP="005D4AB2">
      <w:pPr>
        <w:autoSpaceDE w:val="0"/>
        <w:autoSpaceDN w:val="0"/>
        <w:adjustRightInd w:val="0"/>
        <w:rPr>
          <w:rFonts w:ascii="Consolas" w:hAnsi="Consolas" w:cs="Consolas"/>
          <w:sz w:val="20"/>
          <w:szCs w:val="20"/>
          <w:rPrChange w:id="939" w:author="Szabolcs Bene" w:date="2016-06-23T22:29:00Z">
            <w:rPr>
              <w:sz w:val="20"/>
              <w:szCs w:val="20"/>
            </w:rPr>
          </w:rPrChange>
        </w:rPr>
      </w:pPr>
      <w:r w:rsidRPr="00C565E4">
        <w:rPr>
          <w:rFonts w:ascii="Consolas" w:hAnsi="Consolas" w:cs="Consolas"/>
          <w:sz w:val="20"/>
          <w:szCs w:val="20"/>
          <w:rPrChange w:id="940" w:author="Szabolcs Bene" w:date="2016-06-23T22:29:00Z">
            <w:rPr>
              <w:sz w:val="20"/>
              <w:szCs w:val="20"/>
            </w:rPr>
          </w:rPrChange>
        </w:rPr>
        <w:t xml:space="preserve">  </w:t>
      </w:r>
      <w:r w:rsidRPr="00C565E4">
        <w:rPr>
          <w:rFonts w:ascii="Consolas" w:hAnsi="Consolas" w:cs="Consolas"/>
          <w:sz w:val="20"/>
          <w:szCs w:val="20"/>
          <w:rPrChange w:id="941" w:author="Szabolcs Bene" w:date="2016-06-23T22:29:00Z">
            <w:rPr>
              <w:sz w:val="20"/>
              <w:szCs w:val="20"/>
            </w:rPr>
          </w:rPrChange>
        </w:rPr>
        <w:tab/>
        <w:t>$this-&gt;unsetCookie(</w:t>
      </w:r>
      <w:r w:rsidRPr="00C565E4">
        <w:rPr>
          <w:rFonts w:ascii="Consolas" w:hAnsi="Consolas" w:cs="Consolas"/>
          <w:color w:val="0000C0"/>
          <w:sz w:val="20"/>
          <w:szCs w:val="20"/>
          <w:rPrChange w:id="942" w:author="Szabolcs Bene" w:date="2016-06-23T22:29:00Z">
            <w:rPr>
              <w:color w:val="0000C0"/>
              <w:sz w:val="20"/>
              <w:szCs w:val="20"/>
            </w:rPr>
          </w:rPrChange>
        </w:rPr>
        <w:t>'id'</w:t>
      </w:r>
      <w:r w:rsidRPr="00C565E4">
        <w:rPr>
          <w:rFonts w:ascii="Consolas" w:hAnsi="Consolas" w:cs="Consolas"/>
          <w:sz w:val="20"/>
          <w:szCs w:val="20"/>
          <w:rPrChange w:id="943" w:author="Szabolcs Bene" w:date="2016-06-23T22:29:00Z">
            <w:rPr>
              <w:sz w:val="20"/>
              <w:szCs w:val="20"/>
            </w:rPr>
          </w:rPrChange>
        </w:rPr>
        <w:t>);</w:t>
      </w:r>
    </w:p>
    <w:p w14:paraId="0602CB4C" w14:textId="77777777" w:rsidR="005D4AB2" w:rsidRPr="00C565E4" w:rsidRDefault="005D4AB2" w:rsidP="005D4AB2">
      <w:pPr>
        <w:autoSpaceDE w:val="0"/>
        <w:autoSpaceDN w:val="0"/>
        <w:adjustRightInd w:val="0"/>
        <w:rPr>
          <w:rFonts w:ascii="Consolas" w:hAnsi="Consolas" w:cs="Consolas"/>
          <w:sz w:val="20"/>
          <w:szCs w:val="20"/>
          <w:rPrChange w:id="944" w:author="Szabolcs Bene" w:date="2016-06-23T22:29:00Z">
            <w:rPr>
              <w:sz w:val="20"/>
              <w:szCs w:val="20"/>
            </w:rPr>
          </w:rPrChange>
        </w:rPr>
      </w:pPr>
      <w:r w:rsidRPr="00C565E4">
        <w:rPr>
          <w:rFonts w:ascii="Consolas" w:hAnsi="Consolas" w:cs="Consolas"/>
          <w:sz w:val="20"/>
          <w:szCs w:val="20"/>
          <w:rPrChange w:id="945" w:author="Szabolcs Bene" w:date="2016-06-23T22:29:00Z">
            <w:rPr>
              <w:sz w:val="20"/>
              <w:szCs w:val="20"/>
            </w:rPr>
          </w:rPrChange>
        </w:rPr>
        <w:t xml:space="preserve">  </w:t>
      </w:r>
      <w:r w:rsidRPr="00C565E4">
        <w:rPr>
          <w:rFonts w:ascii="Consolas" w:hAnsi="Consolas" w:cs="Consolas"/>
          <w:sz w:val="20"/>
          <w:szCs w:val="20"/>
          <w:rPrChange w:id="946" w:author="Szabolcs Bene" w:date="2016-06-23T22:29:00Z">
            <w:rPr>
              <w:sz w:val="20"/>
              <w:szCs w:val="20"/>
            </w:rPr>
          </w:rPrChange>
        </w:rPr>
        <w:tab/>
        <w:t>$this-&gt;unsetCookie(</w:t>
      </w:r>
      <w:r w:rsidRPr="00C565E4">
        <w:rPr>
          <w:rFonts w:ascii="Consolas" w:hAnsi="Consolas" w:cs="Consolas"/>
          <w:color w:val="0000C0"/>
          <w:sz w:val="20"/>
          <w:szCs w:val="20"/>
          <w:rPrChange w:id="947" w:author="Szabolcs Bene" w:date="2016-06-23T22:29:00Z">
            <w:rPr>
              <w:color w:val="0000C0"/>
              <w:sz w:val="20"/>
              <w:szCs w:val="20"/>
            </w:rPr>
          </w:rPrChange>
        </w:rPr>
        <w:t>'username'</w:t>
      </w:r>
      <w:r w:rsidRPr="00C565E4">
        <w:rPr>
          <w:rFonts w:ascii="Consolas" w:hAnsi="Consolas" w:cs="Consolas"/>
          <w:sz w:val="20"/>
          <w:szCs w:val="20"/>
          <w:rPrChange w:id="948" w:author="Szabolcs Bene" w:date="2016-06-23T22:29:00Z">
            <w:rPr>
              <w:sz w:val="20"/>
              <w:szCs w:val="20"/>
            </w:rPr>
          </w:rPrChange>
        </w:rPr>
        <w:t>);</w:t>
      </w:r>
    </w:p>
    <w:p w14:paraId="343DDE67" w14:textId="77777777" w:rsidR="005D4AB2" w:rsidRPr="00C565E4" w:rsidRDefault="005D4AB2" w:rsidP="005D4AB2">
      <w:pPr>
        <w:autoSpaceDE w:val="0"/>
        <w:autoSpaceDN w:val="0"/>
        <w:adjustRightInd w:val="0"/>
        <w:rPr>
          <w:rFonts w:ascii="Consolas" w:hAnsi="Consolas" w:cs="Consolas"/>
          <w:sz w:val="20"/>
          <w:szCs w:val="20"/>
          <w:rPrChange w:id="949" w:author="Szabolcs Bene" w:date="2016-06-23T22:29:00Z">
            <w:rPr>
              <w:sz w:val="20"/>
              <w:szCs w:val="20"/>
            </w:rPr>
          </w:rPrChange>
        </w:rPr>
      </w:pPr>
      <w:r w:rsidRPr="00C565E4">
        <w:rPr>
          <w:rFonts w:ascii="Consolas" w:hAnsi="Consolas" w:cs="Consolas"/>
          <w:sz w:val="20"/>
          <w:szCs w:val="20"/>
          <w:rPrChange w:id="950" w:author="Szabolcs Bene" w:date="2016-06-23T22:29:00Z">
            <w:rPr>
              <w:sz w:val="20"/>
              <w:szCs w:val="20"/>
            </w:rPr>
          </w:rPrChange>
        </w:rPr>
        <w:tab/>
        <w:t>session_destroy();</w:t>
      </w:r>
    </w:p>
    <w:p w14:paraId="4489ED4F" w14:textId="77777777" w:rsidR="005D4AB2" w:rsidRPr="00C565E4" w:rsidRDefault="005D4AB2" w:rsidP="005D4AB2">
      <w:pPr>
        <w:autoSpaceDE w:val="0"/>
        <w:autoSpaceDN w:val="0"/>
        <w:adjustRightInd w:val="0"/>
        <w:rPr>
          <w:rFonts w:ascii="Consolas" w:hAnsi="Consolas" w:cs="Consolas"/>
          <w:sz w:val="20"/>
          <w:szCs w:val="20"/>
          <w:rPrChange w:id="951" w:author="Szabolcs Bene" w:date="2016-06-23T22:29:00Z">
            <w:rPr>
              <w:sz w:val="20"/>
              <w:szCs w:val="20"/>
            </w:rPr>
          </w:rPrChange>
        </w:rPr>
      </w:pPr>
      <w:r w:rsidRPr="00C565E4">
        <w:rPr>
          <w:rFonts w:ascii="Consolas" w:hAnsi="Consolas" w:cs="Consolas"/>
          <w:sz w:val="20"/>
          <w:szCs w:val="20"/>
          <w:rPrChange w:id="952" w:author="Szabolcs Bene" w:date="2016-06-23T22:29:00Z">
            <w:rPr>
              <w:sz w:val="20"/>
              <w:szCs w:val="20"/>
            </w:rPr>
          </w:rPrChange>
        </w:rPr>
        <w:tab/>
        <w:t>header(</w:t>
      </w:r>
      <w:r w:rsidRPr="00C565E4">
        <w:rPr>
          <w:rFonts w:ascii="Consolas" w:hAnsi="Consolas" w:cs="Consolas"/>
          <w:color w:val="0000C0"/>
          <w:sz w:val="20"/>
          <w:szCs w:val="20"/>
          <w:rPrChange w:id="953" w:author="Szabolcs Bene" w:date="2016-06-23T22:29:00Z">
            <w:rPr>
              <w:color w:val="0000C0"/>
              <w:sz w:val="20"/>
              <w:szCs w:val="20"/>
            </w:rPr>
          </w:rPrChange>
        </w:rPr>
        <w:t>"Location: /"</w:t>
      </w:r>
      <w:r w:rsidRPr="00C565E4">
        <w:rPr>
          <w:rFonts w:ascii="Consolas" w:hAnsi="Consolas" w:cs="Consolas"/>
          <w:sz w:val="20"/>
          <w:szCs w:val="20"/>
          <w:rPrChange w:id="954" w:author="Szabolcs Bene" w:date="2016-06-23T22:29:00Z">
            <w:rPr>
              <w:sz w:val="20"/>
              <w:szCs w:val="20"/>
            </w:rPr>
          </w:rPrChange>
        </w:rPr>
        <w:t>);</w:t>
      </w:r>
    </w:p>
    <w:p w14:paraId="7A61CC02" w14:textId="77777777" w:rsidR="005D4AB2" w:rsidRPr="00C565E4" w:rsidRDefault="005D4AB2" w:rsidP="005D4AB2">
      <w:pPr>
        <w:rPr>
          <w:rFonts w:ascii="Consolas" w:hAnsi="Consolas" w:cs="Consolas"/>
          <w:sz w:val="20"/>
          <w:szCs w:val="20"/>
          <w:rPrChange w:id="955" w:author="Szabolcs Bene" w:date="2016-06-23T22:29:00Z">
            <w:rPr>
              <w:sz w:val="20"/>
              <w:szCs w:val="20"/>
            </w:rPr>
          </w:rPrChange>
        </w:rPr>
      </w:pPr>
      <w:r w:rsidRPr="00C565E4">
        <w:rPr>
          <w:rFonts w:ascii="Consolas" w:hAnsi="Consolas" w:cs="Consolas"/>
          <w:sz w:val="20"/>
          <w:szCs w:val="20"/>
          <w:rPrChange w:id="956" w:author="Szabolcs Bene" w:date="2016-06-23T22:29:00Z">
            <w:rPr>
              <w:sz w:val="20"/>
              <w:szCs w:val="20"/>
            </w:rPr>
          </w:rPrChange>
        </w:rPr>
        <w:t xml:space="preserve"> }</w:t>
      </w:r>
    </w:p>
    <w:p w14:paraId="14DC608A" w14:textId="77777777" w:rsidR="005D4AB2" w:rsidRPr="004820F3" w:rsidRDefault="005D4AB2" w:rsidP="005D4AB2"/>
    <w:p w14:paraId="657052B1" w14:textId="77777777"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14:paraId="212131DC" w14:textId="77777777" w:rsidR="005D4AB2" w:rsidRPr="004820F3" w:rsidRDefault="005D4AB2" w:rsidP="005D4AB2"/>
    <w:p w14:paraId="11828B6F" w14:textId="77777777" w:rsidR="005D4AB2" w:rsidRPr="00C565E4" w:rsidRDefault="005D4AB2" w:rsidP="005D4AB2">
      <w:pPr>
        <w:autoSpaceDE w:val="0"/>
        <w:autoSpaceDN w:val="0"/>
        <w:adjustRightInd w:val="0"/>
        <w:rPr>
          <w:rFonts w:ascii="Consolas" w:hAnsi="Consolas" w:cs="Consolas"/>
          <w:sz w:val="20"/>
          <w:szCs w:val="20"/>
          <w:rPrChange w:id="957" w:author="Szabolcs Bene" w:date="2016-06-23T22:29:00Z">
            <w:rPr>
              <w:sz w:val="20"/>
              <w:szCs w:val="20"/>
            </w:rPr>
          </w:rPrChange>
        </w:rPr>
      </w:pPr>
      <w:r w:rsidRPr="00C565E4">
        <w:rPr>
          <w:rFonts w:ascii="Consolas" w:hAnsi="Consolas" w:cs="Consolas"/>
          <w:sz w:val="20"/>
          <w:szCs w:val="20"/>
          <w:rPrChange w:id="958" w:author="Szabolcs Bene" w:date="2016-06-23T22:29:00Z">
            <w:rPr>
              <w:sz w:val="20"/>
              <w:szCs w:val="20"/>
            </w:rPr>
          </w:rPrChange>
        </w:rPr>
        <w:t xml:space="preserve">  </w:t>
      </w:r>
      <w:r w:rsidRPr="00C565E4">
        <w:rPr>
          <w:rFonts w:ascii="Consolas" w:hAnsi="Consolas" w:cs="Consolas"/>
          <w:b/>
          <w:bCs/>
          <w:color w:val="7F0055"/>
          <w:sz w:val="20"/>
          <w:szCs w:val="20"/>
          <w:rPrChange w:id="959" w:author="Szabolcs Bene" w:date="2016-06-23T22:29:00Z">
            <w:rPr>
              <w:b/>
              <w:bCs/>
              <w:color w:val="7F0055"/>
              <w:sz w:val="20"/>
              <w:szCs w:val="20"/>
            </w:rPr>
          </w:rPrChange>
        </w:rPr>
        <w:t xml:space="preserve">public function </w:t>
      </w:r>
      <w:r w:rsidRPr="00C565E4">
        <w:rPr>
          <w:rFonts w:ascii="Consolas" w:hAnsi="Consolas" w:cs="Consolas"/>
          <w:sz w:val="20"/>
          <w:szCs w:val="20"/>
          <w:rPrChange w:id="960" w:author="Szabolcs Bene" w:date="2016-06-23T22:29:00Z">
            <w:rPr>
              <w:sz w:val="20"/>
              <w:szCs w:val="20"/>
            </w:rPr>
          </w:rPrChange>
        </w:rPr>
        <w:t>getFileName(){</w:t>
      </w:r>
    </w:p>
    <w:p w14:paraId="582BD1E0" w14:textId="77777777" w:rsidR="005D4AB2" w:rsidRPr="00C565E4" w:rsidRDefault="005D4AB2" w:rsidP="005D4AB2">
      <w:pPr>
        <w:autoSpaceDE w:val="0"/>
        <w:autoSpaceDN w:val="0"/>
        <w:adjustRightInd w:val="0"/>
        <w:rPr>
          <w:rFonts w:ascii="Consolas" w:hAnsi="Consolas" w:cs="Consolas"/>
          <w:sz w:val="20"/>
          <w:szCs w:val="20"/>
          <w:rPrChange w:id="961" w:author="Szabolcs Bene" w:date="2016-06-23T22:29:00Z">
            <w:rPr>
              <w:sz w:val="20"/>
              <w:szCs w:val="20"/>
            </w:rPr>
          </w:rPrChange>
        </w:rPr>
      </w:pPr>
      <w:r w:rsidRPr="00C565E4">
        <w:rPr>
          <w:rFonts w:ascii="Consolas" w:hAnsi="Consolas" w:cs="Consolas"/>
          <w:sz w:val="20"/>
          <w:szCs w:val="20"/>
          <w:rPrChange w:id="962" w:author="Szabolcs Bene" w:date="2016-06-23T22:29:00Z">
            <w:rPr>
              <w:sz w:val="20"/>
              <w:szCs w:val="20"/>
            </w:rPr>
          </w:rPrChange>
        </w:rPr>
        <w:t xml:space="preserve">  </w:t>
      </w:r>
      <w:r w:rsidRPr="00C565E4">
        <w:rPr>
          <w:rFonts w:ascii="Consolas" w:hAnsi="Consolas" w:cs="Consolas"/>
          <w:sz w:val="20"/>
          <w:szCs w:val="20"/>
          <w:rPrChange w:id="963" w:author="Szabolcs Bene" w:date="2016-06-23T22:29:00Z">
            <w:rPr>
              <w:sz w:val="20"/>
              <w:szCs w:val="20"/>
            </w:rPr>
          </w:rPrChange>
        </w:rPr>
        <w:tab/>
        <w:t>$data = $_POST;</w:t>
      </w:r>
    </w:p>
    <w:p w14:paraId="241F7331" w14:textId="77777777" w:rsidR="005D4AB2" w:rsidRPr="00C565E4" w:rsidRDefault="005D4AB2" w:rsidP="005D4AB2">
      <w:pPr>
        <w:autoSpaceDE w:val="0"/>
        <w:autoSpaceDN w:val="0"/>
        <w:adjustRightInd w:val="0"/>
        <w:rPr>
          <w:rFonts w:ascii="Consolas" w:hAnsi="Consolas" w:cs="Consolas"/>
          <w:sz w:val="20"/>
          <w:szCs w:val="20"/>
          <w:rPrChange w:id="964" w:author="Szabolcs Bene" w:date="2016-06-23T22:29:00Z">
            <w:rPr>
              <w:sz w:val="20"/>
              <w:szCs w:val="20"/>
            </w:rPr>
          </w:rPrChange>
        </w:rPr>
      </w:pPr>
      <w:r w:rsidRPr="00C565E4">
        <w:rPr>
          <w:rFonts w:ascii="Consolas" w:hAnsi="Consolas" w:cs="Consolas"/>
          <w:sz w:val="20"/>
          <w:szCs w:val="20"/>
          <w:rPrChange w:id="965" w:author="Szabolcs Bene" w:date="2016-06-23T22:29:00Z">
            <w:rPr>
              <w:sz w:val="20"/>
              <w:szCs w:val="20"/>
            </w:rPr>
          </w:rPrChange>
        </w:rPr>
        <w:t xml:space="preserve">  </w:t>
      </w:r>
      <w:r w:rsidRPr="00C565E4">
        <w:rPr>
          <w:rFonts w:ascii="Consolas" w:hAnsi="Consolas" w:cs="Consolas"/>
          <w:sz w:val="20"/>
          <w:szCs w:val="20"/>
          <w:rPrChange w:id="966" w:author="Szabolcs Bene" w:date="2016-06-23T22:29:00Z">
            <w:rPr>
              <w:sz w:val="20"/>
              <w:szCs w:val="20"/>
            </w:rPr>
          </w:rPrChange>
        </w:rPr>
        <w:tab/>
        <w:t>$offererId = $data[</w:t>
      </w:r>
      <w:r w:rsidRPr="00C565E4">
        <w:rPr>
          <w:rFonts w:ascii="Consolas" w:hAnsi="Consolas" w:cs="Consolas"/>
          <w:color w:val="0000C0"/>
          <w:sz w:val="20"/>
          <w:szCs w:val="20"/>
          <w:rPrChange w:id="967" w:author="Szabolcs Bene" w:date="2016-06-23T22:29:00Z">
            <w:rPr>
              <w:color w:val="0000C0"/>
              <w:sz w:val="20"/>
              <w:szCs w:val="20"/>
            </w:rPr>
          </w:rPrChange>
        </w:rPr>
        <w:t>'myId'</w:t>
      </w:r>
      <w:r w:rsidRPr="00C565E4">
        <w:rPr>
          <w:rFonts w:ascii="Consolas" w:hAnsi="Consolas" w:cs="Consolas"/>
          <w:sz w:val="20"/>
          <w:szCs w:val="20"/>
          <w:rPrChange w:id="968" w:author="Szabolcs Bene" w:date="2016-06-23T22:29:00Z">
            <w:rPr>
              <w:sz w:val="20"/>
              <w:szCs w:val="20"/>
            </w:rPr>
          </w:rPrChange>
        </w:rPr>
        <w:t>];</w:t>
      </w:r>
    </w:p>
    <w:p w14:paraId="6592D918" w14:textId="77777777" w:rsidR="005D4AB2" w:rsidRPr="00C565E4" w:rsidRDefault="005D4AB2" w:rsidP="005D4AB2">
      <w:pPr>
        <w:autoSpaceDE w:val="0"/>
        <w:autoSpaceDN w:val="0"/>
        <w:adjustRightInd w:val="0"/>
        <w:rPr>
          <w:rFonts w:ascii="Consolas" w:hAnsi="Consolas" w:cs="Consolas"/>
          <w:sz w:val="20"/>
          <w:szCs w:val="20"/>
          <w:rPrChange w:id="969" w:author="Szabolcs Bene" w:date="2016-06-23T22:29:00Z">
            <w:rPr>
              <w:sz w:val="20"/>
              <w:szCs w:val="20"/>
            </w:rPr>
          </w:rPrChange>
        </w:rPr>
      </w:pPr>
      <w:r w:rsidRPr="00C565E4">
        <w:rPr>
          <w:rFonts w:ascii="Consolas" w:hAnsi="Consolas" w:cs="Consolas"/>
          <w:sz w:val="20"/>
          <w:szCs w:val="20"/>
          <w:rPrChange w:id="970" w:author="Szabolcs Bene" w:date="2016-06-23T22:29:00Z">
            <w:rPr>
              <w:sz w:val="20"/>
              <w:szCs w:val="20"/>
            </w:rPr>
          </w:rPrChange>
        </w:rPr>
        <w:t xml:space="preserve">  </w:t>
      </w:r>
      <w:r w:rsidRPr="00C565E4">
        <w:rPr>
          <w:rFonts w:ascii="Consolas" w:hAnsi="Consolas" w:cs="Consolas"/>
          <w:sz w:val="20"/>
          <w:szCs w:val="20"/>
          <w:rPrChange w:id="971" w:author="Szabolcs Bene" w:date="2016-06-23T22:29:00Z">
            <w:rPr>
              <w:sz w:val="20"/>
              <w:szCs w:val="20"/>
            </w:rPr>
          </w:rPrChange>
        </w:rPr>
        <w:tab/>
        <w:t>$answererId = $data[</w:t>
      </w:r>
      <w:r w:rsidRPr="00C565E4">
        <w:rPr>
          <w:rFonts w:ascii="Consolas" w:hAnsi="Consolas" w:cs="Consolas"/>
          <w:color w:val="0000C0"/>
          <w:sz w:val="20"/>
          <w:szCs w:val="20"/>
          <w:rPrChange w:id="972" w:author="Szabolcs Bene" w:date="2016-06-23T22:29:00Z">
            <w:rPr>
              <w:color w:val="0000C0"/>
              <w:sz w:val="20"/>
              <w:szCs w:val="20"/>
            </w:rPr>
          </w:rPrChange>
        </w:rPr>
        <w:t>'peerId'</w:t>
      </w:r>
      <w:r w:rsidRPr="00C565E4">
        <w:rPr>
          <w:rFonts w:ascii="Consolas" w:hAnsi="Consolas" w:cs="Consolas"/>
          <w:sz w:val="20"/>
          <w:szCs w:val="20"/>
          <w:rPrChange w:id="973" w:author="Szabolcs Bene" w:date="2016-06-23T22:29:00Z">
            <w:rPr>
              <w:sz w:val="20"/>
              <w:szCs w:val="20"/>
            </w:rPr>
          </w:rPrChange>
        </w:rPr>
        <w:t>];</w:t>
      </w:r>
    </w:p>
    <w:p w14:paraId="4D9F53B2" w14:textId="77777777" w:rsidR="005D4AB2" w:rsidRPr="00C565E4" w:rsidRDefault="005D4AB2" w:rsidP="005D4AB2">
      <w:pPr>
        <w:autoSpaceDE w:val="0"/>
        <w:autoSpaceDN w:val="0"/>
        <w:adjustRightInd w:val="0"/>
        <w:rPr>
          <w:rFonts w:ascii="Consolas" w:hAnsi="Consolas" w:cs="Consolas"/>
          <w:sz w:val="20"/>
          <w:szCs w:val="20"/>
          <w:rPrChange w:id="974" w:author="Szabolcs Bene" w:date="2016-06-23T22:29:00Z">
            <w:rPr>
              <w:sz w:val="20"/>
              <w:szCs w:val="20"/>
            </w:rPr>
          </w:rPrChange>
        </w:rPr>
      </w:pPr>
      <w:r w:rsidRPr="00C565E4">
        <w:rPr>
          <w:rFonts w:ascii="Consolas" w:hAnsi="Consolas" w:cs="Consolas"/>
          <w:sz w:val="20"/>
          <w:szCs w:val="20"/>
          <w:rPrChange w:id="975" w:author="Szabolcs Bene" w:date="2016-06-23T22:29:00Z">
            <w:rPr>
              <w:sz w:val="20"/>
              <w:szCs w:val="20"/>
            </w:rPr>
          </w:rPrChange>
        </w:rPr>
        <w:t xml:space="preserve">  </w:t>
      </w:r>
      <w:r w:rsidRPr="00C565E4">
        <w:rPr>
          <w:rFonts w:ascii="Consolas" w:hAnsi="Consolas" w:cs="Consolas"/>
          <w:sz w:val="20"/>
          <w:szCs w:val="20"/>
          <w:rPrChange w:id="976" w:author="Szabolcs Bene" w:date="2016-06-23T22:29:00Z">
            <w:rPr>
              <w:sz w:val="20"/>
              <w:szCs w:val="20"/>
            </w:rPr>
          </w:rPrChange>
        </w:rPr>
        <w:tab/>
        <w:t>$connection = $this-&gt;getConnection();</w:t>
      </w:r>
    </w:p>
    <w:p w14:paraId="745AB5AB" w14:textId="77777777" w:rsidR="005D4AB2" w:rsidRPr="00C565E4" w:rsidRDefault="005D4AB2" w:rsidP="005D4AB2">
      <w:pPr>
        <w:autoSpaceDE w:val="0"/>
        <w:autoSpaceDN w:val="0"/>
        <w:adjustRightInd w:val="0"/>
        <w:rPr>
          <w:rFonts w:ascii="Consolas" w:hAnsi="Consolas" w:cs="Consolas"/>
          <w:sz w:val="20"/>
          <w:szCs w:val="20"/>
          <w:rPrChange w:id="977" w:author="Szabolcs Bene" w:date="2016-06-23T22:29:00Z">
            <w:rPr>
              <w:sz w:val="20"/>
              <w:szCs w:val="20"/>
            </w:rPr>
          </w:rPrChange>
        </w:rPr>
      </w:pPr>
      <w:r w:rsidRPr="00C565E4">
        <w:rPr>
          <w:rFonts w:ascii="Consolas" w:hAnsi="Consolas" w:cs="Consolas"/>
          <w:sz w:val="20"/>
          <w:szCs w:val="20"/>
          <w:rPrChange w:id="978" w:author="Szabolcs Bene" w:date="2016-06-23T22:29:00Z">
            <w:rPr>
              <w:sz w:val="20"/>
              <w:szCs w:val="20"/>
            </w:rPr>
          </w:rPrChange>
        </w:rPr>
        <w:t xml:space="preserve">  </w:t>
      </w:r>
      <w:r w:rsidRPr="00C565E4">
        <w:rPr>
          <w:rFonts w:ascii="Consolas" w:hAnsi="Consolas" w:cs="Consolas"/>
          <w:sz w:val="20"/>
          <w:szCs w:val="20"/>
          <w:rPrChange w:id="979" w:author="Szabolcs Bene" w:date="2016-06-23T22:29:00Z">
            <w:rPr>
              <w:sz w:val="20"/>
              <w:szCs w:val="20"/>
            </w:rPr>
          </w:rPrChange>
        </w:rPr>
        <w:tab/>
        <w:t xml:space="preserve">$getOfferIdSql = </w:t>
      </w:r>
      <w:r w:rsidRPr="00C565E4">
        <w:rPr>
          <w:rFonts w:ascii="Consolas" w:hAnsi="Consolas" w:cs="Consolas"/>
          <w:color w:val="0000C0"/>
          <w:sz w:val="20"/>
          <w:szCs w:val="20"/>
          <w:rPrChange w:id="980" w:author="Szabolcs Bene" w:date="2016-06-23T22:29:00Z">
            <w:rPr>
              <w:color w:val="0000C0"/>
              <w:sz w:val="20"/>
              <w:szCs w:val="20"/>
            </w:rPr>
          </w:rPrChange>
        </w:rPr>
        <w:t>"SELECT * FROM `offers` WHERE (offererid="</w:t>
      </w:r>
      <w:r w:rsidRPr="00C565E4">
        <w:rPr>
          <w:rFonts w:ascii="Consolas" w:hAnsi="Consolas" w:cs="Consolas"/>
          <w:sz w:val="20"/>
          <w:szCs w:val="20"/>
          <w:rPrChange w:id="981" w:author="Szabolcs Bene" w:date="2016-06-23T22:29:00Z">
            <w:rPr>
              <w:sz w:val="20"/>
              <w:szCs w:val="20"/>
            </w:rPr>
          </w:rPrChange>
        </w:rPr>
        <w:t>.</w:t>
      </w:r>
      <w:r w:rsidRPr="00C565E4">
        <w:rPr>
          <w:rFonts w:ascii="Consolas" w:hAnsi="Consolas" w:cs="Consolas"/>
          <w:color w:val="0000C0"/>
          <w:sz w:val="20"/>
          <w:szCs w:val="20"/>
          <w:rPrChange w:id="982" w:author="Szabolcs Bene" w:date="2016-06-23T22:29:00Z">
            <w:rPr>
              <w:color w:val="0000C0"/>
              <w:sz w:val="20"/>
              <w:szCs w:val="20"/>
            </w:rPr>
          </w:rPrChange>
        </w:rPr>
        <w:t xml:space="preserve">"'" </w:t>
      </w:r>
      <w:r w:rsidRPr="00C565E4">
        <w:rPr>
          <w:rFonts w:ascii="Consolas" w:hAnsi="Consolas" w:cs="Consolas"/>
          <w:sz w:val="20"/>
          <w:szCs w:val="20"/>
          <w:rPrChange w:id="983" w:author="Szabolcs Bene" w:date="2016-06-23T22:29:00Z">
            <w:rPr>
              <w:sz w:val="20"/>
              <w:szCs w:val="20"/>
            </w:rPr>
          </w:rPrChange>
        </w:rPr>
        <w:t>. $offererId .</w:t>
      </w:r>
    </w:p>
    <w:p w14:paraId="56F85170" w14:textId="77777777" w:rsidR="005D4AB2" w:rsidRPr="00C565E4" w:rsidRDefault="005D4AB2" w:rsidP="005D4AB2">
      <w:pPr>
        <w:autoSpaceDE w:val="0"/>
        <w:autoSpaceDN w:val="0"/>
        <w:adjustRightInd w:val="0"/>
        <w:rPr>
          <w:rFonts w:ascii="Consolas" w:hAnsi="Consolas" w:cs="Consolas"/>
          <w:sz w:val="20"/>
          <w:szCs w:val="20"/>
          <w:rPrChange w:id="984" w:author="Szabolcs Bene" w:date="2016-06-23T22:29:00Z">
            <w:rPr>
              <w:sz w:val="20"/>
              <w:szCs w:val="20"/>
            </w:rPr>
          </w:rPrChange>
        </w:rPr>
      </w:pPr>
      <w:r w:rsidRPr="00C565E4">
        <w:rPr>
          <w:rFonts w:ascii="Consolas" w:hAnsi="Consolas" w:cs="Consolas"/>
          <w:sz w:val="20"/>
          <w:szCs w:val="20"/>
          <w:rPrChange w:id="985" w:author="Szabolcs Bene" w:date="2016-06-23T22:29:00Z">
            <w:rPr>
              <w:sz w:val="20"/>
              <w:szCs w:val="20"/>
            </w:rPr>
          </w:rPrChange>
        </w:rPr>
        <w:t xml:space="preserve">  </w:t>
      </w:r>
      <w:r w:rsidRPr="00C565E4">
        <w:rPr>
          <w:rFonts w:ascii="Consolas" w:hAnsi="Consolas" w:cs="Consolas"/>
          <w:sz w:val="20"/>
          <w:szCs w:val="20"/>
          <w:rPrChange w:id="986" w:author="Szabolcs Bene" w:date="2016-06-23T22:29:00Z">
            <w:rPr>
              <w:sz w:val="20"/>
              <w:szCs w:val="20"/>
            </w:rPr>
          </w:rPrChange>
        </w:rPr>
        <w:tab/>
      </w:r>
      <w:r w:rsidRPr="00C565E4">
        <w:rPr>
          <w:rFonts w:ascii="Consolas" w:hAnsi="Consolas" w:cs="Consolas"/>
          <w:color w:val="0000C0"/>
          <w:sz w:val="20"/>
          <w:szCs w:val="20"/>
          <w:rPrChange w:id="987" w:author="Szabolcs Bene" w:date="2016-06-23T22:29:00Z">
            <w:rPr>
              <w:color w:val="0000C0"/>
              <w:sz w:val="20"/>
              <w:szCs w:val="20"/>
            </w:rPr>
          </w:rPrChange>
        </w:rPr>
        <w:t xml:space="preserve">"' AND " </w:t>
      </w:r>
      <w:r w:rsidRPr="00C565E4">
        <w:rPr>
          <w:rFonts w:ascii="Consolas" w:hAnsi="Consolas" w:cs="Consolas"/>
          <w:sz w:val="20"/>
          <w:szCs w:val="20"/>
          <w:rPrChange w:id="988" w:author="Szabolcs Bene" w:date="2016-06-23T22:29:00Z">
            <w:rPr>
              <w:sz w:val="20"/>
              <w:szCs w:val="20"/>
            </w:rPr>
          </w:rPrChange>
        </w:rPr>
        <w:t xml:space="preserve">. </w:t>
      </w:r>
      <w:r w:rsidRPr="00C565E4">
        <w:rPr>
          <w:rFonts w:ascii="Consolas" w:hAnsi="Consolas" w:cs="Consolas"/>
          <w:color w:val="0000C0"/>
          <w:sz w:val="20"/>
          <w:szCs w:val="20"/>
          <w:rPrChange w:id="989" w:author="Szabolcs Bene" w:date="2016-06-23T22:29:00Z">
            <w:rPr>
              <w:color w:val="0000C0"/>
              <w:sz w:val="20"/>
              <w:szCs w:val="20"/>
            </w:rPr>
          </w:rPrChange>
        </w:rPr>
        <w:t>"answererid='"</w:t>
      </w:r>
      <w:r w:rsidRPr="00C565E4">
        <w:rPr>
          <w:rFonts w:ascii="Consolas" w:hAnsi="Consolas" w:cs="Consolas"/>
          <w:sz w:val="20"/>
          <w:szCs w:val="20"/>
          <w:rPrChange w:id="990" w:author="Szabolcs Bene" w:date="2016-06-23T22:29:00Z">
            <w:rPr>
              <w:sz w:val="20"/>
              <w:szCs w:val="20"/>
            </w:rPr>
          </w:rPrChange>
        </w:rPr>
        <w:t>.$answererId.</w:t>
      </w:r>
    </w:p>
    <w:p w14:paraId="0F591A52" w14:textId="77777777" w:rsidR="005D4AB2" w:rsidRPr="00C565E4" w:rsidRDefault="005D4AB2" w:rsidP="005D4AB2">
      <w:pPr>
        <w:autoSpaceDE w:val="0"/>
        <w:autoSpaceDN w:val="0"/>
        <w:adjustRightInd w:val="0"/>
        <w:rPr>
          <w:rFonts w:ascii="Consolas" w:hAnsi="Consolas" w:cs="Consolas"/>
          <w:sz w:val="20"/>
          <w:szCs w:val="20"/>
          <w:rPrChange w:id="991" w:author="Szabolcs Bene" w:date="2016-06-23T22:29:00Z">
            <w:rPr>
              <w:sz w:val="20"/>
              <w:szCs w:val="20"/>
            </w:rPr>
          </w:rPrChange>
        </w:rPr>
      </w:pPr>
      <w:r w:rsidRPr="00C565E4">
        <w:rPr>
          <w:rFonts w:ascii="Consolas" w:hAnsi="Consolas" w:cs="Consolas"/>
          <w:sz w:val="20"/>
          <w:szCs w:val="20"/>
          <w:rPrChange w:id="992" w:author="Szabolcs Bene" w:date="2016-06-23T22:29:00Z">
            <w:rPr>
              <w:sz w:val="20"/>
              <w:szCs w:val="20"/>
            </w:rPr>
          </w:rPrChange>
        </w:rPr>
        <w:t xml:space="preserve">  </w:t>
      </w:r>
      <w:r w:rsidRPr="00C565E4">
        <w:rPr>
          <w:rFonts w:ascii="Consolas" w:hAnsi="Consolas" w:cs="Consolas"/>
          <w:sz w:val="20"/>
          <w:szCs w:val="20"/>
          <w:rPrChange w:id="993" w:author="Szabolcs Bene" w:date="2016-06-23T22:29:00Z">
            <w:rPr>
              <w:sz w:val="20"/>
              <w:szCs w:val="20"/>
            </w:rPr>
          </w:rPrChange>
        </w:rPr>
        <w:tab/>
      </w:r>
      <w:r w:rsidRPr="00C565E4">
        <w:rPr>
          <w:rFonts w:ascii="Consolas" w:hAnsi="Consolas" w:cs="Consolas"/>
          <w:color w:val="0000C0"/>
          <w:sz w:val="20"/>
          <w:szCs w:val="20"/>
          <w:rPrChange w:id="994" w:author="Szabolcs Bene" w:date="2016-06-23T22:29:00Z">
            <w:rPr>
              <w:color w:val="0000C0"/>
              <w:sz w:val="20"/>
              <w:szCs w:val="20"/>
            </w:rPr>
          </w:rPrChange>
        </w:rPr>
        <w:t>"') OR (offererid="</w:t>
      </w:r>
      <w:r w:rsidRPr="00C565E4">
        <w:rPr>
          <w:rFonts w:ascii="Consolas" w:hAnsi="Consolas" w:cs="Consolas"/>
          <w:sz w:val="20"/>
          <w:szCs w:val="20"/>
          <w:rPrChange w:id="995" w:author="Szabolcs Bene" w:date="2016-06-23T22:29:00Z">
            <w:rPr>
              <w:sz w:val="20"/>
              <w:szCs w:val="20"/>
            </w:rPr>
          </w:rPrChange>
        </w:rPr>
        <w:t>.</w:t>
      </w:r>
      <w:r w:rsidRPr="00C565E4">
        <w:rPr>
          <w:rFonts w:ascii="Consolas" w:hAnsi="Consolas" w:cs="Consolas"/>
          <w:color w:val="0000C0"/>
          <w:sz w:val="20"/>
          <w:szCs w:val="20"/>
          <w:rPrChange w:id="996" w:author="Szabolcs Bene" w:date="2016-06-23T22:29:00Z">
            <w:rPr>
              <w:color w:val="0000C0"/>
              <w:sz w:val="20"/>
              <w:szCs w:val="20"/>
            </w:rPr>
          </w:rPrChange>
        </w:rPr>
        <w:t xml:space="preserve">"'" </w:t>
      </w:r>
      <w:r w:rsidRPr="00C565E4">
        <w:rPr>
          <w:rFonts w:ascii="Consolas" w:hAnsi="Consolas" w:cs="Consolas"/>
          <w:sz w:val="20"/>
          <w:szCs w:val="20"/>
          <w:rPrChange w:id="997" w:author="Szabolcs Bene" w:date="2016-06-23T22:29:00Z">
            <w:rPr>
              <w:sz w:val="20"/>
              <w:szCs w:val="20"/>
            </w:rPr>
          </w:rPrChange>
        </w:rPr>
        <w:t>. $answererId .</w:t>
      </w:r>
    </w:p>
    <w:p w14:paraId="68536D17" w14:textId="77777777" w:rsidR="005D4AB2" w:rsidRPr="00C565E4" w:rsidRDefault="005D4AB2" w:rsidP="005D4AB2">
      <w:pPr>
        <w:autoSpaceDE w:val="0"/>
        <w:autoSpaceDN w:val="0"/>
        <w:adjustRightInd w:val="0"/>
        <w:rPr>
          <w:rFonts w:ascii="Consolas" w:hAnsi="Consolas" w:cs="Consolas"/>
          <w:sz w:val="20"/>
          <w:szCs w:val="20"/>
          <w:rPrChange w:id="998" w:author="Szabolcs Bene" w:date="2016-06-23T22:29:00Z">
            <w:rPr>
              <w:sz w:val="20"/>
              <w:szCs w:val="20"/>
            </w:rPr>
          </w:rPrChange>
        </w:rPr>
      </w:pPr>
      <w:r w:rsidRPr="00C565E4">
        <w:rPr>
          <w:rFonts w:ascii="Consolas" w:hAnsi="Consolas" w:cs="Consolas"/>
          <w:sz w:val="20"/>
          <w:szCs w:val="20"/>
          <w:rPrChange w:id="999" w:author="Szabolcs Bene" w:date="2016-06-23T22:29:00Z">
            <w:rPr>
              <w:sz w:val="20"/>
              <w:szCs w:val="20"/>
            </w:rPr>
          </w:rPrChange>
        </w:rPr>
        <w:t xml:space="preserve">  </w:t>
      </w:r>
      <w:r w:rsidRPr="00C565E4">
        <w:rPr>
          <w:rFonts w:ascii="Consolas" w:hAnsi="Consolas" w:cs="Consolas"/>
          <w:sz w:val="20"/>
          <w:szCs w:val="20"/>
          <w:rPrChange w:id="1000" w:author="Szabolcs Bene" w:date="2016-06-23T22:29:00Z">
            <w:rPr>
              <w:sz w:val="20"/>
              <w:szCs w:val="20"/>
            </w:rPr>
          </w:rPrChange>
        </w:rPr>
        <w:tab/>
      </w:r>
      <w:r w:rsidRPr="00C565E4">
        <w:rPr>
          <w:rFonts w:ascii="Consolas" w:hAnsi="Consolas" w:cs="Consolas"/>
          <w:color w:val="0000C0"/>
          <w:sz w:val="20"/>
          <w:szCs w:val="20"/>
          <w:rPrChange w:id="1001" w:author="Szabolcs Bene" w:date="2016-06-23T22:29:00Z">
            <w:rPr>
              <w:color w:val="0000C0"/>
              <w:sz w:val="20"/>
              <w:szCs w:val="20"/>
            </w:rPr>
          </w:rPrChange>
        </w:rPr>
        <w:t xml:space="preserve">"' AND " </w:t>
      </w:r>
      <w:r w:rsidRPr="00C565E4">
        <w:rPr>
          <w:rFonts w:ascii="Consolas" w:hAnsi="Consolas" w:cs="Consolas"/>
          <w:sz w:val="20"/>
          <w:szCs w:val="20"/>
          <w:rPrChange w:id="1002" w:author="Szabolcs Bene" w:date="2016-06-23T22:29:00Z">
            <w:rPr>
              <w:sz w:val="20"/>
              <w:szCs w:val="20"/>
            </w:rPr>
          </w:rPrChange>
        </w:rPr>
        <w:t xml:space="preserve">. </w:t>
      </w:r>
      <w:r w:rsidRPr="00C565E4">
        <w:rPr>
          <w:rFonts w:ascii="Consolas" w:hAnsi="Consolas" w:cs="Consolas"/>
          <w:color w:val="0000C0"/>
          <w:sz w:val="20"/>
          <w:szCs w:val="20"/>
          <w:rPrChange w:id="1003" w:author="Szabolcs Bene" w:date="2016-06-23T22:29:00Z">
            <w:rPr>
              <w:color w:val="0000C0"/>
              <w:sz w:val="20"/>
              <w:szCs w:val="20"/>
            </w:rPr>
          </w:rPrChange>
        </w:rPr>
        <w:t>"answererid='"</w:t>
      </w:r>
      <w:r w:rsidRPr="00C565E4">
        <w:rPr>
          <w:rFonts w:ascii="Consolas" w:hAnsi="Consolas" w:cs="Consolas"/>
          <w:sz w:val="20"/>
          <w:szCs w:val="20"/>
          <w:rPrChange w:id="1004" w:author="Szabolcs Bene" w:date="2016-06-23T22:29:00Z">
            <w:rPr>
              <w:sz w:val="20"/>
              <w:szCs w:val="20"/>
            </w:rPr>
          </w:rPrChange>
        </w:rPr>
        <w:t>.$offererId.</w:t>
      </w:r>
    </w:p>
    <w:p w14:paraId="638CF920" w14:textId="77777777" w:rsidR="005D4AB2" w:rsidRPr="00C565E4" w:rsidRDefault="005D4AB2" w:rsidP="005D4AB2">
      <w:pPr>
        <w:autoSpaceDE w:val="0"/>
        <w:autoSpaceDN w:val="0"/>
        <w:adjustRightInd w:val="0"/>
        <w:rPr>
          <w:rFonts w:ascii="Consolas" w:hAnsi="Consolas" w:cs="Consolas"/>
          <w:sz w:val="20"/>
          <w:szCs w:val="20"/>
          <w:rPrChange w:id="1005" w:author="Szabolcs Bene" w:date="2016-06-23T22:29:00Z">
            <w:rPr>
              <w:sz w:val="20"/>
              <w:szCs w:val="20"/>
            </w:rPr>
          </w:rPrChange>
        </w:rPr>
      </w:pPr>
      <w:r w:rsidRPr="00C565E4">
        <w:rPr>
          <w:rFonts w:ascii="Consolas" w:hAnsi="Consolas" w:cs="Consolas"/>
          <w:sz w:val="20"/>
          <w:szCs w:val="20"/>
          <w:rPrChange w:id="1006" w:author="Szabolcs Bene" w:date="2016-06-23T22:29:00Z">
            <w:rPr>
              <w:sz w:val="20"/>
              <w:szCs w:val="20"/>
            </w:rPr>
          </w:rPrChange>
        </w:rPr>
        <w:t xml:space="preserve">  </w:t>
      </w:r>
      <w:r w:rsidRPr="00C565E4">
        <w:rPr>
          <w:rFonts w:ascii="Consolas" w:hAnsi="Consolas" w:cs="Consolas"/>
          <w:sz w:val="20"/>
          <w:szCs w:val="20"/>
          <w:rPrChange w:id="1007" w:author="Szabolcs Bene" w:date="2016-06-23T22:29:00Z">
            <w:rPr>
              <w:sz w:val="20"/>
              <w:szCs w:val="20"/>
            </w:rPr>
          </w:rPrChange>
        </w:rPr>
        <w:tab/>
      </w:r>
      <w:r w:rsidRPr="00C565E4">
        <w:rPr>
          <w:rFonts w:ascii="Consolas" w:hAnsi="Consolas" w:cs="Consolas"/>
          <w:color w:val="0000C0"/>
          <w:sz w:val="20"/>
          <w:szCs w:val="20"/>
          <w:rPrChange w:id="1008" w:author="Szabolcs Bene" w:date="2016-06-23T22:29:00Z">
            <w:rPr>
              <w:color w:val="0000C0"/>
              <w:sz w:val="20"/>
              <w:szCs w:val="20"/>
            </w:rPr>
          </w:rPrChange>
        </w:rPr>
        <w:t>"') AND status='complete' ORDER BY updatedtime DESC LIMIT 1"</w:t>
      </w:r>
      <w:r w:rsidRPr="00C565E4">
        <w:rPr>
          <w:rFonts w:ascii="Consolas" w:hAnsi="Consolas" w:cs="Consolas"/>
          <w:sz w:val="20"/>
          <w:szCs w:val="20"/>
          <w:rPrChange w:id="1009" w:author="Szabolcs Bene" w:date="2016-06-23T22:29:00Z">
            <w:rPr>
              <w:sz w:val="20"/>
              <w:szCs w:val="20"/>
            </w:rPr>
          </w:rPrChange>
        </w:rPr>
        <w:t>;</w:t>
      </w:r>
    </w:p>
    <w:p w14:paraId="323E1E70" w14:textId="77777777" w:rsidR="005D4AB2" w:rsidRPr="00C565E4" w:rsidRDefault="005D4AB2" w:rsidP="005D4AB2">
      <w:pPr>
        <w:autoSpaceDE w:val="0"/>
        <w:autoSpaceDN w:val="0"/>
        <w:adjustRightInd w:val="0"/>
        <w:rPr>
          <w:rFonts w:ascii="Consolas" w:hAnsi="Consolas" w:cs="Consolas"/>
          <w:sz w:val="20"/>
          <w:szCs w:val="20"/>
          <w:rPrChange w:id="1010" w:author="Szabolcs Bene" w:date="2016-06-23T22:29:00Z">
            <w:rPr>
              <w:sz w:val="20"/>
              <w:szCs w:val="20"/>
            </w:rPr>
          </w:rPrChange>
        </w:rPr>
      </w:pPr>
      <w:r w:rsidRPr="00C565E4">
        <w:rPr>
          <w:rFonts w:ascii="Consolas" w:hAnsi="Consolas" w:cs="Consolas"/>
          <w:sz w:val="20"/>
          <w:szCs w:val="20"/>
          <w:rPrChange w:id="1011" w:author="Szabolcs Bene" w:date="2016-06-23T22:29:00Z">
            <w:rPr>
              <w:sz w:val="20"/>
              <w:szCs w:val="20"/>
            </w:rPr>
          </w:rPrChange>
        </w:rPr>
        <w:t xml:space="preserve">  </w:t>
      </w:r>
      <w:r w:rsidRPr="00C565E4">
        <w:rPr>
          <w:rFonts w:ascii="Consolas" w:hAnsi="Consolas" w:cs="Consolas"/>
          <w:sz w:val="20"/>
          <w:szCs w:val="20"/>
          <w:rPrChange w:id="1012" w:author="Szabolcs Bene" w:date="2016-06-23T22:29:00Z">
            <w:rPr>
              <w:sz w:val="20"/>
              <w:szCs w:val="20"/>
            </w:rPr>
          </w:rPrChange>
        </w:rPr>
        <w:tab/>
        <w:t>$getOfferIdResult = $connection-&gt;query($getOfferIdSql);</w:t>
      </w:r>
    </w:p>
    <w:p w14:paraId="1422720D" w14:textId="77777777" w:rsidR="005D4AB2" w:rsidRPr="00C565E4" w:rsidRDefault="005D4AB2" w:rsidP="005D4AB2">
      <w:pPr>
        <w:autoSpaceDE w:val="0"/>
        <w:autoSpaceDN w:val="0"/>
        <w:adjustRightInd w:val="0"/>
        <w:rPr>
          <w:rFonts w:ascii="Consolas" w:hAnsi="Consolas" w:cs="Consolas"/>
          <w:sz w:val="20"/>
          <w:szCs w:val="20"/>
          <w:rPrChange w:id="1013" w:author="Szabolcs Bene" w:date="2016-06-23T22:29:00Z">
            <w:rPr>
              <w:sz w:val="20"/>
              <w:szCs w:val="20"/>
            </w:rPr>
          </w:rPrChange>
        </w:rPr>
      </w:pPr>
      <w:r w:rsidRPr="00C565E4">
        <w:rPr>
          <w:rFonts w:ascii="Consolas" w:hAnsi="Consolas" w:cs="Consolas"/>
          <w:sz w:val="20"/>
          <w:szCs w:val="20"/>
          <w:rPrChange w:id="1014" w:author="Szabolcs Bene" w:date="2016-06-23T22:29:00Z">
            <w:rPr>
              <w:sz w:val="20"/>
              <w:szCs w:val="20"/>
            </w:rPr>
          </w:rPrChange>
        </w:rPr>
        <w:t xml:space="preserve">  </w:t>
      </w:r>
      <w:r w:rsidRPr="00C565E4">
        <w:rPr>
          <w:rFonts w:ascii="Consolas" w:hAnsi="Consolas" w:cs="Consolas"/>
          <w:sz w:val="20"/>
          <w:szCs w:val="20"/>
          <w:rPrChange w:id="1015" w:author="Szabolcs Bene" w:date="2016-06-23T22:29:00Z">
            <w:rPr>
              <w:sz w:val="20"/>
              <w:szCs w:val="20"/>
            </w:rPr>
          </w:rPrChange>
        </w:rPr>
        <w:tab/>
        <w:t>$offer = $getOfferIdResult-&gt;fetch_object();</w:t>
      </w:r>
    </w:p>
    <w:p w14:paraId="087E1B84" w14:textId="77777777" w:rsidR="005D4AB2" w:rsidRPr="00C565E4" w:rsidRDefault="005D4AB2" w:rsidP="005D4AB2">
      <w:pPr>
        <w:autoSpaceDE w:val="0"/>
        <w:autoSpaceDN w:val="0"/>
        <w:adjustRightInd w:val="0"/>
        <w:rPr>
          <w:rFonts w:ascii="Consolas" w:hAnsi="Consolas" w:cs="Consolas"/>
          <w:sz w:val="20"/>
          <w:szCs w:val="20"/>
          <w:rPrChange w:id="1016" w:author="Szabolcs Bene" w:date="2016-06-23T22:29:00Z">
            <w:rPr>
              <w:sz w:val="20"/>
              <w:szCs w:val="20"/>
            </w:rPr>
          </w:rPrChange>
        </w:rPr>
      </w:pPr>
      <w:r w:rsidRPr="00C565E4">
        <w:rPr>
          <w:rFonts w:ascii="Consolas" w:hAnsi="Consolas" w:cs="Consolas"/>
          <w:sz w:val="20"/>
          <w:szCs w:val="20"/>
          <w:rPrChange w:id="1017" w:author="Szabolcs Bene" w:date="2016-06-23T22:29:00Z">
            <w:rPr>
              <w:sz w:val="20"/>
              <w:szCs w:val="20"/>
            </w:rPr>
          </w:rPrChange>
        </w:rPr>
        <w:t xml:space="preserve">  </w:t>
      </w:r>
      <w:r w:rsidRPr="00C565E4">
        <w:rPr>
          <w:rFonts w:ascii="Consolas" w:hAnsi="Consolas" w:cs="Consolas"/>
          <w:sz w:val="20"/>
          <w:szCs w:val="20"/>
          <w:rPrChange w:id="1018" w:author="Szabolcs Bene" w:date="2016-06-23T22:29:00Z">
            <w:rPr>
              <w:sz w:val="20"/>
              <w:szCs w:val="20"/>
            </w:rPr>
          </w:rPrChange>
        </w:rPr>
        <w:tab/>
      </w:r>
      <w:r w:rsidRPr="00C565E4">
        <w:rPr>
          <w:rFonts w:ascii="Consolas" w:hAnsi="Consolas" w:cs="Consolas"/>
          <w:b/>
          <w:bCs/>
          <w:color w:val="7F0055"/>
          <w:sz w:val="20"/>
          <w:szCs w:val="20"/>
          <w:rPrChange w:id="1019" w:author="Szabolcs Bene" w:date="2016-06-23T22:29:00Z">
            <w:rPr>
              <w:b/>
              <w:bCs/>
              <w:color w:val="7F0055"/>
              <w:sz w:val="20"/>
              <w:szCs w:val="20"/>
            </w:rPr>
          </w:rPrChange>
        </w:rPr>
        <w:t>if</w:t>
      </w:r>
      <w:r w:rsidRPr="00C565E4">
        <w:rPr>
          <w:rFonts w:ascii="Consolas" w:hAnsi="Consolas" w:cs="Consolas"/>
          <w:sz w:val="20"/>
          <w:szCs w:val="20"/>
          <w:rPrChange w:id="1020" w:author="Szabolcs Bene" w:date="2016-06-23T22:29:00Z">
            <w:rPr>
              <w:sz w:val="20"/>
              <w:szCs w:val="20"/>
            </w:rPr>
          </w:rPrChange>
        </w:rPr>
        <w:t>($offer){</w:t>
      </w:r>
    </w:p>
    <w:p w14:paraId="68F252AB" w14:textId="77777777" w:rsidR="005D4AB2" w:rsidRPr="00C565E4" w:rsidRDefault="005D4AB2" w:rsidP="005D4AB2">
      <w:pPr>
        <w:autoSpaceDE w:val="0"/>
        <w:autoSpaceDN w:val="0"/>
        <w:adjustRightInd w:val="0"/>
        <w:rPr>
          <w:rFonts w:ascii="Consolas" w:hAnsi="Consolas" w:cs="Consolas"/>
          <w:sz w:val="20"/>
          <w:szCs w:val="20"/>
          <w:rPrChange w:id="1021" w:author="Szabolcs Bene" w:date="2016-06-23T22:29:00Z">
            <w:rPr>
              <w:sz w:val="20"/>
              <w:szCs w:val="20"/>
            </w:rPr>
          </w:rPrChange>
        </w:rPr>
      </w:pPr>
      <w:r w:rsidRPr="00C565E4">
        <w:rPr>
          <w:rFonts w:ascii="Consolas" w:hAnsi="Consolas" w:cs="Consolas"/>
          <w:sz w:val="20"/>
          <w:szCs w:val="20"/>
          <w:rPrChange w:id="1022" w:author="Szabolcs Bene" w:date="2016-06-23T22:29:00Z">
            <w:rPr>
              <w:sz w:val="20"/>
              <w:szCs w:val="20"/>
            </w:rPr>
          </w:rPrChange>
        </w:rPr>
        <w:t xml:space="preserve">  </w:t>
      </w:r>
      <w:r w:rsidRPr="00C565E4">
        <w:rPr>
          <w:rFonts w:ascii="Consolas" w:hAnsi="Consolas" w:cs="Consolas"/>
          <w:sz w:val="20"/>
          <w:szCs w:val="20"/>
          <w:rPrChange w:id="1023" w:author="Szabolcs Bene" w:date="2016-06-23T22:29:00Z">
            <w:rPr>
              <w:sz w:val="20"/>
              <w:szCs w:val="20"/>
            </w:rPr>
          </w:rPrChange>
        </w:rPr>
        <w:tab/>
      </w:r>
      <w:r w:rsidRPr="00C565E4">
        <w:rPr>
          <w:rFonts w:ascii="Consolas" w:hAnsi="Consolas" w:cs="Consolas"/>
          <w:sz w:val="20"/>
          <w:szCs w:val="20"/>
          <w:rPrChange w:id="1024" w:author="Szabolcs Bene" w:date="2016-06-23T22:29:00Z">
            <w:rPr>
              <w:sz w:val="20"/>
              <w:szCs w:val="20"/>
            </w:rPr>
          </w:rPrChange>
        </w:rPr>
        <w:tab/>
        <w:t xml:space="preserve">$arrayFile = </w:t>
      </w:r>
      <w:r w:rsidRPr="00C565E4">
        <w:rPr>
          <w:rFonts w:ascii="Consolas" w:hAnsi="Consolas" w:cs="Consolas"/>
          <w:b/>
          <w:bCs/>
          <w:color w:val="7F0055"/>
          <w:sz w:val="20"/>
          <w:szCs w:val="20"/>
          <w:rPrChange w:id="1025" w:author="Szabolcs Bene" w:date="2016-06-23T22:29:00Z">
            <w:rPr>
              <w:b/>
              <w:bCs/>
              <w:color w:val="7F0055"/>
              <w:sz w:val="20"/>
              <w:szCs w:val="20"/>
            </w:rPr>
          </w:rPrChange>
        </w:rPr>
        <w:t>array</w:t>
      </w:r>
      <w:r w:rsidRPr="00C565E4">
        <w:rPr>
          <w:rFonts w:ascii="Consolas" w:hAnsi="Consolas" w:cs="Consolas"/>
          <w:sz w:val="20"/>
          <w:szCs w:val="20"/>
          <w:rPrChange w:id="1026" w:author="Szabolcs Bene" w:date="2016-06-23T22:29:00Z">
            <w:rPr>
              <w:sz w:val="20"/>
              <w:szCs w:val="20"/>
            </w:rPr>
          </w:rPrChange>
        </w:rPr>
        <w:t>();</w:t>
      </w:r>
    </w:p>
    <w:p w14:paraId="335A6168" w14:textId="77777777" w:rsidR="005D4AB2" w:rsidRPr="00C565E4" w:rsidRDefault="005D4AB2" w:rsidP="005D4AB2">
      <w:pPr>
        <w:autoSpaceDE w:val="0"/>
        <w:autoSpaceDN w:val="0"/>
        <w:adjustRightInd w:val="0"/>
        <w:rPr>
          <w:rFonts w:ascii="Consolas" w:hAnsi="Consolas" w:cs="Consolas"/>
          <w:sz w:val="20"/>
          <w:szCs w:val="20"/>
          <w:rPrChange w:id="1027" w:author="Szabolcs Bene" w:date="2016-06-23T22:29:00Z">
            <w:rPr>
              <w:sz w:val="20"/>
              <w:szCs w:val="20"/>
            </w:rPr>
          </w:rPrChange>
        </w:rPr>
      </w:pPr>
      <w:r w:rsidRPr="00C565E4">
        <w:rPr>
          <w:rFonts w:ascii="Consolas" w:hAnsi="Consolas" w:cs="Consolas"/>
          <w:sz w:val="20"/>
          <w:szCs w:val="20"/>
          <w:rPrChange w:id="1028" w:author="Szabolcs Bene" w:date="2016-06-23T22:29:00Z">
            <w:rPr>
              <w:sz w:val="20"/>
              <w:szCs w:val="20"/>
            </w:rPr>
          </w:rPrChange>
        </w:rPr>
        <w:t xml:space="preserve">  </w:t>
      </w:r>
      <w:r w:rsidRPr="00C565E4">
        <w:rPr>
          <w:rFonts w:ascii="Consolas" w:hAnsi="Consolas" w:cs="Consolas"/>
          <w:sz w:val="20"/>
          <w:szCs w:val="20"/>
          <w:rPrChange w:id="1029" w:author="Szabolcs Bene" w:date="2016-06-23T22:29:00Z">
            <w:rPr>
              <w:sz w:val="20"/>
              <w:szCs w:val="20"/>
            </w:rPr>
          </w:rPrChange>
        </w:rPr>
        <w:tab/>
      </w:r>
      <w:r w:rsidRPr="00C565E4">
        <w:rPr>
          <w:rFonts w:ascii="Consolas" w:hAnsi="Consolas" w:cs="Consolas"/>
          <w:sz w:val="20"/>
          <w:szCs w:val="20"/>
          <w:rPrChange w:id="1030" w:author="Szabolcs Bene" w:date="2016-06-23T22:29:00Z">
            <w:rPr>
              <w:sz w:val="20"/>
              <w:szCs w:val="20"/>
            </w:rPr>
          </w:rPrChange>
        </w:rPr>
        <w:tab/>
        <w:t>$arrayFile[</w:t>
      </w:r>
      <w:r w:rsidRPr="00C565E4">
        <w:rPr>
          <w:rFonts w:ascii="Consolas" w:hAnsi="Consolas" w:cs="Consolas"/>
          <w:color w:val="0000C0"/>
          <w:sz w:val="20"/>
          <w:szCs w:val="20"/>
          <w:rPrChange w:id="1031" w:author="Szabolcs Bene" w:date="2016-06-23T22:29:00Z">
            <w:rPr>
              <w:color w:val="0000C0"/>
              <w:sz w:val="20"/>
              <w:szCs w:val="20"/>
            </w:rPr>
          </w:rPrChange>
        </w:rPr>
        <w:t>"name"</w:t>
      </w:r>
      <w:r w:rsidRPr="00C565E4">
        <w:rPr>
          <w:rFonts w:ascii="Consolas" w:hAnsi="Consolas" w:cs="Consolas"/>
          <w:sz w:val="20"/>
          <w:szCs w:val="20"/>
          <w:rPrChange w:id="1032" w:author="Szabolcs Bene" w:date="2016-06-23T22:29:00Z">
            <w:rPr>
              <w:sz w:val="20"/>
              <w:szCs w:val="20"/>
            </w:rPr>
          </w:rPrChange>
        </w:rPr>
        <w:t>] = $offer-&gt;</w:t>
      </w:r>
      <w:r w:rsidRPr="00C565E4">
        <w:rPr>
          <w:rFonts w:ascii="Consolas" w:hAnsi="Consolas" w:cs="Consolas"/>
          <w:color w:val="0000C0"/>
          <w:sz w:val="20"/>
          <w:szCs w:val="20"/>
          <w:rPrChange w:id="1033" w:author="Szabolcs Bene" w:date="2016-06-23T22:29:00Z">
            <w:rPr>
              <w:color w:val="0000C0"/>
              <w:sz w:val="20"/>
              <w:szCs w:val="20"/>
            </w:rPr>
          </w:rPrChange>
        </w:rPr>
        <w:t>filename</w:t>
      </w:r>
      <w:r w:rsidRPr="00C565E4">
        <w:rPr>
          <w:rFonts w:ascii="Consolas" w:hAnsi="Consolas" w:cs="Consolas"/>
          <w:sz w:val="20"/>
          <w:szCs w:val="20"/>
          <w:rPrChange w:id="1034" w:author="Szabolcs Bene" w:date="2016-06-23T22:29:00Z">
            <w:rPr>
              <w:sz w:val="20"/>
              <w:szCs w:val="20"/>
            </w:rPr>
          </w:rPrChange>
        </w:rPr>
        <w:t>;</w:t>
      </w:r>
    </w:p>
    <w:p w14:paraId="2D57B337" w14:textId="77777777" w:rsidR="005D4AB2" w:rsidRPr="00C565E4" w:rsidRDefault="005D4AB2" w:rsidP="005D4AB2">
      <w:pPr>
        <w:autoSpaceDE w:val="0"/>
        <w:autoSpaceDN w:val="0"/>
        <w:adjustRightInd w:val="0"/>
        <w:rPr>
          <w:rFonts w:ascii="Consolas" w:hAnsi="Consolas" w:cs="Consolas"/>
          <w:sz w:val="20"/>
          <w:szCs w:val="20"/>
          <w:rPrChange w:id="1035" w:author="Szabolcs Bene" w:date="2016-06-23T22:29:00Z">
            <w:rPr>
              <w:sz w:val="20"/>
              <w:szCs w:val="20"/>
            </w:rPr>
          </w:rPrChange>
        </w:rPr>
      </w:pPr>
      <w:r w:rsidRPr="00C565E4">
        <w:rPr>
          <w:rFonts w:ascii="Consolas" w:hAnsi="Consolas" w:cs="Consolas"/>
          <w:sz w:val="20"/>
          <w:szCs w:val="20"/>
          <w:rPrChange w:id="1036" w:author="Szabolcs Bene" w:date="2016-06-23T22:29:00Z">
            <w:rPr>
              <w:sz w:val="20"/>
              <w:szCs w:val="20"/>
            </w:rPr>
          </w:rPrChange>
        </w:rPr>
        <w:t xml:space="preserve">  </w:t>
      </w:r>
      <w:r w:rsidRPr="00C565E4">
        <w:rPr>
          <w:rFonts w:ascii="Consolas" w:hAnsi="Consolas" w:cs="Consolas"/>
          <w:sz w:val="20"/>
          <w:szCs w:val="20"/>
          <w:rPrChange w:id="1037" w:author="Szabolcs Bene" w:date="2016-06-23T22:29:00Z">
            <w:rPr>
              <w:sz w:val="20"/>
              <w:szCs w:val="20"/>
            </w:rPr>
          </w:rPrChange>
        </w:rPr>
        <w:tab/>
      </w:r>
      <w:r w:rsidRPr="00C565E4">
        <w:rPr>
          <w:rFonts w:ascii="Consolas" w:hAnsi="Consolas" w:cs="Consolas"/>
          <w:sz w:val="20"/>
          <w:szCs w:val="20"/>
          <w:rPrChange w:id="1038" w:author="Szabolcs Bene" w:date="2016-06-23T22:29:00Z">
            <w:rPr>
              <w:sz w:val="20"/>
              <w:szCs w:val="20"/>
            </w:rPr>
          </w:rPrChange>
        </w:rPr>
        <w:tab/>
      </w:r>
      <w:r w:rsidRPr="00C565E4">
        <w:rPr>
          <w:rFonts w:ascii="Consolas" w:hAnsi="Consolas" w:cs="Consolas"/>
          <w:b/>
          <w:bCs/>
          <w:color w:val="7F0055"/>
          <w:sz w:val="20"/>
          <w:szCs w:val="20"/>
          <w:rPrChange w:id="1039" w:author="Szabolcs Bene" w:date="2016-06-23T22:29:00Z">
            <w:rPr>
              <w:b/>
              <w:bCs/>
              <w:color w:val="7F0055"/>
              <w:sz w:val="20"/>
              <w:szCs w:val="20"/>
            </w:rPr>
          </w:rPrChange>
        </w:rPr>
        <w:t xml:space="preserve">return new </w:t>
      </w:r>
      <w:r w:rsidRPr="00C565E4">
        <w:rPr>
          <w:rFonts w:ascii="Consolas" w:hAnsi="Consolas" w:cs="Consolas"/>
          <w:sz w:val="20"/>
          <w:szCs w:val="20"/>
          <w:rPrChange w:id="1040" w:author="Szabolcs Bene" w:date="2016-06-23T22:29:00Z">
            <w:rPr>
              <w:sz w:val="20"/>
              <w:szCs w:val="20"/>
            </w:rPr>
          </w:rPrChange>
        </w:rPr>
        <w:t>JsonResponse($arrayFile);</w:t>
      </w:r>
    </w:p>
    <w:p w14:paraId="1883160E" w14:textId="77777777" w:rsidR="005D4AB2" w:rsidRPr="00C565E4" w:rsidRDefault="005D4AB2" w:rsidP="005D4AB2">
      <w:pPr>
        <w:autoSpaceDE w:val="0"/>
        <w:autoSpaceDN w:val="0"/>
        <w:adjustRightInd w:val="0"/>
        <w:rPr>
          <w:rFonts w:ascii="Consolas" w:hAnsi="Consolas" w:cs="Consolas"/>
          <w:sz w:val="20"/>
          <w:szCs w:val="20"/>
          <w:rPrChange w:id="1041" w:author="Szabolcs Bene" w:date="2016-06-23T22:29:00Z">
            <w:rPr>
              <w:sz w:val="20"/>
              <w:szCs w:val="20"/>
            </w:rPr>
          </w:rPrChange>
        </w:rPr>
      </w:pPr>
      <w:r w:rsidRPr="00C565E4">
        <w:rPr>
          <w:rFonts w:ascii="Consolas" w:hAnsi="Consolas" w:cs="Consolas"/>
          <w:sz w:val="20"/>
          <w:szCs w:val="20"/>
          <w:rPrChange w:id="1042" w:author="Szabolcs Bene" w:date="2016-06-23T22:29:00Z">
            <w:rPr>
              <w:sz w:val="20"/>
              <w:szCs w:val="20"/>
            </w:rPr>
          </w:rPrChange>
        </w:rPr>
        <w:t xml:space="preserve">  </w:t>
      </w:r>
      <w:r w:rsidRPr="00C565E4">
        <w:rPr>
          <w:rFonts w:ascii="Consolas" w:hAnsi="Consolas" w:cs="Consolas"/>
          <w:sz w:val="20"/>
          <w:szCs w:val="20"/>
          <w:rPrChange w:id="1043" w:author="Szabolcs Bene" w:date="2016-06-23T22:29:00Z">
            <w:rPr>
              <w:sz w:val="20"/>
              <w:szCs w:val="20"/>
            </w:rPr>
          </w:rPrChange>
        </w:rPr>
        <w:tab/>
        <w:t>}</w:t>
      </w:r>
    </w:p>
    <w:p w14:paraId="77F1DF17" w14:textId="77777777" w:rsidR="005D4AB2" w:rsidRPr="00C565E4" w:rsidRDefault="005D4AB2" w:rsidP="005D4AB2">
      <w:pPr>
        <w:autoSpaceDE w:val="0"/>
        <w:autoSpaceDN w:val="0"/>
        <w:adjustRightInd w:val="0"/>
        <w:rPr>
          <w:rFonts w:ascii="Consolas" w:hAnsi="Consolas" w:cs="Consolas"/>
          <w:sz w:val="20"/>
          <w:szCs w:val="20"/>
          <w:rPrChange w:id="1044" w:author="Szabolcs Bene" w:date="2016-06-23T22:29:00Z">
            <w:rPr>
              <w:sz w:val="20"/>
              <w:szCs w:val="20"/>
            </w:rPr>
          </w:rPrChange>
        </w:rPr>
      </w:pPr>
      <w:r w:rsidRPr="00C565E4">
        <w:rPr>
          <w:rFonts w:ascii="Consolas" w:hAnsi="Consolas" w:cs="Consolas"/>
          <w:sz w:val="20"/>
          <w:szCs w:val="20"/>
          <w:rPrChange w:id="1045" w:author="Szabolcs Bene" w:date="2016-06-23T22:29:00Z">
            <w:rPr>
              <w:sz w:val="20"/>
              <w:szCs w:val="20"/>
            </w:rPr>
          </w:rPrChange>
        </w:rPr>
        <w:t xml:space="preserve">  </w:t>
      </w:r>
      <w:r w:rsidRPr="00C565E4">
        <w:rPr>
          <w:rFonts w:ascii="Consolas" w:hAnsi="Consolas" w:cs="Consolas"/>
          <w:sz w:val="20"/>
          <w:szCs w:val="20"/>
          <w:rPrChange w:id="1046" w:author="Szabolcs Bene" w:date="2016-06-23T22:29:00Z">
            <w:rPr>
              <w:sz w:val="20"/>
              <w:szCs w:val="20"/>
            </w:rPr>
          </w:rPrChange>
        </w:rPr>
        <w:tab/>
      </w:r>
      <w:r w:rsidRPr="00C565E4">
        <w:rPr>
          <w:rFonts w:ascii="Consolas" w:hAnsi="Consolas" w:cs="Consolas"/>
          <w:b/>
          <w:bCs/>
          <w:color w:val="7F0055"/>
          <w:sz w:val="20"/>
          <w:szCs w:val="20"/>
          <w:rPrChange w:id="1047" w:author="Szabolcs Bene" w:date="2016-06-23T22:29:00Z">
            <w:rPr>
              <w:b/>
              <w:bCs/>
              <w:color w:val="7F0055"/>
              <w:sz w:val="20"/>
              <w:szCs w:val="20"/>
            </w:rPr>
          </w:rPrChange>
        </w:rPr>
        <w:t>return array</w:t>
      </w:r>
      <w:r w:rsidRPr="00C565E4">
        <w:rPr>
          <w:rFonts w:ascii="Consolas" w:hAnsi="Consolas" w:cs="Consolas"/>
          <w:sz w:val="20"/>
          <w:szCs w:val="20"/>
          <w:rPrChange w:id="1048" w:author="Szabolcs Bene" w:date="2016-06-23T22:29:00Z">
            <w:rPr>
              <w:sz w:val="20"/>
              <w:szCs w:val="20"/>
            </w:rPr>
          </w:rPrChange>
        </w:rPr>
        <w:t>();</w:t>
      </w:r>
    </w:p>
    <w:p w14:paraId="1508648D" w14:textId="77777777" w:rsidR="005D4AB2" w:rsidRDefault="005D4AB2" w:rsidP="005D4AB2">
      <w:pPr>
        <w:autoSpaceDE w:val="0"/>
        <w:autoSpaceDN w:val="0"/>
        <w:adjustRightInd w:val="0"/>
        <w:rPr>
          <w:sz w:val="20"/>
          <w:szCs w:val="20"/>
        </w:rPr>
      </w:pPr>
    </w:p>
    <w:p w14:paraId="7E063DF9" w14:textId="77777777"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14:paraId="508487F8" w14:textId="77777777" w:rsidR="005D4AB2" w:rsidRPr="004820F3" w:rsidRDefault="005D4AB2" w:rsidP="005D4AB2">
      <w:pPr>
        <w:ind w:firstLine="708"/>
      </w:pPr>
      <w:r w:rsidRPr="004820F3">
        <w:t>Partea de randare a paginilor web se face in clasa App, prin urmatoarea functie.</w:t>
      </w:r>
    </w:p>
    <w:p w14:paraId="07612185" w14:textId="77777777" w:rsidR="005D4AB2" w:rsidRPr="004820F3" w:rsidRDefault="005D4AB2" w:rsidP="005D4AB2"/>
    <w:p w14:paraId="344F986D" w14:textId="77777777" w:rsidR="005D4AB2" w:rsidRPr="00C565E4" w:rsidRDefault="005D4AB2" w:rsidP="005D4AB2">
      <w:pPr>
        <w:autoSpaceDE w:val="0"/>
        <w:autoSpaceDN w:val="0"/>
        <w:adjustRightInd w:val="0"/>
        <w:rPr>
          <w:rFonts w:ascii="Consolas" w:hAnsi="Consolas" w:cs="Consolas"/>
          <w:sz w:val="20"/>
          <w:szCs w:val="20"/>
          <w:rPrChange w:id="1049" w:author="Szabolcs Bene" w:date="2016-06-23T22:30:00Z">
            <w:rPr>
              <w:sz w:val="20"/>
              <w:szCs w:val="20"/>
            </w:rPr>
          </w:rPrChange>
        </w:rPr>
      </w:pPr>
      <w:r w:rsidRPr="00C565E4">
        <w:rPr>
          <w:rFonts w:ascii="Consolas" w:hAnsi="Consolas" w:cs="Consolas"/>
          <w:b/>
          <w:bCs/>
          <w:color w:val="7F0055"/>
          <w:sz w:val="20"/>
          <w:szCs w:val="20"/>
          <w:rPrChange w:id="1050" w:author="Szabolcs Bene" w:date="2016-06-23T22:30:00Z">
            <w:rPr>
              <w:b/>
              <w:bCs/>
              <w:color w:val="7F0055"/>
              <w:sz w:val="20"/>
              <w:szCs w:val="20"/>
            </w:rPr>
          </w:rPrChange>
        </w:rPr>
        <w:t xml:space="preserve">private function </w:t>
      </w:r>
      <w:r w:rsidRPr="00C565E4">
        <w:rPr>
          <w:rFonts w:ascii="Consolas" w:hAnsi="Consolas" w:cs="Consolas"/>
          <w:sz w:val="20"/>
          <w:szCs w:val="20"/>
          <w:rPrChange w:id="1051" w:author="Szabolcs Bene" w:date="2016-06-23T22:30:00Z">
            <w:rPr>
              <w:sz w:val="20"/>
              <w:szCs w:val="20"/>
            </w:rPr>
          </w:rPrChange>
        </w:rPr>
        <w:t>render() {</w:t>
      </w:r>
    </w:p>
    <w:p w14:paraId="6C974E69" w14:textId="77777777" w:rsidR="005D4AB2" w:rsidRPr="00C565E4" w:rsidRDefault="005D4AB2" w:rsidP="005D4AB2">
      <w:pPr>
        <w:autoSpaceDE w:val="0"/>
        <w:autoSpaceDN w:val="0"/>
        <w:adjustRightInd w:val="0"/>
        <w:rPr>
          <w:rFonts w:ascii="Consolas" w:hAnsi="Consolas" w:cs="Consolas"/>
          <w:sz w:val="20"/>
          <w:szCs w:val="20"/>
          <w:rPrChange w:id="1052" w:author="Szabolcs Bene" w:date="2016-06-23T22:30:00Z">
            <w:rPr>
              <w:sz w:val="20"/>
              <w:szCs w:val="20"/>
            </w:rPr>
          </w:rPrChange>
        </w:rPr>
      </w:pPr>
      <w:r w:rsidRPr="00C565E4">
        <w:rPr>
          <w:rFonts w:ascii="Consolas" w:hAnsi="Consolas" w:cs="Consolas"/>
          <w:b/>
          <w:bCs/>
          <w:color w:val="7F0055"/>
          <w:sz w:val="20"/>
          <w:szCs w:val="20"/>
          <w:rPrChange w:id="1053" w:author="Szabolcs Bene" w:date="2016-06-23T22:30:00Z">
            <w:rPr>
              <w:b/>
              <w:bCs/>
              <w:color w:val="7F0055"/>
              <w:sz w:val="20"/>
              <w:szCs w:val="20"/>
            </w:rPr>
          </w:rPrChange>
        </w:rPr>
        <w:t xml:space="preserve">if </w:t>
      </w:r>
      <w:r w:rsidRPr="00C565E4">
        <w:rPr>
          <w:rFonts w:ascii="Consolas" w:hAnsi="Consolas" w:cs="Consolas"/>
          <w:sz w:val="20"/>
          <w:szCs w:val="20"/>
          <w:rPrChange w:id="1054" w:author="Szabolcs Bene" w:date="2016-06-23T22:30:00Z">
            <w:rPr>
              <w:sz w:val="20"/>
              <w:szCs w:val="20"/>
            </w:rPr>
          </w:rPrChange>
        </w:rPr>
        <w:t>(method_exists($this-&gt;</w:t>
      </w:r>
      <w:r w:rsidRPr="00C565E4">
        <w:rPr>
          <w:rFonts w:ascii="Consolas" w:hAnsi="Consolas" w:cs="Consolas"/>
          <w:color w:val="0000C0"/>
          <w:sz w:val="20"/>
          <w:szCs w:val="20"/>
          <w:rPrChange w:id="1055" w:author="Szabolcs Bene" w:date="2016-06-23T22:30:00Z">
            <w:rPr>
              <w:color w:val="0000C0"/>
              <w:sz w:val="20"/>
              <w:szCs w:val="20"/>
            </w:rPr>
          </w:rPrChange>
        </w:rPr>
        <w:t>controller</w:t>
      </w:r>
      <w:r w:rsidRPr="00C565E4">
        <w:rPr>
          <w:rFonts w:ascii="Consolas" w:hAnsi="Consolas" w:cs="Consolas"/>
          <w:sz w:val="20"/>
          <w:szCs w:val="20"/>
          <w:rPrChange w:id="1056" w:author="Szabolcs Bene" w:date="2016-06-23T22:30:00Z">
            <w:rPr>
              <w:sz w:val="20"/>
              <w:szCs w:val="20"/>
            </w:rPr>
          </w:rPrChange>
        </w:rPr>
        <w:t>, $this-&gt;</w:t>
      </w:r>
      <w:r w:rsidRPr="00C565E4">
        <w:rPr>
          <w:rFonts w:ascii="Consolas" w:hAnsi="Consolas" w:cs="Consolas"/>
          <w:color w:val="0000C0"/>
          <w:sz w:val="20"/>
          <w:szCs w:val="20"/>
          <w:rPrChange w:id="1057" w:author="Szabolcs Bene" w:date="2016-06-23T22:30:00Z">
            <w:rPr>
              <w:color w:val="0000C0"/>
              <w:sz w:val="20"/>
              <w:szCs w:val="20"/>
            </w:rPr>
          </w:rPrChange>
        </w:rPr>
        <w:t>controller_function</w:t>
      </w:r>
      <w:r w:rsidRPr="00C565E4">
        <w:rPr>
          <w:rFonts w:ascii="Consolas" w:hAnsi="Consolas" w:cs="Consolas"/>
          <w:sz w:val="20"/>
          <w:szCs w:val="20"/>
          <w:rPrChange w:id="1058" w:author="Szabolcs Bene" w:date="2016-06-23T22:30:00Z">
            <w:rPr>
              <w:sz w:val="20"/>
              <w:szCs w:val="20"/>
            </w:rPr>
          </w:rPrChange>
        </w:rPr>
        <w:t>)) {</w:t>
      </w:r>
    </w:p>
    <w:p w14:paraId="03A7F08F" w14:textId="77777777" w:rsidR="005D4AB2" w:rsidRPr="00C565E4" w:rsidRDefault="005D4AB2" w:rsidP="005D4AB2">
      <w:pPr>
        <w:autoSpaceDE w:val="0"/>
        <w:autoSpaceDN w:val="0"/>
        <w:adjustRightInd w:val="0"/>
        <w:rPr>
          <w:rFonts w:ascii="Consolas" w:hAnsi="Consolas" w:cs="Consolas"/>
          <w:sz w:val="20"/>
          <w:szCs w:val="20"/>
          <w:rPrChange w:id="1059" w:author="Szabolcs Bene" w:date="2016-06-23T22:30:00Z">
            <w:rPr>
              <w:sz w:val="20"/>
              <w:szCs w:val="20"/>
            </w:rPr>
          </w:rPrChange>
        </w:rPr>
      </w:pPr>
      <w:r w:rsidRPr="00C565E4">
        <w:rPr>
          <w:rFonts w:ascii="Consolas" w:hAnsi="Consolas" w:cs="Consolas"/>
          <w:sz w:val="20"/>
          <w:szCs w:val="20"/>
          <w:rPrChange w:id="1060" w:author="Szabolcs Bene" w:date="2016-06-23T22:30:00Z">
            <w:rPr>
              <w:sz w:val="20"/>
              <w:szCs w:val="20"/>
            </w:rPr>
          </w:rPrChange>
        </w:rPr>
        <w:tab/>
        <w:t>$response =  $this-&gt;</w:t>
      </w:r>
      <w:r w:rsidRPr="00C565E4">
        <w:rPr>
          <w:rFonts w:ascii="Consolas" w:hAnsi="Consolas" w:cs="Consolas"/>
          <w:color w:val="0000C0"/>
          <w:sz w:val="20"/>
          <w:szCs w:val="20"/>
          <w:rPrChange w:id="1061" w:author="Szabolcs Bene" w:date="2016-06-23T22:30:00Z">
            <w:rPr>
              <w:color w:val="0000C0"/>
              <w:sz w:val="20"/>
              <w:szCs w:val="20"/>
            </w:rPr>
          </w:rPrChange>
        </w:rPr>
        <w:t>controller</w:t>
      </w:r>
      <w:r w:rsidRPr="00C565E4">
        <w:rPr>
          <w:rFonts w:ascii="Consolas" w:hAnsi="Consolas" w:cs="Consolas"/>
          <w:sz w:val="20"/>
          <w:szCs w:val="20"/>
          <w:rPrChange w:id="1062" w:author="Szabolcs Bene" w:date="2016-06-23T22:30:00Z">
            <w:rPr>
              <w:sz w:val="20"/>
              <w:szCs w:val="20"/>
            </w:rPr>
          </w:rPrChange>
        </w:rPr>
        <w:t>-&gt;{$this&gt;</w:t>
      </w:r>
      <w:r w:rsidRPr="00C565E4">
        <w:rPr>
          <w:rFonts w:ascii="Consolas" w:hAnsi="Consolas" w:cs="Consolas"/>
          <w:color w:val="0000C0"/>
          <w:sz w:val="20"/>
          <w:szCs w:val="20"/>
          <w:rPrChange w:id="1063" w:author="Szabolcs Bene" w:date="2016-06-23T22:30:00Z">
            <w:rPr>
              <w:color w:val="0000C0"/>
              <w:sz w:val="20"/>
              <w:szCs w:val="20"/>
            </w:rPr>
          </w:rPrChange>
        </w:rPr>
        <w:t>controller_function</w:t>
      </w:r>
      <w:r w:rsidRPr="00C565E4">
        <w:rPr>
          <w:rFonts w:ascii="Consolas" w:hAnsi="Consolas" w:cs="Consolas"/>
          <w:sz w:val="20"/>
          <w:szCs w:val="20"/>
          <w:rPrChange w:id="1064" w:author="Szabolcs Bene" w:date="2016-06-23T22:30:00Z">
            <w:rPr>
              <w:sz w:val="20"/>
              <w:szCs w:val="20"/>
            </w:rPr>
          </w:rPrChange>
        </w:rPr>
        <w:t>}();</w:t>
      </w:r>
    </w:p>
    <w:p w14:paraId="5CC44C54" w14:textId="77777777" w:rsidR="005D4AB2" w:rsidRPr="00C565E4" w:rsidRDefault="005D4AB2" w:rsidP="005D4AB2">
      <w:pPr>
        <w:autoSpaceDE w:val="0"/>
        <w:autoSpaceDN w:val="0"/>
        <w:adjustRightInd w:val="0"/>
        <w:rPr>
          <w:rFonts w:ascii="Consolas" w:hAnsi="Consolas" w:cs="Consolas"/>
          <w:sz w:val="20"/>
          <w:szCs w:val="20"/>
          <w:rPrChange w:id="1065" w:author="Szabolcs Bene" w:date="2016-06-23T22:30:00Z">
            <w:rPr>
              <w:sz w:val="20"/>
              <w:szCs w:val="20"/>
            </w:rPr>
          </w:rPrChange>
        </w:rPr>
      </w:pPr>
      <w:r w:rsidRPr="00C565E4">
        <w:rPr>
          <w:rFonts w:ascii="Consolas" w:hAnsi="Consolas" w:cs="Consolas"/>
          <w:sz w:val="20"/>
          <w:szCs w:val="20"/>
          <w:rPrChange w:id="1066" w:author="Szabolcs Bene" w:date="2016-06-23T22:30:00Z">
            <w:rPr>
              <w:sz w:val="20"/>
              <w:szCs w:val="20"/>
            </w:rPr>
          </w:rPrChange>
        </w:rPr>
        <w:lastRenderedPageBreak/>
        <w:tab/>
      </w:r>
      <w:r w:rsidRPr="00C565E4">
        <w:rPr>
          <w:rFonts w:ascii="Consolas" w:hAnsi="Consolas" w:cs="Consolas"/>
          <w:b/>
          <w:bCs/>
          <w:color w:val="7F0055"/>
          <w:sz w:val="20"/>
          <w:szCs w:val="20"/>
          <w:rPrChange w:id="1067" w:author="Szabolcs Bene" w:date="2016-06-23T22:30:00Z">
            <w:rPr>
              <w:b/>
              <w:bCs/>
              <w:color w:val="7F0055"/>
              <w:sz w:val="20"/>
              <w:szCs w:val="20"/>
            </w:rPr>
          </w:rPrChange>
        </w:rPr>
        <w:t xml:space="preserve">if </w:t>
      </w:r>
      <w:r w:rsidRPr="00C565E4">
        <w:rPr>
          <w:rFonts w:ascii="Consolas" w:hAnsi="Consolas" w:cs="Consolas"/>
          <w:sz w:val="20"/>
          <w:szCs w:val="20"/>
          <w:rPrChange w:id="1068" w:author="Szabolcs Bene" w:date="2016-06-23T22:30:00Z">
            <w:rPr>
              <w:sz w:val="20"/>
              <w:szCs w:val="20"/>
            </w:rPr>
          </w:rPrChange>
        </w:rPr>
        <w:t xml:space="preserve">($response </w:t>
      </w:r>
      <w:r w:rsidRPr="00C565E4">
        <w:rPr>
          <w:rFonts w:ascii="Consolas" w:hAnsi="Consolas" w:cs="Consolas"/>
          <w:b/>
          <w:bCs/>
          <w:color w:val="7F0055"/>
          <w:sz w:val="20"/>
          <w:szCs w:val="20"/>
          <w:rPrChange w:id="1069" w:author="Szabolcs Bene" w:date="2016-06-23T22:30:00Z">
            <w:rPr>
              <w:b/>
              <w:bCs/>
              <w:color w:val="7F0055"/>
              <w:sz w:val="20"/>
              <w:szCs w:val="20"/>
            </w:rPr>
          </w:rPrChange>
        </w:rPr>
        <w:t xml:space="preserve">instanceof </w:t>
      </w:r>
      <w:r w:rsidRPr="00C565E4">
        <w:rPr>
          <w:rFonts w:ascii="Consolas" w:hAnsi="Consolas" w:cs="Consolas"/>
          <w:sz w:val="20"/>
          <w:szCs w:val="20"/>
          <w:rPrChange w:id="1070" w:author="Szabolcs Bene" w:date="2016-06-23T22:30:00Z">
            <w:rPr>
              <w:sz w:val="20"/>
              <w:szCs w:val="20"/>
            </w:rPr>
          </w:rPrChange>
        </w:rPr>
        <w:t>JsonResponse) {</w:t>
      </w:r>
    </w:p>
    <w:p w14:paraId="71B11D10" w14:textId="77777777" w:rsidR="005D4AB2" w:rsidRPr="00C565E4" w:rsidRDefault="005D4AB2" w:rsidP="005D4AB2">
      <w:pPr>
        <w:autoSpaceDE w:val="0"/>
        <w:autoSpaceDN w:val="0"/>
        <w:adjustRightInd w:val="0"/>
        <w:rPr>
          <w:rFonts w:ascii="Consolas" w:hAnsi="Consolas" w:cs="Consolas"/>
          <w:sz w:val="20"/>
          <w:szCs w:val="20"/>
          <w:rPrChange w:id="1071" w:author="Szabolcs Bene" w:date="2016-06-23T22:30:00Z">
            <w:rPr>
              <w:sz w:val="20"/>
              <w:szCs w:val="20"/>
            </w:rPr>
          </w:rPrChange>
        </w:rPr>
      </w:pPr>
      <w:r w:rsidRPr="00C565E4">
        <w:rPr>
          <w:rFonts w:ascii="Consolas" w:hAnsi="Consolas" w:cs="Consolas"/>
          <w:sz w:val="20"/>
          <w:szCs w:val="20"/>
          <w:rPrChange w:id="1072" w:author="Szabolcs Bene" w:date="2016-06-23T22:30:00Z">
            <w:rPr>
              <w:sz w:val="20"/>
              <w:szCs w:val="20"/>
            </w:rPr>
          </w:rPrChange>
        </w:rPr>
        <w:tab/>
      </w:r>
      <w:r w:rsidRPr="00C565E4">
        <w:rPr>
          <w:rFonts w:ascii="Consolas" w:hAnsi="Consolas" w:cs="Consolas"/>
          <w:sz w:val="20"/>
          <w:szCs w:val="20"/>
          <w:rPrChange w:id="1073" w:author="Szabolcs Bene" w:date="2016-06-23T22:30:00Z">
            <w:rPr>
              <w:sz w:val="20"/>
              <w:szCs w:val="20"/>
            </w:rPr>
          </w:rPrChange>
        </w:rPr>
        <w:tab/>
        <w:t>header(</w:t>
      </w:r>
      <w:r w:rsidRPr="00C565E4">
        <w:rPr>
          <w:rFonts w:ascii="Consolas" w:hAnsi="Consolas" w:cs="Consolas"/>
          <w:color w:val="0000C0"/>
          <w:sz w:val="20"/>
          <w:szCs w:val="20"/>
          <w:rPrChange w:id="1074" w:author="Szabolcs Bene" w:date="2016-06-23T22:30:00Z">
            <w:rPr>
              <w:color w:val="0000C0"/>
              <w:sz w:val="20"/>
              <w:szCs w:val="20"/>
            </w:rPr>
          </w:rPrChange>
        </w:rPr>
        <w:t>'Content-Type: application/json'</w:t>
      </w:r>
      <w:r w:rsidRPr="00C565E4">
        <w:rPr>
          <w:rFonts w:ascii="Consolas" w:hAnsi="Consolas" w:cs="Consolas"/>
          <w:sz w:val="20"/>
          <w:szCs w:val="20"/>
          <w:rPrChange w:id="1075" w:author="Szabolcs Bene" w:date="2016-06-23T22:30:00Z">
            <w:rPr>
              <w:sz w:val="20"/>
              <w:szCs w:val="20"/>
            </w:rPr>
          </w:rPrChange>
        </w:rPr>
        <w:t>);</w:t>
      </w:r>
    </w:p>
    <w:p w14:paraId="32B4D3E4" w14:textId="77777777" w:rsidR="005D4AB2" w:rsidRPr="00C565E4" w:rsidRDefault="005D4AB2" w:rsidP="005D4AB2">
      <w:pPr>
        <w:autoSpaceDE w:val="0"/>
        <w:autoSpaceDN w:val="0"/>
        <w:adjustRightInd w:val="0"/>
        <w:rPr>
          <w:rFonts w:ascii="Consolas" w:hAnsi="Consolas" w:cs="Consolas"/>
          <w:sz w:val="20"/>
          <w:szCs w:val="20"/>
          <w:rPrChange w:id="1076" w:author="Szabolcs Bene" w:date="2016-06-23T22:30:00Z">
            <w:rPr>
              <w:sz w:val="20"/>
              <w:szCs w:val="20"/>
            </w:rPr>
          </w:rPrChange>
        </w:rPr>
      </w:pPr>
      <w:r w:rsidRPr="00C565E4">
        <w:rPr>
          <w:rFonts w:ascii="Consolas" w:hAnsi="Consolas" w:cs="Consolas"/>
          <w:sz w:val="20"/>
          <w:szCs w:val="20"/>
          <w:rPrChange w:id="1077" w:author="Szabolcs Bene" w:date="2016-06-23T22:30:00Z">
            <w:rPr>
              <w:sz w:val="20"/>
              <w:szCs w:val="20"/>
            </w:rPr>
          </w:rPrChange>
        </w:rPr>
        <w:tab/>
      </w:r>
      <w:r w:rsidRPr="00C565E4">
        <w:rPr>
          <w:rFonts w:ascii="Consolas" w:hAnsi="Consolas" w:cs="Consolas"/>
          <w:sz w:val="20"/>
          <w:szCs w:val="20"/>
          <w:rPrChange w:id="1078" w:author="Szabolcs Bene" w:date="2016-06-23T22:30:00Z">
            <w:rPr>
              <w:sz w:val="20"/>
              <w:szCs w:val="20"/>
            </w:rPr>
          </w:rPrChange>
        </w:rPr>
        <w:tab/>
      </w:r>
      <w:r w:rsidRPr="00C565E4">
        <w:rPr>
          <w:rFonts w:ascii="Consolas" w:hAnsi="Consolas" w:cs="Consolas"/>
          <w:b/>
          <w:bCs/>
          <w:color w:val="7F0055"/>
          <w:sz w:val="20"/>
          <w:szCs w:val="20"/>
          <w:rPrChange w:id="1079" w:author="Szabolcs Bene" w:date="2016-06-23T22:30:00Z">
            <w:rPr>
              <w:b/>
              <w:bCs/>
              <w:color w:val="7F0055"/>
              <w:sz w:val="20"/>
              <w:szCs w:val="20"/>
            </w:rPr>
          </w:rPrChange>
        </w:rPr>
        <w:t xml:space="preserve">echo </w:t>
      </w:r>
      <w:r w:rsidRPr="00C565E4">
        <w:rPr>
          <w:rFonts w:ascii="Consolas" w:hAnsi="Consolas" w:cs="Consolas"/>
          <w:sz w:val="20"/>
          <w:szCs w:val="20"/>
          <w:rPrChange w:id="1080" w:author="Szabolcs Bene" w:date="2016-06-23T22:30:00Z">
            <w:rPr>
              <w:sz w:val="20"/>
              <w:szCs w:val="20"/>
            </w:rPr>
          </w:rPrChange>
        </w:rPr>
        <w:t>$response-&gt;</w:t>
      </w:r>
      <w:r w:rsidRPr="00C565E4">
        <w:rPr>
          <w:rFonts w:ascii="Consolas" w:hAnsi="Consolas" w:cs="Consolas"/>
          <w:color w:val="0000C0"/>
          <w:sz w:val="20"/>
          <w:szCs w:val="20"/>
          <w:rPrChange w:id="1081" w:author="Szabolcs Bene" w:date="2016-06-23T22:30:00Z">
            <w:rPr>
              <w:color w:val="0000C0"/>
              <w:sz w:val="20"/>
              <w:szCs w:val="20"/>
            </w:rPr>
          </w:rPrChange>
        </w:rPr>
        <w:t>jsonOutput</w:t>
      </w:r>
      <w:r w:rsidRPr="00C565E4">
        <w:rPr>
          <w:rFonts w:ascii="Consolas" w:hAnsi="Consolas" w:cs="Consolas"/>
          <w:sz w:val="20"/>
          <w:szCs w:val="20"/>
          <w:rPrChange w:id="1082" w:author="Szabolcs Bene" w:date="2016-06-23T22:30:00Z">
            <w:rPr>
              <w:sz w:val="20"/>
              <w:szCs w:val="20"/>
            </w:rPr>
          </w:rPrChange>
        </w:rPr>
        <w:t>;</w:t>
      </w:r>
    </w:p>
    <w:p w14:paraId="5E31AD04" w14:textId="77777777" w:rsidR="005D4AB2" w:rsidRPr="00C565E4" w:rsidRDefault="005D4AB2" w:rsidP="005D4AB2">
      <w:pPr>
        <w:autoSpaceDE w:val="0"/>
        <w:autoSpaceDN w:val="0"/>
        <w:adjustRightInd w:val="0"/>
        <w:rPr>
          <w:rFonts w:ascii="Consolas" w:hAnsi="Consolas" w:cs="Consolas"/>
          <w:sz w:val="20"/>
          <w:szCs w:val="20"/>
          <w:rPrChange w:id="1083" w:author="Szabolcs Bene" w:date="2016-06-23T22:30:00Z">
            <w:rPr>
              <w:sz w:val="20"/>
              <w:szCs w:val="20"/>
            </w:rPr>
          </w:rPrChange>
        </w:rPr>
      </w:pPr>
      <w:r w:rsidRPr="00C565E4">
        <w:rPr>
          <w:rFonts w:ascii="Consolas" w:hAnsi="Consolas" w:cs="Consolas"/>
          <w:sz w:val="20"/>
          <w:szCs w:val="20"/>
          <w:rPrChange w:id="1084" w:author="Szabolcs Bene" w:date="2016-06-23T22:30:00Z">
            <w:rPr>
              <w:sz w:val="20"/>
              <w:szCs w:val="20"/>
            </w:rPr>
          </w:rPrChange>
        </w:rPr>
        <w:tab/>
        <w:t>}</w:t>
      </w:r>
    </w:p>
    <w:p w14:paraId="32C74E77" w14:textId="77777777" w:rsidR="005D4AB2" w:rsidRPr="00C565E4" w:rsidRDefault="005D4AB2" w:rsidP="005D4AB2">
      <w:pPr>
        <w:autoSpaceDE w:val="0"/>
        <w:autoSpaceDN w:val="0"/>
        <w:adjustRightInd w:val="0"/>
        <w:rPr>
          <w:rFonts w:ascii="Consolas" w:hAnsi="Consolas" w:cs="Consolas"/>
          <w:sz w:val="20"/>
          <w:szCs w:val="20"/>
          <w:rPrChange w:id="1085" w:author="Szabolcs Bene" w:date="2016-06-23T22:30:00Z">
            <w:rPr>
              <w:sz w:val="20"/>
              <w:szCs w:val="20"/>
            </w:rPr>
          </w:rPrChange>
        </w:rPr>
      </w:pPr>
      <w:r w:rsidRPr="00C565E4">
        <w:rPr>
          <w:rFonts w:ascii="Consolas" w:hAnsi="Consolas" w:cs="Consolas"/>
          <w:sz w:val="20"/>
          <w:szCs w:val="20"/>
          <w:rPrChange w:id="1086" w:author="Szabolcs Bene" w:date="2016-06-23T22:30:00Z">
            <w:rPr>
              <w:sz w:val="20"/>
              <w:szCs w:val="20"/>
            </w:rPr>
          </w:rPrChange>
        </w:rPr>
        <w:tab/>
      </w:r>
      <w:r w:rsidRPr="00C565E4">
        <w:rPr>
          <w:rFonts w:ascii="Consolas" w:hAnsi="Consolas" w:cs="Consolas"/>
          <w:b/>
          <w:bCs/>
          <w:color w:val="7F0055"/>
          <w:sz w:val="20"/>
          <w:szCs w:val="20"/>
          <w:rPrChange w:id="1087" w:author="Szabolcs Bene" w:date="2016-06-23T22:30:00Z">
            <w:rPr>
              <w:b/>
              <w:bCs/>
              <w:color w:val="7F0055"/>
              <w:sz w:val="20"/>
              <w:szCs w:val="20"/>
            </w:rPr>
          </w:rPrChange>
        </w:rPr>
        <w:t xml:space="preserve">else </w:t>
      </w:r>
      <w:r w:rsidRPr="00C565E4">
        <w:rPr>
          <w:rFonts w:ascii="Consolas" w:hAnsi="Consolas" w:cs="Consolas"/>
          <w:sz w:val="20"/>
          <w:szCs w:val="20"/>
          <w:rPrChange w:id="1088" w:author="Szabolcs Bene" w:date="2016-06-23T22:30:00Z">
            <w:rPr>
              <w:sz w:val="20"/>
              <w:szCs w:val="20"/>
            </w:rPr>
          </w:rPrChange>
        </w:rPr>
        <w:t>{</w:t>
      </w:r>
    </w:p>
    <w:p w14:paraId="231A072B" w14:textId="77777777" w:rsidR="005D4AB2" w:rsidRPr="00C565E4" w:rsidRDefault="005D4AB2" w:rsidP="005D4AB2">
      <w:pPr>
        <w:autoSpaceDE w:val="0"/>
        <w:autoSpaceDN w:val="0"/>
        <w:adjustRightInd w:val="0"/>
        <w:rPr>
          <w:rFonts w:ascii="Consolas" w:hAnsi="Consolas" w:cs="Consolas"/>
          <w:sz w:val="20"/>
          <w:szCs w:val="20"/>
          <w:rPrChange w:id="1089" w:author="Szabolcs Bene" w:date="2016-06-23T22:30:00Z">
            <w:rPr>
              <w:sz w:val="20"/>
              <w:szCs w:val="20"/>
            </w:rPr>
          </w:rPrChange>
        </w:rPr>
      </w:pPr>
      <w:r w:rsidRPr="00C565E4">
        <w:rPr>
          <w:rFonts w:ascii="Consolas" w:hAnsi="Consolas" w:cs="Consolas"/>
          <w:sz w:val="20"/>
          <w:szCs w:val="20"/>
          <w:rPrChange w:id="1090" w:author="Szabolcs Bene" w:date="2016-06-23T22:30:00Z">
            <w:rPr>
              <w:sz w:val="20"/>
              <w:szCs w:val="20"/>
            </w:rPr>
          </w:rPrChange>
        </w:rPr>
        <w:tab/>
      </w:r>
      <w:r w:rsidRPr="00C565E4">
        <w:rPr>
          <w:rFonts w:ascii="Consolas" w:hAnsi="Consolas" w:cs="Consolas"/>
          <w:sz w:val="20"/>
          <w:szCs w:val="20"/>
          <w:rPrChange w:id="1091" w:author="Szabolcs Bene" w:date="2016-06-23T22:30:00Z">
            <w:rPr>
              <w:sz w:val="20"/>
              <w:szCs w:val="20"/>
            </w:rPr>
          </w:rPrChange>
        </w:rPr>
        <w:tab/>
        <w:t xml:space="preserve">$templates = scandir(ROOT . </w:t>
      </w:r>
      <w:r w:rsidRPr="00C565E4">
        <w:rPr>
          <w:rFonts w:ascii="Consolas" w:hAnsi="Consolas" w:cs="Consolas"/>
          <w:color w:val="0000C0"/>
          <w:sz w:val="20"/>
          <w:szCs w:val="20"/>
          <w:rPrChange w:id="1092" w:author="Szabolcs Bene" w:date="2016-06-23T22:30:00Z">
            <w:rPr>
              <w:color w:val="0000C0"/>
              <w:sz w:val="20"/>
              <w:szCs w:val="20"/>
            </w:rPr>
          </w:rPrChange>
        </w:rPr>
        <w:t>'/templates'</w:t>
      </w:r>
      <w:r w:rsidRPr="00C565E4">
        <w:rPr>
          <w:rFonts w:ascii="Consolas" w:hAnsi="Consolas" w:cs="Consolas"/>
          <w:sz w:val="20"/>
          <w:szCs w:val="20"/>
          <w:rPrChange w:id="1093" w:author="Szabolcs Bene" w:date="2016-06-23T22:30:00Z">
            <w:rPr>
              <w:sz w:val="20"/>
              <w:szCs w:val="20"/>
            </w:rPr>
          </w:rPrChange>
        </w:rPr>
        <w:t>);</w:t>
      </w:r>
    </w:p>
    <w:p w14:paraId="3891D197" w14:textId="77777777" w:rsidR="005D4AB2" w:rsidRPr="00C565E4" w:rsidRDefault="005D4AB2" w:rsidP="005D4AB2">
      <w:pPr>
        <w:autoSpaceDE w:val="0"/>
        <w:autoSpaceDN w:val="0"/>
        <w:adjustRightInd w:val="0"/>
        <w:rPr>
          <w:rFonts w:ascii="Consolas" w:hAnsi="Consolas" w:cs="Consolas"/>
          <w:sz w:val="20"/>
          <w:szCs w:val="20"/>
          <w:rPrChange w:id="1094" w:author="Szabolcs Bene" w:date="2016-06-23T22:30:00Z">
            <w:rPr>
              <w:sz w:val="20"/>
              <w:szCs w:val="20"/>
            </w:rPr>
          </w:rPrChange>
        </w:rPr>
      </w:pPr>
      <w:r w:rsidRPr="00C565E4">
        <w:rPr>
          <w:rFonts w:ascii="Consolas" w:hAnsi="Consolas" w:cs="Consolas"/>
          <w:sz w:val="20"/>
          <w:szCs w:val="20"/>
          <w:rPrChange w:id="1095" w:author="Szabolcs Bene" w:date="2016-06-23T22:30:00Z">
            <w:rPr>
              <w:sz w:val="20"/>
              <w:szCs w:val="20"/>
            </w:rPr>
          </w:rPrChange>
        </w:rPr>
        <w:tab/>
      </w:r>
      <w:r w:rsidRPr="00C565E4">
        <w:rPr>
          <w:rFonts w:ascii="Consolas" w:hAnsi="Consolas" w:cs="Consolas"/>
          <w:sz w:val="20"/>
          <w:szCs w:val="20"/>
          <w:rPrChange w:id="1096" w:author="Szabolcs Bene" w:date="2016-06-23T22:30:00Z">
            <w:rPr>
              <w:sz w:val="20"/>
              <w:szCs w:val="20"/>
            </w:rPr>
          </w:rPrChange>
        </w:rPr>
        <w:tab/>
      </w:r>
      <w:r w:rsidRPr="00C565E4">
        <w:rPr>
          <w:rFonts w:ascii="Consolas" w:hAnsi="Consolas" w:cs="Consolas"/>
          <w:b/>
          <w:bCs/>
          <w:color w:val="7F0055"/>
          <w:sz w:val="20"/>
          <w:szCs w:val="20"/>
          <w:rPrChange w:id="1097" w:author="Szabolcs Bene" w:date="2016-06-23T22:30:00Z">
            <w:rPr>
              <w:b/>
              <w:bCs/>
              <w:color w:val="7F0055"/>
              <w:sz w:val="20"/>
              <w:szCs w:val="20"/>
            </w:rPr>
          </w:rPrChange>
        </w:rPr>
        <w:t xml:space="preserve">foreach </w:t>
      </w:r>
      <w:r w:rsidRPr="00C565E4">
        <w:rPr>
          <w:rFonts w:ascii="Consolas" w:hAnsi="Consolas" w:cs="Consolas"/>
          <w:sz w:val="20"/>
          <w:szCs w:val="20"/>
          <w:rPrChange w:id="1098" w:author="Szabolcs Bene" w:date="2016-06-23T22:30:00Z">
            <w:rPr>
              <w:sz w:val="20"/>
              <w:szCs w:val="20"/>
            </w:rPr>
          </w:rPrChange>
        </w:rPr>
        <w:t xml:space="preserve">($templates </w:t>
      </w:r>
      <w:r w:rsidRPr="00C565E4">
        <w:rPr>
          <w:rFonts w:ascii="Consolas" w:hAnsi="Consolas" w:cs="Consolas"/>
          <w:b/>
          <w:bCs/>
          <w:color w:val="7F0055"/>
          <w:sz w:val="20"/>
          <w:szCs w:val="20"/>
          <w:rPrChange w:id="1099" w:author="Szabolcs Bene" w:date="2016-06-23T22:30:00Z">
            <w:rPr>
              <w:b/>
              <w:bCs/>
              <w:color w:val="7F0055"/>
              <w:sz w:val="20"/>
              <w:szCs w:val="20"/>
            </w:rPr>
          </w:rPrChange>
        </w:rPr>
        <w:t xml:space="preserve">as </w:t>
      </w:r>
      <w:r w:rsidRPr="00C565E4">
        <w:rPr>
          <w:rFonts w:ascii="Consolas" w:hAnsi="Consolas" w:cs="Consolas"/>
          <w:sz w:val="20"/>
          <w:szCs w:val="20"/>
          <w:rPrChange w:id="1100" w:author="Szabolcs Bene" w:date="2016-06-23T22:30:00Z">
            <w:rPr>
              <w:sz w:val="20"/>
              <w:szCs w:val="20"/>
            </w:rPr>
          </w:rPrChange>
        </w:rPr>
        <w:t>$template) {</w:t>
      </w:r>
    </w:p>
    <w:p w14:paraId="4D2266F2" w14:textId="77777777" w:rsidR="005D4AB2" w:rsidRPr="00C565E4" w:rsidRDefault="005D4AB2" w:rsidP="005D4AB2">
      <w:pPr>
        <w:autoSpaceDE w:val="0"/>
        <w:autoSpaceDN w:val="0"/>
        <w:adjustRightInd w:val="0"/>
        <w:rPr>
          <w:rFonts w:ascii="Consolas" w:hAnsi="Consolas" w:cs="Consolas"/>
          <w:sz w:val="20"/>
          <w:szCs w:val="20"/>
          <w:rPrChange w:id="1101" w:author="Szabolcs Bene" w:date="2016-06-23T22:30:00Z">
            <w:rPr>
              <w:sz w:val="20"/>
              <w:szCs w:val="20"/>
            </w:rPr>
          </w:rPrChange>
        </w:rPr>
      </w:pPr>
      <w:r w:rsidRPr="00C565E4">
        <w:rPr>
          <w:rFonts w:ascii="Consolas" w:hAnsi="Consolas" w:cs="Consolas"/>
          <w:sz w:val="20"/>
          <w:szCs w:val="20"/>
          <w:rPrChange w:id="1102" w:author="Szabolcs Bene" w:date="2016-06-23T22:30:00Z">
            <w:rPr>
              <w:sz w:val="20"/>
              <w:szCs w:val="20"/>
            </w:rPr>
          </w:rPrChange>
        </w:rPr>
        <w:tab/>
      </w:r>
      <w:r w:rsidRPr="00C565E4">
        <w:rPr>
          <w:rFonts w:ascii="Consolas" w:hAnsi="Consolas" w:cs="Consolas"/>
          <w:sz w:val="20"/>
          <w:szCs w:val="20"/>
          <w:rPrChange w:id="1103" w:author="Szabolcs Bene" w:date="2016-06-23T22:30:00Z">
            <w:rPr>
              <w:sz w:val="20"/>
              <w:szCs w:val="20"/>
            </w:rPr>
          </w:rPrChange>
        </w:rPr>
        <w:tab/>
      </w:r>
      <w:r w:rsidRPr="00C565E4">
        <w:rPr>
          <w:rFonts w:ascii="Consolas" w:hAnsi="Consolas" w:cs="Consolas"/>
          <w:sz w:val="20"/>
          <w:szCs w:val="20"/>
          <w:rPrChange w:id="1104" w:author="Szabolcs Bene" w:date="2016-06-23T22:30:00Z">
            <w:rPr>
              <w:sz w:val="20"/>
              <w:szCs w:val="20"/>
            </w:rPr>
          </w:rPrChange>
        </w:rPr>
        <w:tab/>
      </w:r>
      <w:r w:rsidRPr="00C565E4">
        <w:rPr>
          <w:rFonts w:ascii="Consolas" w:hAnsi="Consolas" w:cs="Consolas"/>
          <w:b/>
          <w:bCs/>
          <w:color w:val="7F0055"/>
          <w:sz w:val="20"/>
          <w:szCs w:val="20"/>
          <w:rPrChange w:id="1105" w:author="Szabolcs Bene" w:date="2016-06-23T22:30:00Z">
            <w:rPr>
              <w:b/>
              <w:bCs/>
              <w:color w:val="7F0055"/>
              <w:sz w:val="20"/>
              <w:szCs w:val="20"/>
            </w:rPr>
          </w:rPrChange>
        </w:rPr>
        <w:t xml:space="preserve">if </w:t>
      </w:r>
      <w:r w:rsidRPr="00C565E4">
        <w:rPr>
          <w:rFonts w:ascii="Consolas" w:hAnsi="Consolas" w:cs="Consolas"/>
          <w:sz w:val="20"/>
          <w:szCs w:val="20"/>
          <w:rPrChange w:id="1106" w:author="Szabolcs Bene" w:date="2016-06-23T22:30:00Z">
            <w:rPr>
              <w:sz w:val="20"/>
              <w:szCs w:val="20"/>
            </w:rPr>
          </w:rPrChange>
        </w:rPr>
        <w:t>($template == $this-&gt;</w:t>
      </w:r>
      <w:r w:rsidRPr="00C565E4">
        <w:rPr>
          <w:rFonts w:ascii="Consolas" w:hAnsi="Consolas" w:cs="Consolas"/>
          <w:color w:val="0000C0"/>
          <w:sz w:val="20"/>
          <w:szCs w:val="20"/>
          <w:rPrChange w:id="1107" w:author="Szabolcs Bene" w:date="2016-06-23T22:30:00Z">
            <w:rPr>
              <w:color w:val="0000C0"/>
              <w:sz w:val="20"/>
              <w:szCs w:val="20"/>
            </w:rPr>
          </w:rPrChange>
        </w:rPr>
        <w:t>routes</w:t>
      </w:r>
      <w:r w:rsidRPr="00C565E4">
        <w:rPr>
          <w:rFonts w:ascii="Consolas" w:hAnsi="Consolas" w:cs="Consolas"/>
          <w:sz w:val="20"/>
          <w:szCs w:val="20"/>
          <w:rPrChange w:id="1108" w:author="Szabolcs Bene" w:date="2016-06-23T22:30:00Z">
            <w:rPr>
              <w:sz w:val="20"/>
              <w:szCs w:val="20"/>
            </w:rPr>
          </w:rPrChange>
        </w:rPr>
        <w:t>[$this-&gt;</w:t>
      </w:r>
      <w:r w:rsidRPr="00C565E4">
        <w:rPr>
          <w:rFonts w:ascii="Consolas" w:hAnsi="Consolas" w:cs="Consolas"/>
          <w:color w:val="0000C0"/>
          <w:sz w:val="20"/>
          <w:szCs w:val="20"/>
          <w:rPrChange w:id="1109" w:author="Szabolcs Bene" w:date="2016-06-23T22:30:00Z">
            <w:rPr>
              <w:color w:val="0000C0"/>
              <w:sz w:val="20"/>
              <w:szCs w:val="20"/>
            </w:rPr>
          </w:rPrChange>
        </w:rPr>
        <w:t>path</w:t>
      </w:r>
      <w:r w:rsidRPr="00C565E4">
        <w:rPr>
          <w:rFonts w:ascii="Consolas" w:hAnsi="Consolas" w:cs="Consolas"/>
          <w:sz w:val="20"/>
          <w:szCs w:val="20"/>
          <w:rPrChange w:id="1110" w:author="Szabolcs Bene" w:date="2016-06-23T22:30:00Z">
            <w:rPr>
              <w:sz w:val="20"/>
              <w:szCs w:val="20"/>
            </w:rPr>
          </w:rPrChange>
        </w:rPr>
        <w:t>][</w:t>
      </w:r>
      <w:r w:rsidRPr="00C565E4">
        <w:rPr>
          <w:rFonts w:ascii="Consolas" w:hAnsi="Consolas" w:cs="Consolas"/>
          <w:color w:val="0000C0"/>
          <w:sz w:val="20"/>
          <w:szCs w:val="20"/>
          <w:rPrChange w:id="1111" w:author="Szabolcs Bene" w:date="2016-06-23T22:30:00Z">
            <w:rPr>
              <w:color w:val="0000C0"/>
              <w:sz w:val="20"/>
              <w:szCs w:val="20"/>
            </w:rPr>
          </w:rPrChange>
        </w:rPr>
        <w:t>'template'</w:t>
      </w:r>
      <w:r w:rsidRPr="00C565E4">
        <w:rPr>
          <w:rFonts w:ascii="Consolas" w:hAnsi="Consolas" w:cs="Consolas"/>
          <w:sz w:val="20"/>
          <w:szCs w:val="20"/>
          <w:rPrChange w:id="1112" w:author="Szabolcs Bene" w:date="2016-06-23T22:30:00Z">
            <w:rPr>
              <w:sz w:val="20"/>
              <w:szCs w:val="20"/>
            </w:rPr>
          </w:rPrChange>
        </w:rPr>
        <w:t xml:space="preserve">] . </w:t>
      </w:r>
      <w:r w:rsidRPr="00C565E4">
        <w:rPr>
          <w:rFonts w:ascii="Consolas" w:hAnsi="Consolas" w:cs="Consolas"/>
          <w:color w:val="0000C0"/>
          <w:sz w:val="20"/>
          <w:szCs w:val="20"/>
          <w:rPrChange w:id="1113" w:author="Szabolcs Bene" w:date="2016-06-23T22:30:00Z">
            <w:rPr>
              <w:color w:val="0000C0"/>
              <w:sz w:val="20"/>
              <w:szCs w:val="20"/>
            </w:rPr>
          </w:rPrChange>
        </w:rPr>
        <w:t>'.php'</w:t>
      </w:r>
      <w:r w:rsidRPr="00C565E4">
        <w:rPr>
          <w:rFonts w:ascii="Consolas" w:hAnsi="Consolas" w:cs="Consolas"/>
          <w:sz w:val="20"/>
          <w:szCs w:val="20"/>
          <w:rPrChange w:id="1114" w:author="Szabolcs Bene" w:date="2016-06-23T22:30:00Z">
            <w:rPr>
              <w:sz w:val="20"/>
              <w:szCs w:val="20"/>
            </w:rPr>
          </w:rPrChange>
        </w:rPr>
        <w:t>) {</w:t>
      </w:r>
    </w:p>
    <w:p w14:paraId="3BD42AA1" w14:textId="77777777" w:rsidR="005D4AB2" w:rsidRPr="00C565E4" w:rsidRDefault="005D4AB2" w:rsidP="005D4AB2">
      <w:pPr>
        <w:autoSpaceDE w:val="0"/>
        <w:autoSpaceDN w:val="0"/>
        <w:adjustRightInd w:val="0"/>
        <w:ind w:left="1416" w:firstLine="708"/>
        <w:rPr>
          <w:rFonts w:ascii="Consolas" w:hAnsi="Consolas" w:cs="Consolas"/>
          <w:sz w:val="20"/>
          <w:szCs w:val="20"/>
          <w:rPrChange w:id="1115" w:author="Szabolcs Bene" w:date="2016-06-23T22:30:00Z">
            <w:rPr>
              <w:sz w:val="20"/>
              <w:szCs w:val="20"/>
            </w:rPr>
          </w:rPrChange>
        </w:rPr>
      </w:pPr>
      <w:r w:rsidRPr="00C565E4">
        <w:rPr>
          <w:rFonts w:ascii="Consolas" w:hAnsi="Consolas" w:cs="Consolas"/>
          <w:sz w:val="20"/>
          <w:szCs w:val="20"/>
          <w:rPrChange w:id="1116" w:author="Szabolcs Bene" w:date="2016-06-23T22:30:00Z">
            <w:rPr>
              <w:sz w:val="20"/>
              <w:szCs w:val="20"/>
            </w:rPr>
          </w:rPrChange>
        </w:rPr>
        <w:t>$template_name = $this-&gt;</w:t>
      </w:r>
      <w:r w:rsidRPr="00C565E4">
        <w:rPr>
          <w:rFonts w:ascii="Consolas" w:hAnsi="Consolas" w:cs="Consolas"/>
          <w:color w:val="0000C0"/>
          <w:sz w:val="20"/>
          <w:szCs w:val="20"/>
          <w:rPrChange w:id="1117" w:author="Szabolcs Bene" w:date="2016-06-23T22:30:00Z">
            <w:rPr>
              <w:color w:val="0000C0"/>
              <w:sz w:val="20"/>
              <w:szCs w:val="20"/>
            </w:rPr>
          </w:rPrChange>
        </w:rPr>
        <w:t>routes</w:t>
      </w:r>
      <w:r w:rsidRPr="00C565E4">
        <w:rPr>
          <w:rFonts w:ascii="Consolas" w:hAnsi="Consolas" w:cs="Consolas"/>
          <w:sz w:val="20"/>
          <w:szCs w:val="20"/>
          <w:rPrChange w:id="1118" w:author="Szabolcs Bene" w:date="2016-06-23T22:30:00Z">
            <w:rPr>
              <w:sz w:val="20"/>
              <w:szCs w:val="20"/>
            </w:rPr>
          </w:rPrChange>
        </w:rPr>
        <w:t>[$this-&gt;</w:t>
      </w:r>
      <w:r w:rsidRPr="00C565E4">
        <w:rPr>
          <w:rFonts w:ascii="Consolas" w:hAnsi="Consolas" w:cs="Consolas"/>
          <w:color w:val="0000C0"/>
          <w:sz w:val="20"/>
          <w:szCs w:val="20"/>
          <w:rPrChange w:id="1119" w:author="Szabolcs Bene" w:date="2016-06-23T22:30:00Z">
            <w:rPr>
              <w:color w:val="0000C0"/>
              <w:sz w:val="20"/>
              <w:szCs w:val="20"/>
            </w:rPr>
          </w:rPrChange>
        </w:rPr>
        <w:t>path</w:t>
      </w:r>
      <w:r w:rsidRPr="00C565E4">
        <w:rPr>
          <w:rFonts w:ascii="Consolas" w:hAnsi="Consolas" w:cs="Consolas"/>
          <w:sz w:val="20"/>
          <w:szCs w:val="20"/>
          <w:rPrChange w:id="1120" w:author="Szabolcs Bene" w:date="2016-06-23T22:30:00Z">
            <w:rPr>
              <w:sz w:val="20"/>
              <w:szCs w:val="20"/>
            </w:rPr>
          </w:rPrChange>
        </w:rPr>
        <w:t>][</w:t>
      </w:r>
      <w:r w:rsidRPr="00C565E4">
        <w:rPr>
          <w:rFonts w:ascii="Consolas" w:hAnsi="Consolas" w:cs="Consolas"/>
          <w:color w:val="0000C0"/>
          <w:sz w:val="20"/>
          <w:szCs w:val="20"/>
          <w:rPrChange w:id="1121" w:author="Szabolcs Bene" w:date="2016-06-23T22:30:00Z">
            <w:rPr>
              <w:color w:val="0000C0"/>
              <w:sz w:val="20"/>
              <w:szCs w:val="20"/>
            </w:rPr>
          </w:rPrChange>
        </w:rPr>
        <w:t>'template'</w:t>
      </w:r>
      <w:r w:rsidRPr="00C565E4">
        <w:rPr>
          <w:rFonts w:ascii="Consolas" w:hAnsi="Consolas" w:cs="Consolas"/>
          <w:sz w:val="20"/>
          <w:szCs w:val="20"/>
          <w:rPrChange w:id="1122" w:author="Szabolcs Bene" w:date="2016-06-23T22:30:00Z">
            <w:rPr>
              <w:sz w:val="20"/>
              <w:szCs w:val="20"/>
            </w:rPr>
          </w:rPrChange>
        </w:rPr>
        <w:t>];</w:t>
      </w:r>
    </w:p>
    <w:p w14:paraId="55743EB9" w14:textId="77777777" w:rsidR="005D4AB2" w:rsidRPr="00C565E4" w:rsidRDefault="005D4AB2" w:rsidP="005D4AB2">
      <w:pPr>
        <w:autoSpaceDE w:val="0"/>
        <w:autoSpaceDN w:val="0"/>
        <w:adjustRightInd w:val="0"/>
        <w:rPr>
          <w:rFonts w:ascii="Consolas" w:hAnsi="Consolas" w:cs="Consolas"/>
          <w:sz w:val="20"/>
          <w:szCs w:val="20"/>
          <w:rPrChange w:id="1123" w:author="Szabolcs Bene" w:date="2016-06-23T22:30:00Z">
            <w:rPr>
              <w:sz w:val="20"/>
              <w:szCs w:val="20"/>
            </w:rPr>
          </w:rPrChange>
        </w:rPr>
      </w:pPr>
      <w:r w:rsidRPr="00C565E4">
        <w:rPr>
          <w:rFonts w:ascii="Consolas" w:hAnsi="Consolas" w:cs="Consolas"/>
          <w:sz w:val="20"/>
          <w:szCs w:val="20"/>
          <w:rPrChange w:id="1124" w:author="Szabolcs Bene" w:date="2016-06-23T22:30:00Z">
            <w:rPr>
              <w:sz w:val="20"/>
              <w:szCs w:val="20"/>
            </w:rPr>
          </w:rPrChange>
        </w:rPr>
        <w:tab/>
      </w:r>
      <w:r w:rsidRPr="00C565E4">
        <w:rPr>
          <w:rFonts w:ascii="Consolas" w:hAnsi="Consolas" w:cs="Consolas"/>
          <w:sz w:val="20"/>
          <w:szCs w:val="20"/>
          <w:rPrChange w:id="1125" w:author="Szabolcs Bene" w:date="2016-06-23T22:30:00Z">
            <w:rPr>
              <w:sz w:val="20"/>
              <w:szCs w:val="20"/>
            </w:rPr>
          </w:rPrChange>
        </w:rPr>
        <w:tab/>
      </w:r>
      <w:r w:rsidRPr="00C565E4">
        <w:rPr>
          <w:rFonts w:ascii="Consolas" w:hAnsi="Consolas" w:cs="Consolas"/>
          <w:sz w:val="20"/>
          <w:szCs w:val="20"/>
          <w:rPrChange w:id="1126" w:author="Szabolcs Bene" w:date="2016-06-23T22:30:00Z">
            <w:rPr>
              <w:sz w:val="20"/>
              <w:szCs w:val="20"/>
            </w:rPr>
          </w:rPrChange>
        </w:rPr>
        <w:tab/>
        <w:t>$this-&gt;render_page($template_name, $response);</w:t>
      </w:r>
    </w:p>
    <w:p w14:paraId="6797300C" w14:textId="77777777" w:rsidR="005D4AB2" w:rsidRPr="00C565E4" w:rsidRDefault="005D4AB2" w:rsidP="005D4AB2">
      <w:pPr>
        <w:autoSpaceDE w:val="0"/>
        <w:autoSpaceDN w:val="0"/>
        <w:adjustRightInd w:val="0"/>
        <w:rPr>
          <w:rFonts w:ascii="Consolas" w:hAnsi="Consolas" w:cs="Consolas"/>
          <w:sz w:val="20"/>
          <w:szCs w:val="20"/>
          <w:rPrChange w:id="1127" w:author="Szabolcs Bene" w:date="2016-06-23T22:30:00Z">
            <w:rPr>
              <w:sz w:val="20"/>
              <w:szCs w:val="20"/>
            </w:rPr>
          </w:rPrChange>
        </w:rPr>
      </w:pPr>
      <w:r w:rsidRPr="00C565E4">
        <w:rPr>
          <w:rFonts w:ascii="Consolas" w:hAnsi="Consolas" w:cs="Consolas"/>
          <w:sz w:val="20"/>
          <w:szCs w:val="20"/>
          <w:rPrChange w:id="1128" w:author="Szabolcs Bene" w:date="2016-06-23T22:30:00Z">
            <w:rPr>
              <w:sz w:val="20"/>
              <w:szCs w:val="20"/>
            </w:rPr>
          </w:rPrChange>
        </w:rPr>
        <w:tab/>
      </w:r>
      <w:r w:rsidRPr="00C565E4">
        <w:rPr>
          <w:rFonts w:ascii="Consolas" w:hAnsi="Consolas" w:cs="Consolas"/>
          <w:sz w:val="20"/>
          <w:szCs w:val="20"/>
          <w:rPrChange w:id="1129" w:author="Szabolcs Bene" w:date="2016-06-23T22:30:00Z">
            <w:rPr>
              <w:sz w:val="20"/>
              <w:szCs w:val="20"/>
            </w:rPr>
          </w:rPrChange>
        </w:rPr>
        <w:tab/>
      </w:r>
      <w:r w:rsidRPr="00C565E4">
        <w:rPr>
          <w:rFonts w:ascii="Consolas" w:hAnsi="Consolas" w:cs="Consolas"/>
          <w:sz w:val="20"/>
          <w:szCs w:val="20"/>
          <w:rPrChange w:id="1130" w:author="Szabolcs Bene" w:date="2016-06-23T22:30:00Z">
            <w:rPr>
              <w:sz w:val="20"/>
              <w:szCs w:val="20"/>
            </w:rPr>
          </w:rPrChange>
        </w:rPr>
        <w:tab/>
        <w:t>}</w:t>
      </w:r>
    </w:p>
    <w:p w14:paraId="2E1B2B54" w14:textId="77777777" w:rsidR="005D4AB2" w:rsidRPr="00C565E4" w:rsidRDefault="005D4AB2" w:rsidP="005D4AB2">
      <w:pPr>
        <w:autoSpaceDE w:val="0"/>
        <w:autoSpaceDN w:val="0"/>
        <w:adjustRightInd w:val="0"/>
        <w:rPr>
          <w:rFonts w:ascii="Consolas" w:hAnsi="Consolas" w:cs="Consolas"/>
          <w:sz w:val="20"/>
          <w:szCs w:val="20"/>
          <w:rPrChange w:id="1131" w:author="Szabolcs Bene" w:date="2016-06-23T22:30:00Z">
            <w:rPr>
              <w:sz w:val="20"/>
              <w:szCs w:val="20"/>
            </w:rPr>
          </w:rPrChange>
        </w:rPr>
      </w:pPr>
      <w:r w:rsidRPr="00C565E4">
        <w:rPr>
          <w:rFonts w:ascii="Consolas" w:hAnsi="Consolas" w:cs="Consolas"/>
          <w:sz w:val="20"/>
          <w:szCs w:val="20"/>
          <w:rPrChange w:id="1132" w:author="Szabolcs Bene" w:date="2016-06-23T22:30:00Z">
            <w:rPr>
              <w:sz w:val="20"/>
              <w:szCs w:val="20"/>
            </w:rPr>
          </w:rPrChange>
        </w:rPr>
        <w:tab/>
      </w:r>
      <w:r w:rsidRPr="00C565E4">
        <w:rPr>
          <w:rFonts w:ascii="Consolas" w:hAnsi="Consolas" w:cs="Consolas"/>
          <w:sz w:val="20"/>
          <w:szCs w:val="20"/>
          <w:rPrChange w:id="1133" w:author="Szabolcs Bene" w:date="2016-06-23T22:30:00Z">
            <w:rPr>
              <w:sz w:val="20"/>
              <w:szCs w:val="20"/>
            </w:rPr>
          </w:rPrChange>
        </w:rPr>
        <w:tab/>
        <w:t>}</w:t>
      </w:r>
    </w:p>
    <w:p w14:paraId="635A0FBA" w14:textId="77777777" w:rsidR="005D4AB2" w:rsidRPr="00C565E4" w:rsidRDefault="005D4AB2" w:rsidP="005D4AB2">
      <w:pPr>
        <w:autoSpaceDE w:val="0"/>
        <w:autoSpaceDN w:val="0"/>
        <w:adjustRightInd w:val="0"/>
        <w:rPr>
          <w:rFonts w:ascii="Consolas" w:hAnsi="Consolas" w:cs="Consolas"/>
          <w:sz w:val="20"/>
          <w:szCs w:val="20"/>
          <w:rPrChange w:id="1134" w:author="Szabolcs Bene" w:date="2016-06-23T22:30:00Z">
            <w:rPr>
              <w:sz w:val="20"/>
              <w:szCs w:val="20"/>
            </w:rPr>
          </w:rPrChange>
        </w:rPr>
      </w:pPr>
      <w:r w:rsidRPr="00C565E4">
        <w:rPr>
          <w:rFonts w:ascii="Consolas" w:hAnsi="Consolas" w:cs="Consolas"/>
          <w:sz w:val="20"/>
          <w:szCs w:val="20"/>
          <w:rPrChange w:id="1135" w:author="Szabolcs Bene" w:date="2016-06-23T22:30:00Z">
            <w:rPr>
              <w:sz w:val="20"/>
              <w:szCs w:val="20"/>
            </w:rPr>
          </w:rPrChange>
        </w:rPr>
        <w:tab/>
        <w:t>}</w:t>
      </w:r>
    </w:p>
    <w:p w14:paraId="111A4716" w14:textId="77777777" w:rsidR="005D4AB2" w:rsidRPr="00C565E4" w:rsidRDefault="005D4AB2" w:rsidP="005D4AB2">
      <w:pPr>
        <w:autoSpaceDE w:val="0"/>
        <w:autoSpaceDN w:val="0"/>
        <w:adjustRightInd w:val="0"/>
        <w:rPr>
          <w:rFonts w:ascii="Consolas" w:hAnsi="Consolas" w:cs="Consolas"/>
          <w:sz w:val="20"/>
          <w:szCs w:val="20"/>
          <w:rPrChange w:id="1136" w:author="Szabolcs Bene" w:date="2016-06-23T22:30:00Z">
            <w:rPr>
              <w:sz w:val="20"/>
              <w:szCs w:val="20"/>
            </w:rPr>
          </w:rPrChange>
        </w:rPr>
      </w:pPr>
      <w:r w:rsidRPr="00C565E4">
        <w:rPr>
          <w:rFonts w:ascii="Consolas" w:hAnsi="Consolas" w:cs="Consolas"/>
          <w:sz w:val="20"/>
          <w:szCs w:val="20"/>
          <w:rPrChange w:id="1137" w:author="Szabolcs Bene" w:date="2016-06-23T22:30:00Z">
            <w:rPr>
              <w:sz w:val="20"/>
              <w:szCs w:val="20"/>
            </w:rPr>
          </w:rPrChange>
        </w:rPr>
        <w:t>}</w:t>
      </w:r>
      <w:r w:rsidRPr="00C565E4">
        <w:rPr>
          <w:rFonts w:ascii="Consolas" w:hAnsi="Consolas" w:cs="Consolas"/>
          <w:b/>
          <w:bCs/>
          <w:color w:val="7F0055"/>
          <w:sz w:val="20"/>
          <w:szCs w:val="20"/>
          <w:rPrChange w:id="1138" w:author="Szabolcs Bene" w:date="2016-06-23T22:30:00Z">
            <w:rPr>
              <w:b/>
              <w:bCs/>
              <w:color w:val="7F0055"/>
              <w:sz w:val="20"/>
              <w:szCs w:val="20"/>
            </w:rPr>
          </w:rPrChange>
        </w:rPr>
        <w:t xml:space="preserve">else </w:t>
      </w:r>
      <w:r w:rsidRPr="00C565E4">
        <w:rPr>
          <w:rFonts w:ascii="Consolas" w:hAnsi="Consolas" w:cs="Consolas"/>
          <w:sz w:val="20"/>
          <w:szCs w:val="20"/>
          <w:rPrChange w:id="1139" w:author="Szabolcs Bene" w:date="2016-06-23T22:30:00Z">
            <w:rPr>
              <w:sz w:val="20"/>
              <w:szCs w:val="20"/>
            </w:rPr>
          </w:rPrChange>
        </w:rPr>
        <w:t>{</w:t>
      </w:r>
    </w:p>
    <w:p w14:paraId="3825DBC7" w14:textId="77777777" w:rsidR="005D4AB2" w:rsidRPr="00C565E4" w:rsidRDefault="005D4AB2" w:rsidP="005D4AB2">
      <w:pPr>
        <w:autoSpaceDE w:val="0"/>
        <w:autoSpaceDN w:val="0"/>
        <w:adjustRightInd w:val="0"/>
        <w:rPr>
          <w:rFonts w:ascii="Consolas" w:hAnsi="Consolas" w:cs="Consolas"/>
          <w:sz w:val="20"/>
          <w:szCs w:val="20"/>
          <w:rPrChange w:id="1140" w:author="Szabolcs Bene" w:date="2016-06-23T22:30:00Z">
            <w:rPr>
              <w:sz w:val="20"/>
              <w:szCs w:val="20"/>
            </w:rPr>
          </w:rPrChange>
        </w:rPr>
      </w:pPr>
      <w:r w:rsidRPr="00C565E4">
        <w:rPr>
          <w:rFonts w:ascii="Consolas" w:hAnsi="Consolas" w:cs="Consolas"/>
          <w:sz w:val="20"/>
          <w:szCs w:val="20"/>
          <w:rPrChange w:id="1141" w:author="Szabolcs Bene" w:date="2016-06-23T22:30:00Z">
            <w:rPr>
              <w:sz w:val="20"/>
              <w:szCs w:val="20"/>
            </w:rPr>
          </w:rPrChange>
        </w:rPr>
        <w:tab/>
        <w:t>$this-&gt;urlNotFound();</w:t>
      </w:r>
    </w:p>
    <w:p w14:paraId="1F6D3165" w14:textId="77777777" w:rsidR="005D4AB2" w:rsidRPr="00C565E4" w:rsidRDefault="005D4AB2" w:rsidP="005D4AB2">
      <w:pPr>
        <w:autoSpaceDE w:val="0"/>
        <w:autoSpaceDN w:val="0"/>
        <w:adjustRightInd w:val="0"/>
        <w:rPr>
          <w:rFonts w:ascii="Consolas" w:hAnsi="Consolas" w:cs="Consolas"/>
          <w:sz w:val="20"/>
          <w:szCs w:val="20"/>
          <w:rPrChange w:id="1142" w:author="Szabolcs Bene" w:date="2016-06-23T22:30:00Z">
            <w:rPr>
              <w:sz w:val="20"/>
              <w:szCs w:val="20"/>
            </w:rPr>
          </w:rPrChange>
        </w:rPr>
      </w:pPr>
      <w:r w:rsidRPr="00C565E4">
        <w:rPr>
          <w:rFonts w:ascii="Consolas" w:hAnsi="Consolas" w:cs="Consolas"/>
          <w:sz w:val="20"/>
          <w:szCs w:val="20"/>
          <w:rPrChange w:id="1143" w:author="Szabolcs Bene" w:date="2016-06-23T22:30:00Z">
            <w:rPr>
              <w:sz w:val="20"/>
              <w:szCs w:val="20"/>
            </w:rPr>
          </w:rPrChange>
        </w:rPr>
        <w:t>}</w:t>
      </w:r>
    </w:p>
    <w:p w14:paraId="3B0CA9D6" w14:textId="77777777" w:rsidR="005D4AB2" w:rsidRPr="00C565E4" w:rsidRDefault="005D4AB2" w:rsidP="005D4AB2">
      <w:pPr>
        <w:rPr>
          <w:rFonts w:ascii="Consolas" w:hAnsi="Consolas" w:cs="Consolas"/>
          <w:sz w:val="20"/>
          <w:szCs w:val="20"/>
          <w:rPrChange w:id="1144" w:author="Szabolcs Bene" w:date="2016-06-23T22:30:00Z">
            <w:rPr>
              <w:sz w:val="20"/>
              <w:szCs w:val="20"/>
            </w:rPr>
          </w:rPrChange>
        </w:rPr>
      </w:pPr>
      <w:r w:rsidRPr="00C565E4">
        <w:rPr>
          <w:rFonts w:ascii="Consolas" w:hAnsi="Consolas" w:cs="Consolas"/>
          <w:sz w:val="20"/>
          <w:szCs w:val="20"/>
          <w:rPrChange w:id="1145" w:author="Szabolcs Bene" w:date="2016-06-23T22:30:00Z">
            <w:rPr>
              <w:sz w:val="20"/>
              <w:szCs w:val="20"/>
            </w:rPr>
          </w:rPrChange>
        </w:rPr>
        <w:t>}</w:t>
      </w:r>
    </w:p>
    <w:p w14:paraId="6FDC4EC8" w14:textId="77777777" w:rsidR="005D4AB2" w:rsidRDefault="005D4AB2" w:rsidP="005D4AB2">
      <w:pPr>
        <w:autoSpaceDE w:val="0"/>
        <w:autoSpaceDN w:val="0"/>
        <w:adjustRightInd w:val="0"/>
        <w:rPr>
          <w:sz w:val="20"/>
          <w:szCs w:val="20"/>
        </w:rPr>
      </w:pPr>
    </w:p>
    <w:p w14:paraId="71C738E7" w14:textId="77777777"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14:paraId="02DEE5A4" w14:textId="77777777" w:rsidR="00CB40B7" w:rsidRDefault="00CB40B7" w:rsidP="00AA00C9">
      <w:pPr>
        <w:pStyle w:val="Heading3"/>
        <w:numPr>
          <w:ilvl w:val="2"/>
          <w:numId w:val="1"/>
        </w:numPr>
      </w:pPr>
      <w:bookmarkStart w:id="1146" w:name="_Toc454486696"/>
      <w:r>
        <w:lastRenderedPageBreak/>
        <w:t>Componenta de client</w:t>
      </w:r>
      <w:bookmarkEnd w:id="1146"/>
    </w:p>
    <w:p w14:paraId="3C1C7176" w14:textId="77777777" w:rsidR="001C4FB2" w:rsidRDefault="00757055" w:rsidP="001C4FB2">
      <w:pPr>
        <w:keepNext/>
        <w:jc w:val="center"/>
      </w:pPr>
      <w:r>
        <w:rPr>
          <w:noProof/>
        </w:rPr>
        <w:drawing>
          <wp:inline distT="0" distB="0" distL="0" distR="0" wp14:anchorId="45968B55" wp14:editId="3B6C1EA3">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5">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14:paraId="2A398E24" w14:textId="77777777" w:rsidR="00757055" w:rsidRDefault="001C4FB2" w:rsidP="001C4FB2">
      <w:pPr>
        <w:jc w:val="center"/>
      </w:pPr>
      <w:bookmarkStart w:id="1147" w:name="_Toc454484632"/>
      <w:r>
        <w:t>Figura 5.</w:t>
      </w:r>
      <w:r w:rsidR="00E426C6">
        <w:fldChar w:fldCharType="begin"/>
      </w:r>
      <w:r w:rsidR="00E426C6">
        <w:instrText xml:space="preserve"> SEQ Figura_5. \* ARABIC </w:instrText>
      </w:r>
      <w:r w:rsidR="00E426C6">
        <w:fldChar w:fldCharType="separate"/>
      </w:r>
      <w:r w:rsidR="001F3F86">
        <w:rPr>
          <w:noProof/>
        </w:rPr>
        <w:t>9</w:t>
      </w:r>
      <w:r w:rsidR="00E426C6">
        <w:rPr>
          <w:noProof/>
        </w:rPr>
        <w:fldChar w:fldCharType="end"/>
      </w:r>
      <w:r>
        <w:t xml:space="preserve"> Componenta de client</w:t>
      </w:r>
      <w:bookmarkEnd w:id="1147"/>
    </w:p>
    <w:p w14:paraId="7D0ED67D" w14:textId="77777777" w:rsidR="00757055" w:rsidRDefault="00757055" w:rsidP="00757055"/>
    <w:p w14:paraId="3D476A54" w14:textId="77777777"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14:paraId="77C6E829" w14:textId="77777777"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14:paraId="24C57052" w14:textId="77777777"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14:paraId="4572C458" w14:textId="77777777" w:rsidR="00526DB8" w:rsidRDefault="00060B59" w:rsidP="00526DB8">
      <w:pPr>
        <w:keepNext/>
        <w:autoSpaceDE w:val="0"/>
        <w:autoSpaceDN w:val="0"/>
        <w:adjustRightInd w:val="0"/>
      </w:pPr>
      <w:r>
        <w:rPr>
          <w:noProof/>
        </w:rPr>
        <w:drawing>
          <wp:inline distT="0" distB="0" distL="0" distR="0" wp14:anchorId="3DE01620" wp14:editId="58BDAB55">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14:paraId="5EE3338B" w14:textId="77777777" w:rsidR="005D4AB2" w:rsidRPr="00526DB8" w:rsidRDefault="00526DB8" w:rsidP="00526DB8">
      <w:pPr>
        <w:pStyle w:val="Caption"/>
        <w:jc w:val="center"/>
        <w:rPr>
          <w:i w:val="0"/>
          <w:iCs w:val="0"/>
          <w:color w:val="000000"/>
          <w:sz w:val="24"/>
          <w:szCs w:val="24"/>
        </w:rPr>
      </w:pPr>
      <w:bookmarkStart w:id="1148" w:name="_Toc454484633"/>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bookmarkEnd w:id="1148"/>
    </w:p>
    <w:p w14:paraId="4D3D3197" w14:textId="77777777" w:rsidR="00945C2A" w:rsidRDefault="00945C2A" w:rsidP="00945C2A"/>
    <w:p w14:paraId="3FA43C61" w14:textId="77777777"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14:paraId="1AAD3CDE" w14:textId="77777777"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14:paraId="0304CC25" w14:textId="77777777"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14:paraId="6A186375"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butonul </w:t>
      </w:r>
      <w:r w:rsidRPr="00A35228">
        <w:rPr>
          <w:color w:val="auto"/>
        </w:rPr>
        <w:lastRenderedPageBreak/>
        <w:t xml:space="preserve">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14:paraId="44AC6C4D"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14:paraId="25C3ACED" w14:textId="77777777"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14:paraId="5ECDC99A" w14:textId="77777777"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14:paraId="17BBFA0E" w14:textId="77777777" w:rsidR="00EB3C1D" w:rsidRPr="004820F3" w:rsidRDefault="00EB3C1D" w:rsidP="00EB3C1D"/>
    <w:p w14:paraId="2174AE26" w14:textId="77777777" w:rsidR="00EB3C1D" w:rsidRPr="00C565E4" w:rsidRDefault="00EB3C1D" w:rsidP="00EB3C1D">
      <w:pPr>
        <w:autoSpaceDE w:val="0"/>
        <w:autoSpaceDN w:val="0"/>
        <w:adjustRightInd w:val="0"/>
        <w:rPr>
          <w:rFonts w:ascii="Consolas" w:hAnsi="Consolas" w:cs="Consolas"/>
          <w:sz w:val="20"/>
          <w:szCs w:val="20"/>
          <w:rPrChange w:id="1149" w:author="Szabolcs Bene" w:date="2016-06-23T22:30:00Z">
            <w:rPr>
              <w:sz w:val="20"/>
              <w:szCs w:val="20"/>
            </w:rPr>
          </w:rPrChange>
        </w:rPr>
      </w:pPr>
      <w:r w:rsidRPr="00C565E4">
        <w:rPr>
          <w:rFonts w:ascii="Consolas" w:hAnsi="Consolas" w:cs="Consolas"/>
          <w:sz w:val="20"/>
          <w:szCs w:val="20"/>
          <w:rPrChange w:id="1150" w:author="Szabolcs Bene" w:date="2016-06-23T22:30:00Z">
            <w:rPr>
              <w:sz w:val="20"/>
              <w:szCs w:val="20"/>
            </w:rPr>
          </w:rPrChange>
        </w:rPr>
        <w:t xml:space="preserve">window.fbAsyncInit = </w:t>
      </w:r>
      <w:r w:rsidRPr="00C565E4">
        <w:rPr>
          <w:rFonts w:ascii="Consolas" w:hAnsi="Consolas" w:cs="Consolas"/>
          <w:b/>
          <w:bCs/>
          <w:color w:val="7F0055"/>
          <w:sz w:val="20"/>
          <w:szCs w:val="20"/>
          <w:rPrChange w:id="1151" w:author="Szabolcs Bene" w:date="2016-06-23T22:30:00Z">
            <w:rPr>
              <w:b/>
              <w:bCs/>
              <w:color w:val="7F0055"/>
              <w:sz w:val="20"/>
              <w:szCs w:val="20"/>
            </w:rPr>
          </w:rPrChange>
        </w:rPr>
        <w:t>function</w:t>
      </w:r>
      <w:r w:rsidRPr="00C565E4">
        <w:rPr>
          <w:rFonts w:ascii="Consolas" w:hAnsi="Consolas" w:cs="Consolas"/>
          <w:sz w:val="20"/>
          <w:szCs w:val="20"/>
          <w:rPrChange w:id="1152" w:author="Szabolcs Bene" w:date="2016-06-23T22:30:00Z">
            <w:rPr>
              <w:sz w:val="20"/>
              <w:szCs w:val="20"/>
            </w:rPr>
          </w:rPrChange>
        </w:rPr>
        <w:t>() {</w:t>
      </w:r>
    </w:p>
    <w:p w14:paraId="1449B116" w14:textId="77777777" w:rsidR="00EB3C1D" w:rsidRPr="00C565E4" w:rsidRDefault="00EB3C1D" w:rsidP="00EB3C1D">
      <w:pPr>
        <w:autoSpaceDE w:val="0"/>
        <w:autoSpaceDN w:val="0"/>
        <w:adjustRightInd w:val="0"/>
        <w:rPr>
          <w:rFonts w:ascii="Consolas" w:hAnsi="Consolas" w:cs="Consolas"/>
          <w:sz w:val="20"/>
          <w:szCs w:val="20"/>
          <w:rPrChange w:id="1153" w:author="Szabolcs Bene" w:date="2016-06-23T22:30:00Z">
            <w:rPr>
              <w:sz w:val="20"/>
              <w:szCs w:val="20"/>
            </w:rPr>
          </w:rPrChange>
        </w:rPr>
      </w:pPr>
      <w:r w:rsidRPr="00C565E4">
        <w:rPr>
          <w:rFonts w:ascii="Consolas" w:hAnsi="Consolas" w:cs="Consolas"/>
          <w:sz w:val="20"/>
          <w:szCs w:val="20"/>
          <w:rPrChange w:id="1154" w:author="Szabolcs Bene" w:date="2016-06-23T22:30:00Z">
            <w:rPr>
              <w:sz w:val="20"/>
              <w:szCs w:val="20"/>
            </w:rPr>
          </w:rPrChange>
        </w:rPr>
        <w:t xml:space="preserve">    FB.init({</w:t>
      </w:r>
    </w:p>
    <w:p w14:paraId="6A1B6531" w14:textId="77777777" w:rsidR="00EB3C1D" w:rsidRPr="00C565E4" w:rsidRDefault="00EB3C1D" w:rsidP="00EB3C1D">
      <w:pPr>
        <w:autoSpaceDE w:val="0"/>
        <w:autoSpaceDN w:val="0"/>
        <w:adjustRightInd w:val="0"/>
        <w:rPr>
          <w:rFonts w:ascii="Consolas" w:hAnsi="Consolas" w:cs="Consolas"/>
          <w:sz w:val="20"/>
          <w:szCs w:val="20"/>
          <w:rPrChange w:id="1155" w:author="Szabolcs Bene" w:date="2016-06-23T22:30:00Z">
            <w:rPr>
              <w:sz w:val="20"/>
              <w:szCs w:val="20"/>
            </w:rPr>
          </w:rPrChange>
        </w:rPr>
      </w:pPr>
      <w:r w:rsidRPr="00C565E4">
        <w:rPr>
          <w:rFonts w:ascii="Consolas" w:hAnsi="Consolas" w:cs="Consolas"/>
          <w:sz w:val="20"/>
          <w:szCs w:val="20"/>
          <w:rPrChange w:id="1156" w:author="Szabolcs Bene" w:date="2016-06-23T22:30:00Z">
            <w:rPr>
              <w:sz w:val="20"/>
              <w:szCs w:val="20"/>
            </w:rPr>
          </w:rPrChange>
        </w:rPr>
        <w:t xml:space="preserve">      appId      : </w:t>
      </w:r>
      <w:r w:rsidRPr="00C565E4">
        <w:rPr>
          <w:rFonts w:ascii="Consolas" w:hAnsi="Consolas" w:cs="Consolas"/>
          <w:color w:val="2A00FF"/>
          <w:sz w:val="20"/>
          <w:szCs w:val="20"/>
          <w:rPrChange w:id="1157" w:author="Szabolcs Bene" w:date="2016-06-23T22:30:00Z">
            <w:rPr>
              <w:color w:val="2A00FF"/>
              <w:sz w:val="20"/>
              <w:szCs w:val="20"/>
            </w:rPr>
          </w:rPrChange>
        </w:rPr>
        <w:t>'1740563549524938'</w:t>
      </w:r>
      <w:r w:rsidRPr="00C565E4">
        <w:rPr>
          <w:rFonts w:ascii="Consolas" w:hAnsi="Consolas" w:cs="Consolas"/>
          <w:sz w:val="20"/>
          <w:szCs w:val="20"/>
          <w:rPrChange w:id="1158" w:author="Szabolcs Bene" w:date="2016-06-23T22:30:00Z">
            <w:rPr>
              <w:sz w:val="20"/>
              <w:szCs w:val="20"/>
            </w:rPr>
          </w:rPrChange>
        </w:rPr>
        <w:t>,</w:t>
      </w:r>
    </w:p>
    <w:p w14:paraId="3805FE97" w14:textId="77777777" w:rsidR="00EB3C1D" w:rsidRPr="00C565E4" w:rsidRDefault="00EB3C1D" w:rsidP="00EB3C1D">
      <w:pPr>
        <w:autoSpaceDE w:val="0"/>
        <w:autoSpaceDN w:val="0"/>
        <w:adjustRightInd w:val="0"/>
        <w:rPr>
          <w:rFonts w:ascii="Consolas" w:hAnsi="Consolas" w:cs="Consolas"/>
          <w:sz w:val="20"/>
          <w:szCs w:val="20"/>
          <w:rPrChange w:id="1159" w:author="Szabolcs Bene" w:date="2016-06-23T22:30:00Z">
            <w:rPr>
              <w:sz w:val="20"/>
              <w:szCs w:val="20"/>
            </w:rPr>
          </w:rPrChange>
        </w:rPr>
      </w:pPr>
      <w:r w:rsidRPr="00C565E4">
        <w:rPr>
          <w:rFonts w:ascii="Consolas" w:hAnsi="Consolas" w:cs="Consolas"/>
          <w:sz w:val="20"/>
          <w:szCs w:val="20"/>
          <w:rPrChange w:id="1160" w:author="Szabolcs Bene" w:date="2016-06-23T22:30:00Z">
            <w:rPr>
              <w:sz w:val="20"/>
              <w:szCs w:val="20"/>
            </w:rPr>
          </w:rPrChange>
        </w:rPr>
        <w:t xml:space="preserve">      xfbml      : </w:t>
      </w:r>
      <w:r w:rsidRPr="00C565E4">
        <w:rPr>
          <w:rFonts w:ascii="Consolas" w:hAnsi="Consolas" w:cs="Consolas"/>
          <w:b/>
          <w:bCs/>
          <w:color w:val="7F0055"/>
          <w:sz w:val="20"/>
          <w:szCs w:val="20"/>
          <w:rPrChange w:id="1161" w:author="Szabolcs Bene" w:date="2016-06-23T22:30:00Z">
            <w:rPr>
              <w:b/>
              <w:bCs/>
              <w:color w:val="7F0055"/>
              <w:sz w:val="20"/>
              <w:szCs w:val="20"/>
            </w:rPr>
          </w:rPrChange>
        </w:rPr>
        <w:t>true</w:t>
      </w:r>
      <w:r w:rsidRPr="00C565E4">
        <w:rPr>
          <w:rFonts w:ascii="Consolas" w:hAnsi="Consolas" w:cs="Consolas"/>
          <w:sz w:val="20"/>
          <w:szCs w:val="20"/>
          <w:rPrChange w:id="1162" w:author="Szabolcs Bene" w:date="2016-06-23T22:30:00Z">
            <w:rPr>
              <w:sz w:val="20"/>
              <w:szCs w:val="20"/>
            </w:rPr>
          </w:rPrChange>
        </w:rPr>
        <w:t>,</w:t>
      </w:r>
    </w:p>
    <w:p w14:paraId="5904AF03" w14:textId="77777777" w:rsidR="00EB3C1D" w:rsidRPr="00C565E4" w:rsidRDefault="00EB3C1D" w:rsidP="00EB3C1D">
      <w:pPr>
        <w:autoSpaceDE w:val="0"/>
        <w:autoSpaceDN w:val="0"/>
        <w:adjustRightInd w:val="0"/>
        <w:rPr>
          <w:rFonts w:ascii="Consolas" w:hAnsi="Consolas" w:cs="Consolas"/>
          <w:sz w:val="20"/>
          <w:szCs w:val="20"/>
          <w:rPrChange w:id="1163" w:author="Szabolcs Bene" w:date="2016-06-23T22:30:00Z">
            <w:rPr>
              <w:sz w:val="20"/>
              <w:szCs w:val="20"/>
            </w:rPr>
          </w:rPrChange>
        </w:rPr>
      </w:pPr>
      <w:r w:rsidRPr="00C565E4">
        <w:rPr>
          <w:rFonts w:ascii="Consolas" w:hAnsi="Consolas" w:cs="Consolas"/>
          <w:sz w:val="20"/>
          <w:szCs w:val="20"/>
          <w:rPrChange w:id="1164" w:author="Szabolcs Bene" w:date="2016-06-23T22:30:00Z">
            <w:rPr>
              <w:sz w:val="20"/>
              <w:szCs w:val="20"/>
            </w:rPr>
          </w:rPrChange>
        </w:rPr>
        <w:t xml:space="preserve">      status : </w:t>
      </w:r>
      <w:r w:rsidRPr="00C565E4">
        <w:rPr>
          <w:rFonts w:ascii="Consolas" w:hAnsi="Consolas" w:cs="Consolas"/>
          <w:b/>
          <w:bCs/>
          <w:color w:val="7F0055"/>
          <w:sz w:val="20"/>
          <w:szCs w:val="20"/>
          <w:rPrChange w:id="1165" w:author="Szabolcs Bene" w:date="2016-06-23T22:30:00Z">
            <w:rPr>
              <w:b/>
              <w:bCs/>
              <w:color w:val="7F0055"/>
              <w:sz w:val="20"/>
              <w:szCs w:val="20"/>
            </w:rPr>
          </w:rPrChange>
        </w:rPr>
        <w:t>true</w:t>
      </w:r>
      <w:r w:rsidRPr="00C565E4">
        <w:rPr>
          <w:rFonts w:ascii="Consolas" w:hAnsi="Consolas" w:cs="Consolas"/>
          <w:sz w:val="20"/>
          <w:szCs w:val="20"/>
          <w:rPrChange w:id="1166" w:author="Szabolcs Bene" w:date="2016-06-23T22:30:00Z">
            <w:rPr>
              <w:sz w:val="20"/>
              <w:szCs w:val="20"/>
            </w:rPr>
          </w:rPrChange>
        </w:rPr>
        <w:t xml:space="preserve">, </w:t>
      </w:r>
    </w:p>
    <w:p w14:paraId="23BADCDC" w14:textId="77777777" w:rsidR="00EB3C1D" w:rsidRPr="00C565E4" w:rsidRDefault="00EB3C1D" w:rsidP="00EB3C1D">
      <w:pPr>
        <w:autoSpaceDE w:val="0"/>
        <w:autoSpaceDN w:val="0"/>
        <w:adjustRightInd w:val="0"/>
        <w:rPr>
          <w:rFonts w:ascii="Consolas" w:hAnsi="Consolas" w:cs="Consolas"/>
          <w:sz w:val="20"/>
          <w:szCs w:val="20"/>
          <w:rPrChange w:id="1167" w:author="Szabolcs Bene" w:date="2016-06-23T22:30:00Z">
            <w:rPr>
              <w:sz w:val="20"/>
              <w:szCs w:val="20"/>
            </w:rPr>
          </w:rPrChange>
        </w:rPr>
      </w:pPr>
      <w:r w:rsidRPr="00C565E4">
        <w:rPr>
          <w:rFonts w:ascii="Consolas" w:hAnsi="Consolas" w:cs="Consolas"/>
          <w:sz w:val="20"/>
          <w:szCs w:val="20"/>
          <w:rPrChange w:id="1168" w:author="Szabolcs Bene" w:date="2016-06-23T22:30:00Z">
            <w:rPr>
              <w:sz w:val="20"/>
              <w:szCs w:val="20"/>
            </w:rPr>
          </w:rPrChange>
        </w:rPr>
        <w:t xml:space="preserve">      cookie : </w:t>
      </w:r>
      <w:r w:rsidRPr="00C565E4">
        <w:rPr>
          <w:rFonts w:ascii="Consolas" w:hAnsi="Consolas" w:cs="Consolas"/>
          <w:b/>
          <w:bCs/>
          <w:color w:val="7F0055"/>
          <w:sz w:val="20"/>
          <w:szCs w:val="20"/>
          <w:rPrChange w:id="1169" w:author="Szabolcs Bene" w:date="2016-06-23T22:30:00Z">
            <w:rPr>
              <w:b/>
              <w:bCs/>
              <w:color w:val="7F0055"/>
              <w:sz w:val="20"/>
              <w:szCs w:val="20"/>
            </w:rPr>
          </w:rPrChange>
        </w:rPr>
        <w:t>true</w:t>
      </w:r>
      <w:r w:rsidRPr="00C565E4">
        <w:rPr>
          <w:rFonts w:ascii="Consolas" w:hAnsi="Consolas" w:cs="Consolas"/>
          <w:sz w:val="20"/>
          <w:szCs w:val="20"/>
          <w:rPrChange w:id="1170" w:author="Szabolcs Bene" w:date="2016-06-23T22:30:00Z">
            <w:rPr>
              <w:sz w:val="20"/>
              <w:szCs w:val="20"/>
            </w:rPr>
          </w:rPrChange>
        </w:rPr>
        <w:t xml:space="preserve">, </w:t>
      </w:r>
    </w:p>
    <w:p w14:paraId="52B7A46F" w14:textId="77777777" w:rsidR="00EB3C1D" w:rsidRPr="00C565E4" w:rsidRDefault="00EB3C1D" w:rsidP="00EB3C1D">
      <w:pPr>
        <w:autoSpaceDE w:val="0"/>
        <w:autoSpaceDN w:val="0"/>
        <w:adjustRightInd w:val="0"/>
        <w:rPr>
          <w:rFonts w:ascii="Consolas" w:hAnsi="Consolas" w:cs="Consolas"/>
          <w:sz w:val="20"/>
          <w:szCs w:val="20"/>
          <w:rPrChange w:id="1171" w:author="Szabolcs Bene" w:date="2016-06-23T22:30:00Z">
            <w:rPr>
              <w:sz w:val="20"/>
              <w:szCs w:val="20"/>
            </w:rPr>
          </w:rPrChange>
        </w:rPr>
      </w:pPr>
      <w:r w:rsidRPr="00C565E4">
        <w:rPr>
          <w:rFonts w:ascii="Consolas" w:hAnsi="Consolas" w:cs="Consolas"/>
          <w:sz w:val="20"/>
          <w:szCs w:val="20"/>
          <w:rPrChange w:id="1172" w:author="Szabolcs Bene" w:date="2016-06-23T22:30:00Z">
            <w:rPr>
              <w:sz w:val="20"/>
              <w:szCs w:val="20"/>
            </w:rPr>
          </w:rPrChange>
        </w:rPr>
        <w:t xml:space="preserve">      version    : </w:t>
      </w:r>
      <w:r w:rsidRPr="00C565E4">
        <w:rPr>
          <w:rFonts w:ascii="Consolas" w:hAnsi="Consolas" w:cs="Consolas"/>
          <w:color w:val="2A00FF"/>
          <w:sz w:val="20"/>
          <w:szCs w:val="20"/>
          <w:rPrChange w:id="1173" w:author="Szabolcs Bene" w:date="2016-06-23T22:30:00Z">
            <w:rPr>
              <w:color w:val="2A00FF"/>
              <w:sz w:val="20"/>
              <w:szCs w:val="20"/>
            </w:rPr>
          </w:rPrChange>
        </w:rPr>
        <w:t>'v2.6'</w:t>
      </w:r>
      <w:r w:rsidRPr="00C565E4">
        <w:rPr>
          <w:rFonts w:ascii="Consolas" w:hAnsi="Consolas" w:cs="Consolas"/>
          <w:sz w:val="20"/>
          <w:szCs w:val="20"/>
          <w:rPrChange w:id="1174" w:author="Szabolcs Bene" w:date="2016-06-23T22:30:00Z">
            <w:rPr>
              <w:sz w:val="20"/>
              <w:szCs w:val="20"/>
            </w:rPr>
          </w:rPrChange>
        </w:rPr>
        <w:t>,</w:t>
      </w:r>
    </w:p>
    <w:p w14:paraId="6A2C1F39" w14:textId="77777777" w:rsidR="00EB3C1D" w:rsidRPr="00C565E4" w:rsidRDefault="00EB3C1D" w:rsidP="00EB3C1D">
      <w:pPr>
        <w:autoSpaceDE w:val="0"/>
        <w:autoSpaceDN w:val="0"/>
        <w:adjustRightInd w:val="0"/>
        <w:rPr>
          <w:rFonts w:ascii="Consolas" w:hAnsi="Consolas" w:cs="Consolas"/>
          <w:sz w:val="20"/>
          <w:szCs w:val="20"/>
          <w:rPrChange w:id="1175" w:author="Szabolcs Bene" w:date="2016-06-23T22:30:00Z">
            <w:rPr>
              <w:sz w:val="20"/>
              <w:szCs w:val="20"/>
            </w:rPr>
          </w:rPrChange>
        </w:rPr>
      </w:pPr>
      <w:r w:rsidRPr="00C565E4">
        <w:rPr>
          <w:rFonts w:ascii="Consolas" w:hAnsi="Consolas" w:cs="Consolas"/>
          <w:sz w:val="20"/>
          <w:szCs w:val="20"/>
          <w:rPrChange w:id="1176" w:author="Szabolcs Bene" w:date="2016-06-23T22:30:00Z">
            <w:rPr>
              <w:sz w:val="20"/>
              <w:szCs w:val="20"/>
            </w:rPr>
          </w:rPrChange>
        </w:rPr>
        <w:t xml:space="preserve">    });</w:t>
      </w:r>
    </w:p>
    <w:p w14:paraId="39B6B2F0" w14:textId="77777777" w:rsidR="00EB3C1D" w:rsidRPr="00C565E4" w:rsidRDefault="00EB3C1D" w:rsidP="00EB3C1D">
      <w:pPr>
        <w:autoSpaceDE w:val="0"/>
        <w:autoSpaceDN w:val="0"/>
        <w:adjustRightInd w:val="0"/>
        <w:rPr>
          <w:rFonts w:ascii="Consolas" w:hAnsi="Consolas" w:cs="Consolas"/>
          <w:sz w:val="20"/>
          <w:szCs w:val="20"/>
          <w:rPrChange w:id="1177" w:author="Szabolcs Bene" w:date="2016-06-23T22:30:00Z">
            <w:rPr>
              <w:sz w:val="20"/>
              <w:szCs w:val="20"/>
            </w:rPr>
          </w:rPrChange>
        </w:rPr>
      </w:pPr>
      <w:r w:rsidRPr="00C565E4">
        <w:rPr>
          <w:rFonts w:ascii="Consolas" w:hAnsi="Consolas" w:cs="Consolas"/>
          <w:sz w:val="20"/>
          <w:szCs w:val="20"/>
          <w:rPrChange w:id="1178" w:author="Szabolcs Bene" w:date="2016-06-23T22:30:00Z">
            <w:rPr>
              <w:sz w:val="20"/>
              <w:szCs w:val="20"/>
            </w:rPr>
          </w:rPrChange>
        </w:rPr>
        <w:t xml:space="preserve">  };</w:t>
      </w:r>
    </w:p>
    <w:p w14:paraId="30FB63E0" w14:textId="77777777" w:rsidR="00EB3C1D" w:rsidRPr="00C565E4" w:rsidRDefault="00EB3C1D" w:rsidP="00EB3C1D">
      <w:pPr>
        <w:autoSpaceDE w:val="0"/>
        <w:autoSpaceDN w:val="0"/>
        <w:adjustRightInd w:val="0"/>
        <w:rPr>
          <w:rFonts w:ascii="Consolas" w:hAnsi="Consolas" w:cs="Consolas"/>
          <w:sz w:val="20"/>
          <w:szCs w:val="20"/>
          <w:rPrChange w:id="1179" w:author="Szabolcs Bene" w:date="2016-06-23T22:30:00Z">
            <w:rPr>
              <w:sz w:val="20"/>
              <w:szCs w:val="20"/>
            </w:rPr>
          </w:rPrChange>
        </w:rPr>
      </w:pPr>
    </w:p>
    <w:p w14:paraId="3733552D" w14:textId="77777777" w:rsidR="00EB3C1D" w:rsidRPr="00C565E4" w:rsidRDefault="00EB3C1D" w:rsidP="00EB3C1D">
      <w:pPr>
        <w:autoSpaceDE w:val="0"/>
        <w:autoSpaceDN w:val="0"/>
        <w:adjustRightInd w:val="0"/>
        <w:rPr>
          <w:rFonts w:ascii="Consolas" w:hAnsi="Consolas" w:cs="Consolas"/>
          <w:sz w:val="20"/>
          <w:szCs w:val="20"/>
          <w:rPrChange w:id="1180" w:author="Szabolcs Bene" w:date="2016-06-23T22:30:00Z">
            <w:rPr>
              <w:sz w:val="20"/>
              <w:szCs w:val="20"/>
            </w:rPr>
          </w:rPrChange>
        </w:rPr>
      </w:pPr>
      <w:r w:rsidRPr="00C565E4">
        <w:rPr>
          <w:rFonts w:ascii="Consolas" w:hAnsi="Consolas" w:cs="Consolas"/>
          <w:sz w:val="20"/>
          <w:szCs w:val="20"/>
          <w:rPrChange w:id="1181" w:author="Szabolcs Bene" w:date="2016-06-23T22:30:00Z">
            <w:rPr>
              <w:sz w:val="20"/>
              <w:szCs w:val="20"/>
            </w:rPr>
          </w:rPrChange>
        </w:rPr>
        <w:t xml:space="preserve">  (</w:t>
      </w:r>
      <w:r w:rsidRPr="00C565E4">
        <w:rPr>
          <w:rFonts w:ascii="Consolas" w:hAnsi="Consolas" w:cs="Consolas"/>
          <w:b/>
          <w:bCs/>
          <w:color w:val="7F0055"/>
          <w:sz w:val="20"/>
          <w:szCs w:val="20"/>
          <w:rPrChange w:id="1182" w:author="Szabolcs Bene" w:date="2016-06-23T22:30:00Z">
            <w:rPr>
              <w:b/>
              <w:bCs/>
              <w:color w:val="7F0055"/>
              <w:sz w:val="20"/>
              <w:szCs w:val="20"/>
            </w:rPr>
          </w:rPrChange>
        </w:rPr>
        <w:t>function</w:t>
      </w:r>
      <w:r w:rsidRPr="00C565E4">
        <w:rPr>
          <w:rFonts w:ascii="Consolas" w:hAnsi="Consolas" w:cs="Consolas"/>
          <w:sz w:val="20"/>
          <w:szCs w:val="20"/>
          <w:rPrChange w:id="1183" w:author="Szabolcs Bene" w:date="2016-06-23T22:30:00Z">
            <w:rPr>
              <w:sz w:val="20"/>
              <w:szCs w:val="20"/>
            </w:rPr>
          </w:rPrChange>
        </w:rPr>
        <w:t>(d, s, id){</w:t>
      </w:r>
    </w:p>
    <w:p w14:paraId="47578028" w14:textId="77777777" w:rsidR="00EB3C1D" w:rsidRPr="00C565E4" w:rsidRDefault="00EB3C1D" w:rsidP="00EB3C1D">
      <w:pPr>
        <w:autoSpaceDE w:val="0"/>
        <w:autoSpaceDN w:val="0"/>
        <w:adjustRightInd w:val="0"/>
        <w:rPr>
          <w:rFonts w:ascii="Consolas" w:hAnsi="Consolas" w:cs="Consolas"/>
          <w:sz w:val="20"/>
          <w:szCs w:val="20"/>
          <w:rPrChange w:id="1184" w:author="Szabolcs Bene" w:date="2016-06-23T22:30:00Z">
            <w:rPr>
              <w:sz w:val="20"/>
              <w:szCs w:val="20"/>
            </w:rPr>
          </w:rPrChange>
        </w:rPr>
      </w:pPr>
      <w:r w:rsidRPr="00C565E4">
        <w:rPr>
          <w:rFonts w:ascii="Consolas" w:hAnsi="Consolas" w:cs="Consolas"/>
          <w:sz w:val="20"/>
          <w:szCs w:val="20"/>
          <w:rPrChange w:id="1185" w:author="Szabolcs Bene" w:date="2016-06-23T22:30:00Z">
            <w:rPr>
              <w:sz w:val="20"/>
              <w:szCs w:val="20"/>
            </w:rPr>
          </w:rPrChange>
        </w:rPr>
        <w:t xml:space="preserve">     </w:t>
      </w:r>
      <w:r w:rsidRPr="00C565E4">
        <w:rPr>
          <w:rFonts w:ascii="Consolas" w:hAnsi="Consolas" w:cs="Consolas"/>
          <w:b/>
          <w:bCs/>
          <w:color w:val="7F0055"/>
          <w:sz w:val="20"/>
          <w:szCs w:val="20"/>
          <w:rPrChange w:id="1186" w:author="Szabolcs Bene" w:date="2016-06-23T22:30:00Z">
            <w:rPr>
              <w:b/>
              <w:bCs/>
              <w:color w:val="7F0055"/>
              <w:sz w:val="20"/>
              <w:szCs w:val="20"/>
            </w:rPr>
          </w:rPrChange>
        </w:rPr>
        <w:t>var</w:t>
      </w:r>
      <w:r w:rsidRPr="00C565E4">
        <w:rPr>
          <w:rFonts w:ascii="Consolas" w:hAnsi="Consolas" w:cs="Consolas"/>
          <w:sz w:val="20"/>
          <w:szCs w:val="20"/>
          <w:rPrChange w:id="1187" w:author="Szabolcs Bene" w:date="2016-06-23T22:30:00Z">
            <w:rPr>
              <w:sz w:val="20"/>
              <w:szCs w:val="20"/>
            </w:rPr>
          </w:rPrChange>
        </w:rPr>
        <w:t xml:space="preserve"> js, fjs = d.getElementsByTagName(s)[0];</w:t>
      </w:r>
    </w:p>
    <w:p w14:paraId="02DC4C16" w14:textId="77777777" w:rsidR="00EB3C1D" w:rsidRPr="00C565E4" w:rsidRDefault="00EB3C1D" w:rsidP="00EB3C1D">
      <w:pPr>
        <w:autoSpaceDE w:val="0"/>
        <w:autoSpaceDN w:val="0"/>
        <w:adjustRightInd w:val="0"/>
        <w:rPr>
          <w:rFonts w:ascii="Consolas" w:hAnsi="Consolas" w:cs="Consolas"/>
          <w:sz w:val="20"/>
          <w:szCs w:val="20"/>
          <w:rPrChange w:id="1188" w:author="Szabolcs Bene" w:date="2016-06-23T22:30:00Z">
            <w:rPr>
              <w:sz w:val="20"/>
              <w:szCs w:val="20"/>
            </w:rPr>
          </w:rPrChange>
        </w:rPr>
      </w:pPr>
      <w:r w:rsidRPr="00C565E4">
        <w:rPr>
          <w:rFonts w:ascii="Consolas" w:hAnsi="Consolas" w:cs="Consolas"/>
          <w:sz w:val="20"/>
          <w:szCs w:val="20"/>
          <w:rPrChange w:id="1189" w:author="Szabolcs Bene" w:date="2016-06-23T22:30:00Z">
            <w:rPr>
              <w:sz w:val="20"/>
              <w:szCs w:val="20"/>
            </w:rPr>
          </w:rPrChange>
        </w:rPr>
        <w:t xml:space="preserve">     </w:t>
      </w:r>
      <w:r w:rsidRPr="00C565E4">
        <w:rPr>
          <w:rFonts w:ascii="Consolas" w:hAnsi="Consolas" w:cs="Consolas"/>
          <w:b/>
          <w:bCs/>
          <w:color w:val="7F0055"/>
          <w:sz w:val="20"/>
          <w:szCs w:val="20"/>
          <w:rPrChange w:id="1190" w:author="Szabolcs Bene" w:date="2016-06-23T22:30:00Z">
            <w:rPr>
              <w:b/>
              <w:bCs/>
              <w:color w:val="7F0055"/>
              <w:sz w:val="20"/>
              <w:szCs w:val="20"/>
            </w:rPr>
          </w:rPrChange>
        </w:rPr>
        <w:t>if</w:t>
      </w:r>
      <w:r w:rsidRPr="00C565E4">
        <w:rPr>
          <w:rFonts w:ascii="Consolas" w:hAnsi="Consolas" w:cs="Consolas"/>
          <w:sz w:val="20"/>
          <w:szCs w:val="20"/>
          <w:rPrChange w:id="1191" w:author="Szabolcs Bene" w:date="2016-06-23T22:30:00Z">
            <w:rPr>
              <w:sz w:val="20"/>
              <w:szCs w:val="20"/>
            </w:rPr>
          </w:rPrChange>
        </w:rPr>
        <w:t xml:space="preserve"> (d.getElementById(id)) {</w:t>
      </w:r>
      <w:r w:rsidRPr="00C565E4">
        <w:rPr>
          <w:rFonts w:ascii="Consolas" w:hAnsi="Consolas" w:cs="Consolas"/>
          <w:b/>
          <w:bCs/>
          <w:color w:val="7F0055"/>
          <w:sz w:val="20"/>
          <w:szCs w:val="20"/>
          <w:rPrChange w:id="1192" w:author="Szabolcs Bene" w:date="2016-06-23T22:30:00Z">
            <w:rPr>
              <w:b/>
              <w:bCs/>
              <w:color w:val="7F0055"/>
              <w:sz w:val="20"/>
              <w:szCs w:val="20"/>
            </w:rPr>
          </w:rPrChange>
        </w:rPr>
        <w:t>return</w:t>
      </w:r>
      <w:r w:rsidRPr="00C565E4">
        <w:rPr>
          <w:rFonts w:ascii="Consolas" w:hAnsi="Consolas" w:cs="Consolas"/>
          <w:sz w:val="20"/>
          <w:szCs w:val="20"/>
          <w:rPrChange w:id="1193" w:author="Szabolcs Bene" w:date="2016-06-23T22:30:00Z">
            <w:rPr>
              <w:sz w:val="20"/>
              <w:szCs w:val="20"/>
            </w:rPr>
          </w:rPrChange>
        </w:rPr>
        <w:t>;}</w:t>
      </w:r>
    </w:p>
    <w:p w14:paraId="585F9B64" w14:textId="77777777" w:rsidR="00EB3C1D" w:rsidRPr="00C565E4" w:rsidRDefault="00EB3C1D" w:rsidP="00EB3C1D">
      <w:pPr>
        <w:autoSpaceDE w:val="0"/>
        <w:autoSpaceDN w:val="0"/>
        <w:adjustRightInd w:val="0"/>
        <w:rPr>
          <w:rFonts w:ascii="Consolas" w:hAnsi="Consolas" w:cs="Consolas"/>
          <w:sz w:val="20"/>
          <w:szCs w:val="20"/>
          <w:rPrChange w:id="1194" w:author="Szabolcs Bene" w:date="2016-06-23T22:30:00Z">
            <w:rPr>
              <w:sz w:val="20"/>
              <w:szCs w:val="20"/>
            </w:rPr>
          </w:rPrChange>
        </w:rPr>
      </w:pPr>
      <w:r w:rsidRPr="00C565E4">
        <w:rPr>
          <w:rFonts w:ascii="Consolas" w:hAnsi="Consolas" w:cs="Consolas"/>
          <w:sz w:val="20"/>
          <w:szCs w:val="20"/>
          <w:rPrChange w:id="1195" w:author="Szabolcs Bene" w:date="2016-06-23T22:30:00Z">
            <w:rPr>
              <w:sz w:val="20"/>
              <w:szCs w:val="20"/>
            </w:rPr>
          </w:rPrChange>
        </w:rPr>
        <w:t xml:space="preserve">     js = d.createElement(s); js.id = id;</w:t>
      </w:r>
    </w:p>
    <w:p w14:paraId="66D93C65" w14:textId="77777777" w:rsidR="00EB3C1D" w:rsidRPr="00C565E4" w:rsidRDefault="00EB3C1D" w:rsidP="00EB3C1D">
      <w:pPr>
        <w:autoSpaceDE w:val="0"/>
        <w:autoSpaceDN w:val="0"/>
        <w:adjustRightInd w:val="0"/>
        <w:rPr>
          <w:rFonts w:ascii="Consolas" w:hAnsi="Consolas" w:cs="Consolas"/>
          <w:sz w:val="20"/>
          <w:szCs w:val="20"/>
          <w:rPrChange w:id="1196" w:author="Szabolcs Bene" w:date="2016-06-23T22:30:00Z">
            <w:rPr>
              <w:sz w:val="20"/>
              <w:szCs w:val="20"/>
            </w:rPr>
          </w:rPrChange>
        </w:rPr>
      </w:pPr>
      <w:r w:rsidRPr="00C565E4">
        <w:rPr>
          <w:rFonts w:ascii="Consolas" w:hAnsi="Consolas" w:cs="Consolas"/>
          <w:sz w:val="20"/>
          <w:szCs w:val="20"/>
          <w:rPrChange w:id="1197" w:author="Szabolcs Bene" w:date="2016-06-23T22:30:00Z">
            <w:rPr>
              <w:sz w:val="20"/>
              <w:szCs w:val="20"/>
            </w:rPr>
          </w:rPrChange>
        </w:rPr>
        <w:t xml:space="preserve">     js.src = </w:t>
      </w:r>
      <w:r w:rsidRPr="00C565E4">
        <w:rPr>
          <w:rFonts w:ascii="Consolas" w:hAnsi="Consolas" w:cs="Consolas"/>
          <w:color w:val="2A00FF"/>
          <w:sz w:val="20"/>
          <w:szCs w:val="20"/>
          <w:rPrChange w:id="1198" w:author="Szabolcs Bene" w:date="2016-06-23T22:30:00Z">
            <w:rPr>
              <w:color w:val="2A00FF"/>
              <w:sz w:val="20"/>
              <w:szCs w:val="20"/>
            </w:rPr>
          </w:rPrChange>
        </w:rPr>
        <w:t>"//connect.facebook.net/en_US/sdk.js"</w:t>
      </w:r>
      <w:r w:rsidRPr="00C565E4">
        <w:rPr>
          <w:rFonts w:ascii="Consolas" w:hAnsi="Consolas" w:cs="Consolas"/>
          <w:sz w:val="20"/>
          <w:szCs w:val="20"/>
          <w:rPrChange w:id="1199" w:author="Szabolcs Bene" w:date="2016-06-23T22:30:00Z">
            <w:rPr>
              <w:sz w:val="20"/>
              <w:szCs w:val="20"/>
            </w:rPr>
          </w:rPrChange>
        </w:rPr>
        <w:t>;</w:t>
      </w:r>
    </w:p>
    <w:p w14:paraId="36EEE335" w14:textId="77777777" w:rsidR="00EB3C1D" w:rsidRPr="00C565E4" w:rsidRDefault="00EB3C1D" w:rsidP="00EB3C1D">
      <w:pPr>
        <w:autoSpaceDE w:val="0"/>
        <w:autoSpaceDN w:val="0"/>
        <w:adjustRightInd w:val="0"/>
        <w:rPr>
          <w:rFonts w:ascii="Consolas" w:hAnsi="Consolas" w:cs="Consolas"/>
          <w:sz w:val="20"/>
          <w:szCs w:val="20"/>
          <w:rPrChange w:id="1200" w:author="Szabolcs Bene" w:date="2016-06-23T22:30:00Z">
            <w:rPr>
              <w:sz w:val="20"/>
              <w:szCs w:val="20"/>
            </w:rPr>
          </w:rPrChange>
        </w:rPr>
      </w:pPr>
      <w:r w:rsidRPr="00C565E4">
        <w:rPr>
          <w:rFonts w:ascii="Consolas" w:hAnsi="Consolas" w:cs="Consolas"/>
          <w:sz w:val="20"/>
          <w:szCs w:val="20"/>
          <w:rPrChange w:id="1201" w:author="Szabolcs Bene" w:date="2016-06-23T22:30:00Z">
            <w:rPr>
              <w:sz w:val="20"/>
              <w:szCs w:val="20"/>
            </w:rPr>
          </w:rPrChange>
        </w:rPr>
        <w:t xml:space="preserve">     fjs.parentNode.insertBefore(js, fjs);</w:t>
      </w:r>
    </w:p>
    <w:p w14:paraId="058F2D0B" w14:textId="77777777" w:rsidR="00EB3C1D" w:rsidRPr="00C565E4" w:rsidRDefault="00EB3C1D" w:rsidP="00EB3C1D">
      <w:pPr>
        <w:rPr>
          <w:rFonts w:ascii="Consolas" w:hAnsi="Consolas" w:cs="Consolas"/>
          <w:sz w:val="20"/>
          <w:szCs w:val="20"/>
          <w:rPrChange w:id="1202" w:author="Szabolcs Bene" w:date="2016-06-23T22:30:00Z">
            <w:rPr>
              <w:sz w:val="20"/>
              <w:szCs w:val="20"/>
            </w:rPr>
          </w:rPrChange>
        </w:rPr>
      </w:pPr>
      <w:r w:rsidRPr="00C565E4">
        <w:rPr>
          <w:rFonts w:ascii="Consolas" w:hAnsi="Consolas" w:cs="Consolas"/>
          <w:sz w:val="20"/>
          <w:szCs w:val="20"/>
          <w:rPrChange w:id="1203" w:author="Szabolcs Bene" w:date="2016-06-23T22:30:00Z">
            <w:rPr>
              <w:sz w:val="20"/>
              <w:szCs w:val="20"/>
            </w:rPr>
          </w:rPrChange>
        </w:rPr>
        <w:t xml:space="preserve">   }(document, </w:t>
      </w:r>
      <w:r w:rsidRPr="00C565E4">
        <w:rPr>
          <w:rFonts w:ascii="Consolas" w:hAnsi="Consolas" w:cs="Consolas"/>
          <w:color w:val="2A00FF"/>
          <w:sz w:val="20"/>
          <w:szCs w:val="20"/>
          <w:rPrChange w:id="1204" w:author="Szabolcs Bene" w:date="2016-06-23T22:30:00Z">
            <w:rPr>
              <w:color w:val="2A00FF"/>
              <w:sz w:val="20"/>
              <w:szCs w:val="20"/>
            </w:rPr>
          </w:rPrChange>
        </w:rPr>
        <w:t>'script'</w:t>
      </w:r>
      <w:r w:rsidRPr="00C565E4">
        <w:rPr>
          <w:rFonts w:ascii="Consolas" w:hAnsi="Consolas" w:cs="Consolas"/>
          <w:sz w:val="20"/>
          <w:szCs w:val="20"/>
          <w:rPrChange w:id="1205" w:author="Szabolcs Bene" w:date="2016-06-23T22:30:00Z">
            <w:rPr>
              <w:sz w:val="20"/>
              <w:szCs w:val="20"/>
            </w:rPr>
          </w:rPrChange>
        </w:rPr>
        <w:t xml:space="preserve">, </w:t>
      </w:r>
      <w:r w:rsidRPr="00C565E4">
        <w:rPr>
          <w:rFonts w:ascii="Consolas" w:hAnsi="Consolas" w:cs="Consolas"/>
          <w:color w:val="2A00FF"/>
          <w:sz w:val="20"/>
          <w:szCs w:val="20"/>
          <w:rPrChange w:id="1206" w:author="Szabolcs Bene" w:date="2016-06-23T22:30:00Z">
            <w:rPr>
              <w:color w:val="2A00FF"/>
              <w:sz w:val="20"/>
              <w:szCs w:val="20"/>
            </w:rPr>
          </w:rPrChange>
        </w:rPr>
        <w:t>'facebook-jssdk'</w:t>
      </w:r>
      <w:r w:rsidRPr="00C565E4">
        <w:rPr>
          <w:rFonts w:ascii="Consolas" w:hAnsi="Consolas" w:cs="Consolas"/>
          <w:sz w:val="20"/>
          <w:szCs w:val="20"/>
          <w:rPrChange w:id="1207" w:author="Szabolcs Bene" w:date="2016-06-23T22:30:00Z">
            <w:rPr>
              <w:sz w:val="20"/>
              <w:szCs w:val="20"/>
            </w:rPr>
          </w:rPrChange>
        </w:rPr>
        <w:t>));</w:t>
      </w:r>
    </w:p>
    <w:p w14:paraId="60BFA8BB" w14:textId="77777777" w:rsidR="00EB3C1D" w:rsidRPr="004820F3" w:rsidRDefault="00EB3C1D" w:rsidP="00EB3C1D">
      <w:pPr>
        <w:rPr>
          <w:sz w:val="20"/>
          <w:szCs w:val="20"/>
        </w:rPr>
      </w:pPr>
    </w:p>
    <w:p w14:paraId="33B8EE71" w14:textId="77777777"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14:paraId="58A03D17" w14:textId="77777777"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14:paraId="1654859B" w14:textId="77777777"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14:paraId="43965483" w14:textId="77777777"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14:paraId="7935112F" w14:textId="77777777"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14:paraId="03E131FD" w14:textId="77777777"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14:paraId="71475867"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14:paraId="591748AC"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14:paraId="6D4BE5FE" w14:textId="77777777"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14:paraId="13C3369D" w14:textId="77777777" w:rsidR="00CA1D8A" w:rsidRPr="00CA1D8A" w:rsidRDefault="00CA1D8A" w:rsidP="00CA1D8A">
      <w:pPr>
        <w:ind w:firstLine="708"/>
        <w:rPr>
          <w:iCs/>
        </w:rPr>
      </w:pPr>
    </w:p>
    <w:p w14:paraId="4312E9E5" w14:textId="77777777"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14:paraId="47A3CD42" w14:textId="77777777"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14:paraId="7206395C" w14:textId="77777777" w:rsidR="00CA1D8A" w:rsidRPr="00CA1D8A" w:rsidRDefault="00CA1D8A" w:rsidP="00CA1D8A">
      <w:pPr>
        <w:ind w:firstLine="708"/>
        <w:rPr>
          <w:iCs/>
        </w:rPr>
      </w:pPr>
    </w:p>
    <w:p w14:paraId="73D37D33" w14:textId="77777777" w:rsidR="00CA1D8A" w:rsidRPr="00CA1D8A" w:rsidRDefault="00CA1D8A" w:rsidP="00CA1D8A">
      <w:pPr>
        <w:ind w:firstLine="708"/>
        <w:rPr>
          <w:i/>
          <w:iCs/>
        </w:rPr>
      </w:pPr>
      <w:r w:rsidRPr="00CA1D8A">
        <w:rPr>
          <w:i/>
          <w:iCs/>
        </w:rPr>
        <w:t>[data] nume de utilizator: mesaj</w:t>
      </w:r>
    </w:p>
    <w:p w14:paraId="1376F442" w14:textId="77777777" w:rsidR="00CA1D8A" w:rsidRPr="004820F3" w:rsidRDefault="00CA1D8A" w:rsidP="00CA1D8A">
      <w:pPr>
        <w:ind w:firstLine="708"/>
      </w:pPr>
    </w:p>
    <w:p w14:paraId="55853CA6" w14:textId="77777777"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14:paraId="7374A0BE" w14:textId="77777777"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14:paraId="5C477D33" w14:textId="77777777"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14:paraId="3D9B082F" w14:textId="77777777" w:rsidR="00CA1D8A" w:rsidRPr="004820F3" w:rsidRDefault="00CA1D8A" w:rsidP="00CA1D8A">
      <w:pPr>
        <w:ind w:firstLine="708"/>
      </w:pPr>
    </w:p>
    <w:p w14:paraId="7F95DA2C" w14:textId="77777777" w:rsidR="00450E86" w:rsidRPr="004820F3" w:rsidRDefault="00450E86" w:rsidP="00450E86">
      <w:pPr>
        <w:pStyle w:val="Heading3"/>
        <w:numPr>
          <w:ilvl w:val="2"/>
          <w:numId w:val="1"/>
        </w:numPr>
      </w:pPr>
      <w:bookmarkStart w:id="1208" w:name="_Toc454486697"/>
      <w:r>
        <w:lastRenderedPageBreak/>
        <w:t xml:space="preserve">Stabilirea conexiunii </w:t>
      </w:r>
      <w:ins w:id="1209" w:author="Szabolcs Bene" w:date="2016-06-22T22:27:00Z">
        <w:r w:rsidR="001D5495">
          <w:t>î</w:t>
        </w:r>
      </w:ins>
      <w:del w:id="1210" w:author="Szabolcs Bene" w:date="2016-06-22T22:27:00Z">
        <w:r w:rsidDel="001D5495">
          <w:delText>i</w:delText>
        </w:r>
      </w:del>
      <w:r>
        <w:t>ntre doi utilizatori</w:t>
      </w:r>
      <w:bookmarkEnd w:id="1208"/>
    </w:p>
    <w:p w14:paraId="32DFC7CA" w14:textId="77777777"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14:paraId="4E006952" w14:textId="77777777" w:rsidR="00881E42" w:rsidRDefault="00531C0E" w:rsidP="00881E42">
      <w:pPr>
        <w:keepNext/>
        <w:ind w:firstLine="708"/>
      </w:pPr>
      <w:r>
        <w:rPr>
          <w:noProof/>
        </w:rPr>
        <w:drawing>
          <wp:inline distT="0" distB="0" distL="0" distR="0" wp14:anchorId="7F62B052" wp14:editId="08132ED5">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14:paraId="00D55FEF" w14:textId="77777777" w:rsidR="00531C0E" w:rsidRDefault="00881E42" w:rsidP="00881E42">
      <w:pPr>
        <w:ind w:firstLine="708"/>
        <w:jc w:val="center"/>
      </w:pPr>
      <w:bookmarkStart w:id="1211" w:name="_Toc454484634"/>
      <w:r>
        <w:t xml:space="preserve">Figura 5. </w:t>
      </w:r>
      <w:r w:rsidR="000F0FA6">
        <w:fldChar w:fldCharType="begin"/>
      </w:r>
      <w:r w:rsidR="000F0FA6">
        <w:instrText xml:space="preserve"> SEQ Figura_5. \* ARABIC </w:instrText>
      </w:r>
      <w:r w:rsidR="000F0FA6">
        <w:fldChar w:fldCharType="separate"/>
      </w:r>
      <w:r w:rsidR="001F3F86">
        <w:rPr>
          <w:noProof/>
        </w:rPr>
        <w:t>11</w:t>
      </w:r>
      <w:r w:rsidR="000F0FA6">
        <w:rPr>
          <w:noProof/>
        </w:rPr>
        <w:fldChar w:fldCharType="end"/>
      </w:r>
      <w:r>
        <w:t xml:space="preserve"> Diagrama pentru conectare intre clienti</w:t>
      </w:r>
      <w:bookmarkEnd w:id="1211"/>
    </w:p>
    <w:p w14:paraId="14CE11F1" w14:textId="77777777" w:rsidR="001252B3" w:rsidRPr="009D1165" w:rsidRDefault="001252B3" w:rsidP="001252B3">
      <w:pPr>
        <w:ind w:firstLine="708"/>
      </w:pPr>
      <w:r>
        <w:lastRenderedPageBreak/>
        <w:t>In subcapitolele urmatoare se va descrie in detaliu toate elementele din aceasta diagrama, ce au rol in crearea conexiunii intre doi clienti.</w:t>
      </w:r>
    </w:p>
    <w:p w14:paraId="40931448" w14:textId="77777777" w:rsidR="00715DEC" w:rsidRPr="004820F3" w:rsidRDefault="00715DEC" w:rsidP="00715DEC">
      <w:pPr>
        <w:pStyle w:val="Heading3"/>
        <w:numPr>
          <w:ilvl w:val="2"/>
          <w:numId w:val="1"/>
        </w:numPr>
      </w:pPr>
      <w:bookmarkStart w:id="1212" w:name="_Toc454486698"/>
      <w:r>
        <w:t>Crearea ofertei</w:t>
      </w:r>
      <w:bookmarkEnd w:id="1212"/>
    </w:p>
    <w:p w14:paraId="657DE94E" w14:textId="77777777"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14:paraId="2A6C4116" w14:textId="77777777"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14:paraId="1609A41D" w14:textId="77777777" w:rsidR="001252B3" w:rsidRDefault="001252B3" w:rsidP="00531C0E">
      <w:pPr>
        <w:ind w:firstLine="708"/>
      </w:pPr>
    </w:p>
    <w:p w14:paraId="0AE9AC14"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14:paraId="417B2FF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14:paraId="2DEAFEA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14:paraId="2B37244E" w14:textId="77777777" w:rsidR="00715DEC" w:rsidRDefault="00715DEC" w:rsidP="00715DEC">
      <w:pPr>
        <w:ind w:firstLine="708"/>
        <w:rPr>
          <w:ins w:id="1213" w:author="Szabolcs Bene" w:date="2016-06-23T22:37:00Z"/>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14:paraId="3A11E7AE" w14:textId="77777777" w:rsidR="0070211D" w:rsidRPr="00E07217" w:rsidRDefault="0070211D" w:rsidP="00715DEC">
      <w:pPr>
        <w:ind w:firstLine="708"/>
      </w:pPr>
    </w:p>
    <w:p w14:paraId="7D78988D" w14:textId="7AFF6CDE" w:rsidR="00715DEC" w:rsidDel="000E0BBB" w:rsidRDefault="00677285" w:rsidP="00531C0E">
      <w:pPr>
        <w:ind w:firstLine="708"/>
        <w:rPr>
          <w:del w:id="1214" w:author="Szabolcs Bene" w:date="2016-06-23T22:37:00Z"/>
        </w:rPr>
      </w:pPr>
      <w:ins w:id="1215" w:author="CIvan" w:date="2016-06-23T10:58:00Z">
        <w:del w:id="1216" w:author="Szabolcs Bene" w:date="2016-06-23T22:37:00Z">
          <w:r w:rsidRPr="00677285" w:rsidDel="000E0BBB">
            <w:rPr>
              <w:color w:val="FF0000"/>
              <w:rPrChange w:id="1217" w:author="CIvan" w:date="2016-06-23T10:58:00Z">
                <w:rPr/>
              </w:rPrChange>
            </w:rPr>
            <w:delText>Pune tot ce este cod in acelasi FONT</w:delText>
          </w:r>
        </w:del>
      </w:ins>
    </w:p>
    <w:p w14:paraId="16815FB9" w14:textId="77777777" w:rsidR="00715DEC" w:rsidRDefault="00715DEC" w:rsidP="00715DEC">
      <w:pPr>
        <w:ind w:firstLine="708"/>
      </w:pPr>
      <w:r>
        <w:t>La pornirea crearii conexiunii se creeaza o instanta de RTCPeerConnection folosind lista de serveri de STUN si de TURN, daca exista.</w:t>
      </w:r>
    </w:p>
    <w:p w14:paraId="7C41F17A" w14:textId="77777777" w:rsidR="004C6A0F" w:rsidRDefault="004C6A0F" w:rsidP="00715DEC">
      <w:pPr>
        <w:ind w:firstLine="708"/>
      </w:pPr>
    </w:p>
    <w:p w14:paraId="08D9DB25"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14:paraId="28B8DDCE" w14:textId="77777777" w:rsidR="004C6A0F" w:rsidRPr="00B6173C" w:rsidRDefault="004C6A0F" w:rsidP="00715DEC">
      <w:pPr>
        <w:autoSpaceDE w:val="0"/>
        <w:autoSpaceDN w:val="0"/>
        <w:adjustRightInd w:val="0"/>
        <w:rPr>
          <w:rFonts w:ascii="Consolas" w:hAnsi="Consolas" w:cs="Consolas"/>
          <w:sz w:val="20"/>
          <w:szCs w:val="20"/>
        </w:rPr>
      </w:pPr>
    </w:p>
    <w:p w14:paraId="5721E6A0" w14:textId="77777777"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14:paraId="4A996A35" w14:textId="77777777" w:rsidR="00CC6A77" w:rsidRDefault="00CC6A77" w:rsidP="00715DEC">
      <w:pPr>
        <w:ind w:firstLine="708"/>
      </w:pPr>
    </w:p>
    <w:p w14:paraId="7A8C442C"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14:paraId="722052C7" w14:textId="77777777"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14:paraId="5D1493CD" w14:textId="77777777" w:rsidR="00CC6A77" w:rsidRPr="0008489E" w:rsidRDefault="00CC6A77" w:rsidP="00715DEC"/>
    <w:p w14:paraId="797714E2" w14:textId="77777777" w:rsidR="00715DEC" w:rsidRDefault="00715DEC" w:rsidP="00715DEC">
      <w:pPr>
        <w:ind w:firstLine="708"/>
      </w:pPr>
      <w:r>
        <w:t>Dupa apelarea acestei metode se seteaza sursa elementului de HTML pentru video cu URL-ul creat cu ajutorul streamului:</w:t>
      </w:r>
    </w:p>
    <w:p w14:paraId="68691424" w14:textId="77777777" w:rsidR="00CC6A77" w:rsidRPr="00B6173C" w:rsidRDefault="00CC6A77" w:rsidP="00715DEC">
      <w:pPr>
        <w:ind w:firstLine="708"/>
      </w:pPr>
    </w:p>
    <w:p w14:paraId="2236949A"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14:paraId="22EFA486" w14:textId="77777777" w:rsidR="00531C0E" w:rsidRDefault="00531C0E" w:rsidP="00531C0E">
      <w:pPr>
        <w:ind w:firstLine="708"/>
      </w:pPr>
    </w:p>
    <w:p w14:paraId="5E877495" w14:textId="77777777" w:rsidR="00CC6A77" w:rsidRDefault="00CC6A77" w:rsidP="00CC6A77">
      <w:pPr>
        <w:ind w:firstLine="708"/>
      </w:pPr>
      <w:r>
        <w:t>Dupa setarea streamului local se initializeaza canalul de date in felul urmator:</w:t>
      </w:r>
    </w:p>
    <w:p w14:paraId="0D90520C" w14:textId="77777777" w:rsidR="00CC6A77" w:rsidRDefault="00CC6A77" w:rsidP="00CC6A77">
      <w:pPr>
        <w:ind w:firstLine="708"/>
      </w:pPr>
    </w:p>
    <w:p w14:paraId="74A848A2"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14:paraId="76F76A7B"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14:paraId="0CBCE5CD"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14:paraId="45C8995A"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14:paraId="3BAFEE28" w14:textId="77777777"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14:paraId="675053EA" w14:textId="77777777" w:rsidR="00CC6A77" w:rsidRPr="00B6173C" w:rsidRDefault="00CC6A77" w:rsidP="00CC6A77"/>
    <w:p w14:paraId="0FB01A9E" w14:textId="77777777"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14:paraId="71F9D45F" w14:textId="77777777"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14:paraId="18552A77" w14:textId="77777777"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14:paraId="164AC4B7" w14:textId="77777777"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14:paraId="4D695DC5" w14:textId="77777777"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14:paraId="5E3F3EBC" w14:textId="77777777" w:rsidR="00D96D71" w:rsidRPr="00A35228" w:rsidRDefault="00D96D71" w:rsidP="00D96D71">
      <w:pPr>
        <w:ind w:firstLine="708"/>
        <w:rPr>
          <w:color w:val="auto"/>
        </w:rPr>
      </w:pPr>
    </w:p>
    <w:p w14:paraId="3B5688EA" w14:textId="77777777"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14:paraId="01CF51F4" w14:textId="77777777" w:rsidR="00CC6A77" w:rsidRPr="00875D35" w:rsidRDefault="00CC6A77" w:rsidP="00CC6A77">
      <w:pPr>
        <w:ind w:firstLine="708"/>
      </w:pPr>
    </w:p>
    <w:p w14:paraId="0987A20F" w14:textId="77777777"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14:paraId="3360D791" w14:textId="77777777"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14:paraId="253AB667" w14:textId="77777777" w:rsidR="00CC6A77" w:rsidRDefault="00CC6A77" w:rsidP="00666B15">
      <w:pPr>
        <w:ind w:firstLine="708"/>
      </w:pPr>
    </w:p>
    <w:p w14:paraId="587444C0" w14:textId="77777777" w:rsidR="001709B9" w:rsidRDefault="001709B9" w:rsidP="001709B9">
      <w:pPr>
        <w:ind w:firstLine="708"/>
      </w:pPr>
      <w:r>
        <w:t>La apelarea acestei functii se seteaza conexiunea locala de PeerConnection cu SDP-ul userului in urmatorul fel,</w:t>
      </w:r>
    </w:p>
    <w:p w14:paraId="7F7E6C33" w14:textId="77777777" w:rsidR="001709B9" w:rsidRDefault="001709B9" w:rsidP="001709B9">
      <w:pPr>
        <w:ind w:firstLine="708"/>
      </w:pPr>
    </w:p>
    <w:p w14:paraId="3009DF02" w14:textId="77777777"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14:paraId="05BD1A95" w14:textId="77777777" w:rsidR="001709B9" w:rsidRPr="00DA00F7" w:rsidRDefault="001709B9" w:rsidP="001709B9">
      <w:pPr>
        <w:autoSpaceDE w:val="0"/>
        <w:autoSpaceDN w:val="0"/>
        <w:adjustRightInd w:val="0"/>
        <w:rPr>
          <w:rFonts w:ascii="Consolas" w:hAnsi="Consolas" w:cs="Consolas"/>
          <w:sz w:val="20"/>
          <w:szCs w:val="20"/>
        </w:rPr>
      </w:pPr>
    </w:p>
    <w:p w14:paraId="42B18B37" w14:textId="77777777"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14:paraId="30368297" w14:textId="77777777"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14:paraId="363CAAE1" w14:textId="77777777"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14:paraId="50745347" w14:textId="77777777" w:rsidR="00305999" w:rsidRDefault="00305999" w:rsidP="00666B15">
      <w:pPr>
        <w:ind w:firstLine="708"/>
      </w:pPr>
    </w:p>
    <w:p w14:paraId="19ABA6F5"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14:paraId="6930C883"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14:paraId="0F893CAF"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14:paraId="1EE9B90D"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076CF966"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14:paraId="7AA87114"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2B0700DB" w14:textId="77777777" w:rsidR="00305999" w:rsidRDefault="00305999" w:rsidP="00305999">
      <w:r>
        <w:rPr>
          <w:rFonts w:ascii="Consolas" w:hAnsi="Consolas" w:cs="Consolas"/>
          <w:sz w:val="20"/>
          <w:szCs w:val="20"/>
        </w:rPr>
        <w:tab/>
        <w:t>}</w:t>
      </w:r>
    </w:p>
    <w:p w14:paraId="46B89D50" w14:textId="77777777" w:rsidR="00305999" w:rsidRDefault="00305999" w:rsidP="00666B15">
      <w:pPr>
        <w:ind w:firstLine="708"/>
      </w:pPr>
    </w:p>
    <w:p w14:paraId="3377D20A" w14:textId="77777777"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14:paraId="16C1AA85" w14:textId="77777777" w:rsidR="006C5949" w:rsidRPr="00007AE0" w:rsidRDefault="006C5949" w:rsidP="00305999">
      <w:pPr>
        <w:ind w:firstLine="708"/>
      </w:pPr>
    </w:p>
    <w:p w14:paraId="1EB75E79" w14:textId="77777777" w:rsidR="006C5949" w:rsidRPr="004820F3" w:rsidRDefault="006C5949" w:rsidP="006C5949">
      <w:pPr>
        <w:pStyle w:val="Heading3"/>
        <w:numPr>
          <w:ilvl w:val="2"/>
          <w:numId w:val="1"/>
        </w:numPr>
      </w:pPr>
      <w:bookmarkStart w:id="1218" w:name="_Toc454486699"/>
      <w:r>
        <w:lastRenderedPageBreak/>
        <w:t>A</w:t>
      </w:r>
      <w:ins w:id="1219" w:author="Szabolcs Bene" w:date="2016-06-22T22:27:00Z">
        <w:r w:rsidR="00875023">
          <w:t>ș</w:t>
        </w:r>
      </w:ins>
      <w:del w:id="1220" w:author="Szabolcs Bene" w:date="2016-06-22T22:27:00Z">
        <w:r w:rsidDel="00875023">
          <w:delText>s</w:delText>
        </w:r>
      </w:del>
      <w:r>
        <w:t>teptarea ofertei</w:t>
      </w:r>
      <w:bookmarkEnd w:id="1218"/>
    </w:p>
    <w:p w14:paraId="7BB01D99" w14:textId="77777777"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14:paraId="2E6C6806" w14:textId="77777777"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14:paraId="0FDF8852" w14:textId="77777777" w:rsidR="004C72AE" w:rsidRPr="00DA2A32" w:rsidRDefault="004C72AE" w:rsidP="00DA2A32">
      <w:pPr>
        <w:ind w:firstLine="708"/>
      </w:pPr>
    </w:p>
    <w:p w14:paraId="0D7D78F9"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14:paraId="2196B15D"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14:paraId="2D1F0C83" w14:textId="77777777"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14:paraId="1B2FBB42" w14:textId="77777777" w:rsidR="004C72AE" w:rsidRDefault="004C72AE" w:rsidP="004C72AE">
      <w:pPr>
        <w:ind w:firstLine="708"/>
        <w:rPr>
          <w:rFonts w:ascii="Consolas" w:hAnsi="Consolas" w:cs="Consolas"/>
          <w:sz w:val="20"/>
          <w:szCs w:val="20"/>
        </w:rPr>
      </w:pPr>
    </w:p>
    <w:p w14:paraId="112F9943" w14:textId="77777777"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14:paraId="6A176159" w14:textId="77777777" w:rsidR="008D1C70" w:rsidRDefault="008D1C70" w:rsidP="004C72AE">
      <w:pPr>
        <w:ind w:firstLine="708"/>
      </w:pPr>
    </w:p>
    <w:p w14:paraId="1DFE948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14:paraId="4A941EC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14:paraId="2F6CE905" w14:textId="77777777"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14:paraId="003437EB" w14:textId="77777777"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14:paraId="6E51D057" w14:textId="77777777" w:rsidR="002074C1" w:rsidRDefault="002074C1" w:rsidP="008D1C70">
      <w:pPr>
        <w:ind w:left="720"/>
        <w:rPr>
          <w:rFonts w:ascii="Consolas" w:hAnsi="Consolas" w:cs="Consolas"/>
          <w:sz w:val="20"/>
          <w:szCs w:val="20"/>
        </w:rPr>
      </w:pPr>
    </w:p>
    <w:p w14:paraId="53B28C9F" w14:textId="77777777"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14:paraId="03C99119" w14:textId="77777777" w:rsidR="002074C1" w:rsidRPr="004820F3" w:rsidRDefault="002074C1" w:rsidP="002A1B2E">
      <w:pPr>
        <w:pStyle w:val="Heading3"/>
        <w:numPr>
          <w:ilvl w:val="2"/>
          <w:numId w:val="1"/>
        </w:numPr>
      </w:pPr>
      <w:bookmarkStart w:id="1221" w:name="_Toc454486700"/>
      <w:r>
        <w:t>A</w:t>
      </w:r>
      <w:ins w:id="1222" w:author="Szabolcs Bene" w:date="2016-06-22T22:27:00Z">
        <w:r w:rsidR="00875023">
          <w:t>ș</w:t>
        </w:r>
      </w:ins>
      <w:del w:id="1223" w:author="Szabolcs Bene" w:date="2016-06-22T22:27:00Z">
        <w:r w:rsidDel="00875023">
          <w:delText>s</w:delText>
        </w:r>
      </w:del>
      <w:r>
        <w:t>teptarea r</w:t>
      </w:r>
      <w:ins w:id="1224" w:author="Szabolcs Bene" w:date="2016-06-22T22:27:00Z">
        <w:r w:rsidR="00875023">
          <w:t>ă</w:t>
        </w:r>
      </w:ins>
      <w:del w:id="1225" w:author="Szabolcs Bene" w:date="2016-06-22T22:27:00Z">
        <w:r w:rsidDel="00875023">
          <w:delText>a</w:delText>
        </w:r>
      </w:del>
      <w:r>
        <w:t>spunsului</w:t>
      </w:r>
      <w:bookmarkEnd w:id="1221"/>
    </w:p>
    <w:p w14:paraId="66D01DAF" w14:textId="77777777"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14:paraId="590FA5DA" w14:textId="77777777"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14:paraId="485A8FE2" w14:textId="77777777" w:rsidR="002A1B2E" w:rsidRPr="004820F3" w:rsidRDefault="002A1B2E" w:rsidP="00650497">
      <w:pPr>
        <w:pStyle w:val="Heading3"/>
        <w:numPr>
          <w:ilvl w:val="2"/>
          <w:numId w:val="1"/>
        </w:numPr>
      </w:pPr>
      <w:bookmarkStart w:id="1226" w:name="_Toc454486701"/>
      <w:r>
        <w:lastRenderedPageBreak/>
        <w:t>A</w:t>
      </w:r>
      <w:del w:id="1227" w:author="Szabolcs Bene" w:date="2016-06-22T22:27:00Z">
        <w:r w:rsidDel="00875023">
          <w:delText>s</w:delText>
        </w:r>
      </w:del>
      <w:ins w:id="1228" w:author="Szabolcs Bene" w:date="2016-06-22T22:27:00Z">
        <w:r w:rsidR="00875023">
          <w:t>șt</w:t>
        </w:r>
      </w:ins>
      <w:del w:id="1229" w:author="Szabolcs Bene" w:date="2016-06-22T22:27:00Z">
        <w:r w:rsidDel="00875023">
          <w:delText>t</w:delText>
        </w:r>
      </w:del>
      <w:r>
        <w:t>eptarea candida</w:t>
      </w:r>
      <w:ins w:id="1230" w:author="Szabolcs Bene" w:date="2016-06-22T22:27:00Z">
        <w:r w:rsidR="00875023">
          <w:t>ț</w:t>
        </w:r>
      </w:ins>
      <w:del w:id="1231" w:author="Szabolcs Bene" w:date="2016-06-22T22:27:00Z">
        <w:r w:rsidDel="00875023">
          <w:delText>t</w:delText>
        </w:r>
      </w:del>
      <w:r>
        <w:t>ilor</w:t>
      </w:r>
      <w:bookmarkEnd w:id="1226"/>
    </w:p>
    <w:p w14:paraId="554EBC53" w14:textId="77777777"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14:paraId="489B9338" w14:textId="77777777" w:rsidR="002F1A39" w:rsidRDefault="002F1A39" w:rsidP="00650497">
      <w:pPr>
        <w:ind w:firstLine="708"/>
      </w:pPr>
    </w:p>
    <w:p w14:paraId="136BA7BC" w14:textId="77777777"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14:paraId="240E895A" w14:textId="77777777" w:rsidR="002F1A39" w:rsidRDefault="002F1A39" w:rsidP="00650497">
      <w:pPr>
        <w:ind w:firstLine="708"/>
      </w:pPr>
    </w:p>
    <w:p w14:paraId="5CB8020F" w14:textId="77777777"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14:paraId="1A33D46A" w14:textId="77777777"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14:paraId="5168AD9D" w14:textId="77777777" w:rsidR="002F1A39" w:rsidRDefault="002F1A39" w:rsidP="00650497">
      <w:pPr>
        <w:ind w:firstLine="708"/>
      </w:pPr>
    </w:p>
    <w:p w14:paraId="37D9485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14:paraId="25B8DF17"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14:paraId="405332A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14:paraId="52CAD41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14:paraId="4A380CC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14:paraId="634F7A52"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7B148CE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14:paraId="5E6F6AF0"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14:paraId="7366695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3AE49EA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14:paraId="6FA82BC9"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14:paraId="21A4AF2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14:paraId="45E09C8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14:paraId="54E1985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6D9E55B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6E4C117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14:paraId="77471251" w14:textId="77777777"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14:paraId="7C9692A7" w14:textId="77777777" w:rsidR="00665328" w:rsidRDefault="00665328" w:rsidP="00665328">
      <w:pPr>
        <w:ind w:firstLine="0"/>
      </w:pPr>
    </w:p>
    <w:p w14:paraId="3784F9CB" w14:textId="77777777" w:rsidR="00665328" w:rsidRPr="004820F3" w:rsidRDefault="00665328" w:rsidP="00665328">
      <w:pPr>
        <w:pStyle w:val="Heading3"/>
        <w:numPr>
          <w:ilvl w:val="2"/>
          <w:numId w:val="1"/>
        </w:numPr>
      </w:pPr>
      <w:bookmarkStart w:id="1232" w:name="_Toc454486702"/>
      <w:r>
        <w:t>Trimiterea datelor prin DataChannel</w:t>
      </w:r>
      <w:bookmarkEnd w:id="1232"/>
    </w:p>
    <w:p w14:paraId="036FB498" w14:textId="77777777"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14:paraId="6F6FE882" w14:textId="77777777" w:rsidR="00566125" w:rsidRDefault="00566125" w:rsidP="000702E6">
      <w:pPr>
        <w:ind w:firstLine="708"/>
      </w:pPr>
    </w:p>
    <w:p w14:paraId="3337B365" w14:textId="77777777" w:rsidR="00566125" w:rsidRDefault="00566125" w:rsidP="000702E6">
      <w:pPr>
        <w:ind w:firstLine="708"/>
      </w:pPr>
    </w:p>
    <w:p w14:paraId="7AEA006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14:paraId="7E1D8F82" w14:textId="77777777"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14:paraId="4F175B3F"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14:paraId="4E1464D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14:paraId="7F6C7319"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14:paraId="7E8889BA"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14:paraId="5718AA5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14:paraId="684AC81B" w14:textId="77777777" w:rsidR="00566125" w:rsidRDefault="00566125" w:rsidP="000702E6">
      <w:pPr>
        <w:ind w:firstLine="708"/>
      </w:pPr>
    </w:p>
    <w:p w14:paraId="17EB961E" w14:textId="77777777"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14:paraId="43EABC5D" w14:textId="77777777"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14:paraId="1F490FDB" w14:textId="77777777"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14:paraId="50F216C1" w14:textId="77777777" w:rsidR="00331795" w:rsidRPr="00A35228" w:rsidRDefault="00331795" w:rsidP="00331795">
      <w:pPr>
        <w:pStyle w:val="ListParagraph"/>
        <w:numPr>
          <w:ilvl w:val="0"/>
          <w:numId w:val="38"/>
        </w:numPr>
        <w:rPr>
          <w:color w:val="auto"/>
        </w:rPr>
      </w:pPr>
      <w:r w:rsidRPr="00A35228">
        <w:rPr>
          <w:color w:val="auto"/>
        </w:rPr>
        <w:t>Se calculeaza timpul local</w:t>
      </w:r>
    </w:p>
    <w:p w14:paraId="725FCDEA" w14:textId="77777777"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14:paraId="606B881C" w14:textId="77777777"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14:paraId="18518EFD" w14:textId="77777777"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14:paraId="0BE73A35" w14:textId="77777777"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14:paraId="40B0C2DE" w14:textId="77777777" w:rsidR="006C660E" w:rsidRPr="004820F3" w:rsidRDefault="006C660E" w:rsidP="006C660E">
      <w:pPr>
        <w:pStyle w:val="Heading3"/>
        <w:numPr>
          <w:ilvl w:val="2"/>
          <w:numId w:val="1"/>
        </w:numPr>
      </w:pPr>
      <w:bookmarkStart w:id="1233" w:name="_Toc454486703"/>
      <w:r>
        <w:t>Primirea datelor de pe DataChannel</w:t>
      </w:r>
      <w:bookmarkEnd w:id="1233"/>
    </w:p>
    <w:p w14:paraId="5830A0A7" w14:textId="77777777"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14:paraId="5C9016FC" w14:textId="77777777"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14:paraId="1ECEA61A" w14:textId="77777777" w:rsidR="00823DE1" w:rsidRDefault="00823DE1" w:rsidP="00823DE1">
      <w:pPr>
        <w:ind w:firstLine="708"/>
      </w:pPr>
    </w:p>
    <w:p w14:paraId="78C70424"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14:paraId="05F6CAF9"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14:paraId="67D5698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14:paraId="013E4D4B"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14:paraId="4E27E34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14:paraId="6B46FB00"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14:paraId="1D181CFF" w14:textId="77777777" w:rsidR="00823DE1" w:rsidRDefault="00823DE1" w:rsidP="00823DE1">
      <w:pPr>
        <w:rPr>
          <w:rFonts w:ascii="Consolas" w:hAnsi="Consolas" w:cs="Consolas"/>
          <w:sz w:val="20"/>
          <w:szCs w:val="20"/>
        </w:rPr>
      </w:pPr>
      <w:r>
        <w:rPr>
          <w:rFonts w:ascii="Consolas" w:hAnsi="Consolas" w:cs="Consolas"/>
          <w:sz w:val="20"/>
          <w:szCs w:val="20"/>
        </w:rPr>
        <w:t>createDownloadLink(name);</w:t>
      </w:r>
    </w:p>
    <w:p w14:paraId="411D2EFD" w14:textId="77777777" w:rsidR="008E24F3" w:rsidRPr="00A35228" w:rsidRDefault="008E24F3" w:rsidP="008E24F3">
      <w:pPr>
        <w:ind w:firstLine="708"/>
        <w:rPr>
          <w:color w:val="auto"/>
        </w:rPr>
      </w:pPr>
      <w:r>
        <w:rPr>
          <w:color w:val="auto"/>
        </w:rPr>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14:paraId="17A07D46" w14:textId="77777777" w:rsidR="00823DE1" w:rsidRDefault="008E24F3" w:rsidP="008E24F3">
      <w:pPr>
        <w:ind w:firstLine="708"/>
      </w:pPr>
      <w:r w:rsidRPr="00A35228">
        <w:rPr>
          <w:color w:val="auto"/>
        </w:rPr>
        <w:lastRenderedPageBreak/>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14:paraId="02F2A659" w14:textId="77777777" w:rsidR="00823DE1" w:rsidRPr="00D24F68" w:rsidRDefault="00823DE1" w:rsidP="00823DE1">
      <w:pPr>
        <w:ind w:firstLine="708"/>
      </w:pPr>
    </w:p>
    <w:p w14:paraId="31E4557C"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b/>
          <w:bCs/>
          <w:color w:val="7F0055"/>
          <w:sz w:val="20"/>
          <w:szCs w:val="20"/>
        </w:rPr>
        <w:t>try</w:t>
      </w:r>
      <w:r w:rsidRPr="00C565E4">
        <w:rPr>
          <w:rFonts w:ascii="Consolas" w:hAnsi="Consolas" w:cs="Consolas"/>
          <w:sz w:val="20"/>
          <w:szCs w:val="20"/>
        </w:rPr>
        <w:t xml:space="preserve"> {</w:t>
      </w:r>
    </w:p>
    <w:p w14:paraId="1FB055E3" w14:textId="77777777" w:rsidR="00823DE1" w:rsidRPr="00C565E4" w:rsidRDefault="00823DE1" w:rsidP="00823DE1">
      <w:pPr>
        <w:ind w:firstLine="708"/>
        <w:rPr>
          <w:rFonts w:ascii="Consolas" w:hAnsi="Consolas" w:cs="Consolas"/>
          <w:sz w:val="20"/>
          <w:szCs w:val="20"/>
          <w:rPrChange w:id="1234" w:author="Szabolcs Bene" w:date="2016-06-23T22:30:00Z">
            <w:rPr/>
          </w:rPrChange>
        </w:rPr>
      </w:pPr>
      <w:r w:rsidRPr="00C565E4">
        <w:rPr>
          <w:rFonts w:ascii="Consolas" w:hAnsi="Consolas" w:cs="Consolas"/>
          <w:b/>
          <w:bCs/>
          <w:color w:val="7F0055"/>
          <w:sz w:val="20"/>
          <w:szCs w:val="20"/>
        </w:rPr>
        <w:t>var</w:t>
      </w:r>
      <w:r w:rsidRPr="00C565E4">
        <w:rPr>
          <w:rFonts w:ascii="Consolas" w:hAnsi="Consolas" w:cs="Consolas"/>
          <w:sz w:val="20"/>
          <w:szCs w:val="20"/>
        </w:rPr>
        <w:t xml:space="preserve"> dataArray = decode(event.data);</w:t>
      </w:r>
    </w:p>
    <w:p w14:paraId="4ADB95CB" w14:textId="77777777" w:rsidR="00823DE1" w:rsidRPr="00C565E4" w:rsidRDefault="00823DE1" w:rsidP="00823DE1">
      <w:pPr>
        <w:ind w:firstLine="708"/>
        <w:rPr>
          <w:rFonts w:ascii="Consolas" w:hAnsi="Consolas" w:cs="Consolas"/>
          <w:sz w:val="20"/>
          <w:szCs w:val="20"/>
          <w:rPrChange w:id="1235" w:author="Szabolcs Bene" w:date="2016-06-23T22:30:00Z">
            <w:rPr/>
          </w:rPrChange>
        </w:rPr>
      </w:pPr>
      <w:r w:rsidRPr="00C565E4">
        <w:rPr>
          <w:rFonts w:ascii="Consolas" w:hAnsi="Consolas" w:cs="Consolas"/>
          <w:sz w:val="20"/>
          <w:szCs w:val="20"/>
          <w:rPrChange w:id="1236" w:author="Szabolcs Bene" w:date="2016-06-23T22:30:00Z">
            <w:rPr/>
          </w:rPrChange>
        </w:rPr>
        <w:t>...</w:t>
      </w:r>
    </w:p>
    <w:p w14:paraId="650E6CA7"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sz w:val="20"/>
          <w:szCs w:val="20"/>
        </w:rPr>
        <w:t xml:space="preserve">} </w:t>
      </w:r>
      <w:r w:rsidRPr="00C565E4">
        <w:rPr>
          <w:rFonts w:ascii="Consolas" w:hAnsi="Consolas" w:cs="Consolas"/>
          <w:b/>
          <w:bCs/>
          <w:color w:val="7F0055"/>
          <w:sz w:val="20"/>
          <w:szCs w:val="20"/>
        </w:rPr>
        <w:t>catch</w:t>
      </w:r>
      <w:r w:rsidRPr="00C565E4">
        <w:rPr>
          <w:rFonts w:ascii="Consolas" w:hAnsi="Consolas" w:cs="Consolas"/>
          <w:sz w:val="20"/>
          <w:szCs w:val="20"/>
        </w:rPr>
        <w:t xml:space="preserve"> (err) {</w:t>
      </w:r>
    </w:p>
    <w:p w14:paraId="756B2FB0" w14:textId="77777777" w:rsidR="00823DE1" w:rsidRPr="00C565E4" w:rsidRDefault="00823DE1" w:rsidP="00823DE1">
      <w:pPr>
        <w:rPr>
          <w:rFonts w:ascii="Consolas" w:hAnsi="Consolas" w:cs="Consolas"/>
          <w:sz w:val="20"/>
          <w:szCs w:val="20"/>
          <w:rPrChange w:id="1237" w:author="Szabolcs Bene" w:date="2016-06-23T22:30:00Z">
            <w:rPr/>
          </w:rPrChange>
        </w:rPr>
      </w:pPr>
      <w:r w:rsidRPr="00C565E4">
        <w:rPr>
          <w:rFonts w:ascii="Consolas" w:hAnsi="Consolas" w:cs="Consolas"/>
          <w:sz w:val="20"/>
          <w:szCs w:val="20"/>
        </w:rPr>
        <w:tab/>
      </w:r>
      <w:r w:rsidRPr="00C565E4">
        <w:rPr>
          <w:rFonts w:ascii="Consolas" w:hAnsi="Consolas" w:cs="Consolas"/>
          <w:b/>
          <w:bCs/>
          <w:color w:val="7F0055"/>
          <w:sz w:val="20"/>
          <w:szCs w:val="20"/>
        </w:rPr>
        <w:t>var</w:t>
      </w:r>
      <w:r w:rsidRPr="00C565E4">
        <w:rPr>
          <w:rFonts w:ascii="Consolas" w:hAnsi="Consolas" w:cs="Consolas"/>
          <w:sz w:val="20"/>
          <w:szCs w:val="20"/>
        </w:rPr>
        <w:t xml:space="preserve"> receiveBuffer = [];</w:t>
      </w:r>
    </w:p>
    <w:p w14:paraId="2C1157CB" w14:textId="77777777" w:rsidR="00823DE1" w:rsidRPr="00C565E4" w:rsidRDefault="00823DE1" w:rsidP="00823DE1">
      <w:pPr>
        <w:ind w:firstLine="708"/>
        <w:rPr>
          <w:rFonts w:ascii="Consolas" w:hAnsi="Consolas" w:cs="Consolas"/>
          <w:sz w:val="20"/>
          <w:szCs w:val="20"/>
          <w:rPrChange w:id="1238" w:author="Szabolcs Bene" w:date="2016-06-23T22:30:00Z">
            <w:rPr/>
          </w:rPrChange>
        </w:rPr>
      </w:pPr>
      <w:r w:rsidRPr="00C565E4">
        <w:rPr>
          <w:rFonts w:ascii="Consolas" w:hAnsi="Consolas" w:cs="Consolas"/>
          <w:sz w:val="20"/>
          <w:szCs w:val="20"/>
          <w:rPrChange w:id="1239" w:author="Szabolcs Bene" w:date="2016-06-23T22:30:00Z">
            <w:rPr/>
          </w:rPrChange>
        </w:rPr>
        <w:t>...</w:t>
      </w:r>
    </w:p>
    <w:p w14:paraId="3061CD1B" w14:textId="77777777" w:rsidR="00823DE1" w:rsidRPr="00C565E4" w:rsidRDefault="00823DE1" w:rsidP="00823DE1">
      <w:pPr>
        <w:rPr>
          <w:rFonts w:ascii="Consolas" w:hAnsi="Consolas" w:cs="Consolas"/>
          <w:sz w:val="20"/>
          <w:szCs w:val="20"/>
          <w:rPrChange w:id="1240" w:author="Szabolcs Bene" w:date="2016-06-23T22:30:00Z">
            <w:rPr/>
          </w:rPrChange>
        </w:rPr>
      </w:pPr>
      <w:r w:rsidRPr="00C565E4">
        <w:rPr>
          <w:rFonts w:ascii="Consolas" w:hAnsi="Consolas" w:cs="Consolas"/>
          <w:sz w:val="20"/>
          <w:szCs w:val="20"/>
          <w:rPrChange w:id="1241" w:author="Szabolcs Bene" w:date="2016-06-23T22:30:00Z">
            <w:rPr/>
          </w:rPrChange>
        </w:rPr>
        <w:t>}</w:t>
      </w:r>
    </w:p>
    <w:p w14:paraId="33064DCA" w14:textId="77777777" w:rsidR="00823DE1" w:rsidRDefault="00823DE1" w:rsidP="000702E6">
      <w:pPr>
        <w:ind w:firstLine="708"/>
      </w:pPr>
    </w:p>
    <w:p w14:paraId="13E31514" w14:textId="77777777"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14:paraId="09AC59D0" w14:textId="77777777"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14:paraId="33FE4739" w14:textId="77777777" w:rsidR="00714938" w:rsidRPr="004820F3" w:rsidRDefault="00714938" w:rsidP="00714938">
      <w:pPr>
        <w:pStyle w:val="Heading3"/>
        <w:numPr>
          <w:ilvl w:val="2"/>
          <w:numId w:val="1"/>
        </w:numPr>
      </w:pPr>
      <w:bookmarkStart w:id="1242" w:name="_Toc454486704"/>
      <w:r>
        <w:t>Vizualizarea istoricului</w:t>
      </w:r>
      <w:bookmarkEnd w:id="1242"/>
    </w:p>
    <w:p w14:paraId="3CFF1433" w14:textId="77777777"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14:paraId="20B6AEBD" w14:textId="77777777" w:rsidR="00D44185" w:rsidRDefault="00D44185" w:rsidP="00255F0A">
      <w:pPr>
        <w:ind w:firstLine="708"/>
      </w:pPr>
    </w:p>
    <w:p w14:paraId="1B5A43B5"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14:paraId="70E42F52"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14:paraId="7CF8624F"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14:paraId="5FE064E9" w14:textId="77777777" w:rsidR="00D44185" w:rsidRDefault="00D44185" w:rsidP="00D44185">
      <w:r>
        <w:rPr>
          <w:rFonts w:ascii="Consolas" w:hAnsi="Consolas" w:cs="Consolas"/>
          <w:sz w:val="20"/>
          <w:szCs w:val="20"/>
        </w:rPr>
        <w:t>}</w:t>
      </w:r>
    </w:p>
    <w:p w14:paraId="3E8C345B" w14:textId="77777777" w:rsidR="00D44185" w:rsidRDefault="00D44185" w:rsidP="000702E6">
      <w:pPr>
        <w:ind w:firstLine="708"/>
      </w:pPr>
    </w:p>
    <w:p w14:paraId="23C16E9D" w14:textId="77777777"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14:paraId="4EBD318F" w14:textId="77777777" w:rsidR="00D44185" w:rsidRPr="00AA1090" w:rsidRDefault="002D30EF" w:rsidP="00AA1090">
      <w:pPr>
        <w:pStyle w:val="Heading2"/>
        <w:numPr>
          <w:ilvl w:val="1"/>
          <w:numId w:val="1"/>
        </w:numPr>
      </w:pPr>
      <w:bookmarkStart w:id="1243" w:name="_Toc454486705"/>
      <w:r>
        <w:t>Proiectar</w:t>
      </w:r>
      <w:del w:id="1244" w:author="Szabolcs Bene" w:date="2016-06-22T22:27:00Z">
        <w:r w:rsidDel="00B53398">
          <w:delText>a</w:delText>
        </w:r>
      </w:del>
      <w:r>
        <w:t>e</w:t>
      </w:r>
      <w:ins w:id="1245" w:author="Szabolcs Bene" w:date="2016-06-22T22:27:00Z">
        <w:r w:rsidR="00B53398">
          <w:t>a</w:t>
        </w:r>
      </w:ins>
      <w:r>
        <w:t xml:space="preserve"> bazei de date</w:t>
      </w:r>
      <w:bookmarkEnd w:id="1243"/>
    </w:p>
    <w:p w14:paraId="4B232173" w14:textId="77777777" w:rsidR="00D44185" w:rsidRDefault="00AA1090" w:rsidP="00D44185">
      <w:pPr>
        <w:ind w:firstLine="708"/>
      </w:pPr>
      <w:r>
        <w:t xml:space="preserve">In figura </w:t>
      </w:r>
      <w:r w:rsidR="001F3F86">
        <w:t>5.12</w:t>
      </w:r>
      <w:r>
        <w:t xml:space="preserve"> se observa tabelele din baza de date si relatiile intre ele.</w:t>
      </w:r>
    </w:p>
    <w:p w14:paraId="1DC72533" w14:textId="77777777" w:rsidR="001F3F86" w:rsidRDefault="00D06743" w:rsidP="001F3F86">
      <w:pPr>
        <w:keepNext/>
        <w:ind w:firstLine="708"/>
      </w:pPr>
      <w:r>
        <w:rPr>
          <w:noProof/>
        </w:rPr>
        <w:lastRenderedPageBreak/>
        <w:drawing>
          <wp:inline distT="0" distB="0" distL="0" distR="0" wp14:anchorId="62F84A5D" wp14:editId="6A49B955">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p>
    <w:p w14:paraId="7BEAE8FE" w14:textId="77777777" w:rsidR="00D06743" w:rsidRPr="001F3F86" w:rsidRDefault="001F3F86" w:rsidP="001F3F86">
      <w:pPr>
        <w:pStyle w:val="Caption"/>
        <w:jc w:val="center"/>
        <w:rPr>
          <w:i w:val="0"/>
          <w:iCs w:val="0"/>
          <w:color w:val="000000"/>
          <w:sz w:val="24"/>
          <w:szCs w:val="24"/>
        </w:rPr>
      </w:pPr>
      <w:bookmarkStart w:id="1246" w:name="_Toc454484635"/>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247" w:author="Szabolcs Bene" w:date="2016-06-20T22:40:00Z">
        <w:r w:rsidR="00EB4DBA">
          <w:rPr>
            <w:i w:val="0"/>
            <w:iCs w:val="0"/>
            <w:color w:val="000000"/>
            <w:sz w:val="24"/>
            <w:szCs w:val="24"/>
          </w:rPr>
          <w:t>Baza de date</w:t>
        </w:r>
      </w:ins>
      <w:bookmarkEnd w:id="1246"/>
      <w:del w:id="1248" w:author="Szabolcs Bene" w:date="2016-06-20T22:40:00Z">
        <w:r w:rsidRPr="001F3F86" w:rsidDel="00EB4DBA">
          <w:rPr>
            <w:i w:val="0"/>
            <w:iCs w:val="0"/>
            <w:color w:val="000000"/>
            <w:sz w:val="24"/>
            <w:szCs w:val="24"/>
          </w:rPr>
          <w:delText>Tabelele bazei de date</w:delText>
        </w:r>
      </w:del>
    </w:p>
    <w:p w14:paraId="7DF965CF" w14:textId="77777777" w:rsidR="00D44185" w:rsidRPr="00D44185" w:rsidRDefault="00D44185" w:rsidP="00D44185">
      <w:pPr>
        <w:ind w:firstLine="708"/>
      </w:pPr>
    </w:p>
    <w:p w14:paraId="63C3BB0C" w14:textId="77777777" w:rsidR="00E426C6" w:rsidRPr="00E426C6" w:rsidRDefault="00E426C6" w:rsidP="00E426C6">
      <w:pPr>
        <w:ind w:firstLine="708"/>
      </w:pPr>
      <w:r w:rsidRPr="00E426C6">
        <w:t xml:space="preserve">După cum se observă, tabelul user are relaţie 1 la n cu tabelele offers, friends şi history. Tabelul user are următoarele câmpuri: id, username, password, email, facebookid, isonline, iar cheile primare sunt id şi username. </w:t>
      </w:r>
    </w:p>
    <w:p w14:paraId="66EB9725" w14:textId="77777777" w:rsidR="00E426C6" w:rsidRDefault="00E426C6" w:rsidP="00E426C6">
      <w:pPr>
        <w:ind w:firstLine="708"/>
      </w:pPr>
      <w:r w:rsidRPr="00E426C6">
        <w:t xml:space="preserve">Tabelul offers conţine informaţii legate de cereri de ofertă şi informaţii de conexiune între 2 utilizatori. Are că şi cheie primară id-ul, iar că şi chei străine offererid şi answererid, care sunt asociate cu cheia primare din tabelul user. </w:t>
      </w:r>
      <w:r>
        <w:t>Informa</w:t>
      </w:r>
      <w:r w:rsidRPr="00E426C6">
        <w:t>ţ</w:t>
      </w:r>
      <w:r>
        <w:t>iile din tabelul offers sunt descrise in tabelul urm</w:t>
      </w:r>
      <w:r w:rsidRPr="00E426C6">
        <w:t>ă</w:t>
      </w:r>
      <w:r>
        <w:t>tor.</w:t>
      </w:r>
    </w:p>
    <w:p w14:paraId="771253D5" w14:textId="77777777" w:rsidR="001D6386" w:rsidRDefault="001D6386" w:rsidP="00E426C6">
      <w:pPr>
        <w:ind w:firstLine="708"/>
      </w:pPr>
    </w:p>
    <w:p w14:paraId="15271A14" w14:textId="77777777" w:rsidR="001D6386" w:rsidRPr="001D6386" w:rsidRDefault="001D6386" w:rsidP="001D6386">
      <w:pPr>
        <w:pStyle w:val="Caption"/>
        <w:keepNext/>
        <w:jc w:val="center"/>
        <w:rPr>
          <w:i w:val="0"/>
          <w:iCs w:val="0"/>
          <w:color w:val="000000"/>
          <w:sz w:val="24"/>
          <w:szCs w:val="24"/>
        </w:rPr>
      </w:pPr>
      <w:bookmarkStart w:id="1249" w:name="_Toc454468161"/>
      <w:bookmarkStart w:id="1250" w:name="_Toc454485005"/>
      <w:r w:rsidRPr="001D6386">
        <w:rPr>
          <w:i w:val="0"/>
          <w:iCs w:val="0"/>
          <w:color w:val="000000"/>
          <w:sz w:val="24"/>
          <w:szCs w:val="24"/>
        </w:rPr>
        <w:t>Tabel 5.</w:t>
      </w:r>
      <w:r w:rsidRPr="001D6386">
        <w:rPr>
          <w:i w:val="0"/>
          <w:iCs w:val="0"/>
          <w:color w:val="000000"/>
          <w:sz w:val="24"/>
          <w:szCs w:val="24"/>
        </w:rPr>
        <w:fldChar w:fldCharType="begin"/>
      </w:r>
      <w:r w:rsidRPr="001D6386">
        <w:rPr>
          <w:i w:val="0"/>
          <w:iCs w:val="0"/>
          <w:color w:val="000000"/>
          <w:sz w:val="24"/>
          <w:szCs w:val="24"/>
        </w:rPr>
        <w:instrText xml:space="preserve"> SEQ Tabel_5. \* ARABIC </w:instrText>
      </w:r>
      <w:r w:rsidRPr="001D6386">
        <w:rPr>
          <w:i w:val="0"/>
          <w:iCs w:val="0"/>
          <w:color w:val="000000"/>
          <w:sz w:val="24"/>
          <w:szCs w:val="24"/>
        </w:rPr>
        <w:fldChar w:fldCharType="separate"/>
      </w:r>
      <w:r w:rsidRPr="001D6386">
        <w:rPr>
          <w:i w:val="0"/>
          <w:iCs w:val="0"/>
          <w:color w:val="000000"/>
          <w:sz w:val="24"/>
          <w:szCs w:val="24"/>
        </w:rPr>
        <w:t>1</w:t>
      </w:r>
      <w:r w:rsidRPr="001D6386">
        <w:rPr>
          <w:i w:val="0"/>
          <w:iCs w:val="0"/>
          <w:color w:val="000000"/>
          <w:sz w:val="24"/>
          <w:szCs w:val="24"/>
        </w:rPr>
        <w:fldChar w:fldCharType="end"/>
      </w:r>
      <w:r w:rsidRPr="001D6386">
        <w:rPr>
          <w:i w:val="0"/>
          <w:iCs w:val="0"/>
          <w:color w:val="000000"/>
          <w:sz w:val="24"/>
          <w:szCs w:val="24"/>
        </w:rPr>
        <w:t xml:space="preserve"> Descrierea tabelului offers</w:t>
      </w:r>
      <w:bookmarkEnd w:id="1249"/>
      <w:bookmarkEnd w:id="1250"/>
    </w:p>
    <w:tbl>
      <w:tblPr>
        <w:tblStyle w:val="TableGrid"/>
        <w:tblW w:w="0" w:type="auto"/>
        <w:tblLook w:val="04A0" w:firstRow="1" w:lastRow="0" w:firstColumn="1" w:lastColumn="0" w:noHBand="0" w:noVBand="1"/>
      </w:tblPr>
      <w:tblGrid>
        <w:gridCol w:w="2157"/>
        <w:gridCol w:w="2157"/>
        <w:gridCol w:w="2158"/>
        <w:gridCol w:w="2158"/>
      </w:tblGrid>
      <w:tr w:rsidR="00E426C6" w14:paraId="69068EF5" w14:textId="77777777" w:rsidTr="00E426C6">
        <w:tc>
          <w:tcPr>
            <w:tcW w:w="2157" w:type="dxa"/>
          </w:tcPr>
          <w:p w14:paraId="182022F2" w14:textId="77777777" w:rsidR="00E426C6" w:rsidRPr="00F7030A" w:rsidRDefault="00E426C6" w:rsidP="00E426C6">
            <w:pPr>
              <w:rPr>
                <w:rFonts w:ascii="Times New Roman" w:hAnsi="Times New Roman" w:cs="Times New Roman"/>
                <w:sz w:val="20"/>
                <w:szCs w:val="20"/>
                <w:rPrChange w:id="1251" w:author="Szabolcs Bene" w:date="2016-06-23T22:32:00Z">
                  <w:rPr/>
                </w:rPrChange>
              </w:rPr>
            </w:pPr>
            <w:r w:rsidRPr="00F7030A">
              <w:rPr>
                <w:rFonts w:ascii="Times New Roman" w:hAnsi="Times New Roman" w:cs="Times New Roman"/>
                <w:sz w:val="20"/>
                <w:szCs w:val="20"/>
                <w:rPrChange w:id="1252" w:author="Szabolcs Bene" w:date="2016-06-23T22:32:00Z">
                  <w:rPr/>
                </w:rPrChange>
              </w:rPr>
              <w:t>C</w:t>
            </w:r>
            <w:r w:rsidRPr="00F7030A">
              <w:rPr>
                <w:rFonts w:ascii="Times New Roman" w:hAnsi="Times New Roman" w:cs="Times New Roman"/>
                <w:color w:val="000000"/>
                <w:sz w:val="20"/>
                <w:szCs w:val="20"/>
                <w:rPrChange w:id="1253" w:author="Szabolcs Bene" w:date="2016-06-23T22:32:00Z">
                  <w:rPr>
                    <w:color w:val="000000"/>
                  </w:rPr>
                </w:rPrChange>
              </w:rPr>
              <w:t>â</w:t>
            </w:r>
            <w:r w:rsidRPr="00F7030A">
              <w:rPr>
                <w:rFonts w:ascii="Times New Roman" w:hAnsi="Times New Roman" w:cs="Times New Roman"/>
                <w:sz w:val="20"/>
                <w:szCs w:val="20"/>
                <w:rPrChange w:id="1254" w:author="Szabolcs Bene" w:date="2016-06-23T22:32:00Z">
                  <w:rPr/>
                </w:rPrChange>
              </w:rPr>
              <w:t>mp</w:t>
            </w:r>
          </w:p>
        </w:tc>
        <w:tc>
          <w:tcPr>
            <w:tcW w:w="2157" w:type="dxa"/>
          </w:tcPr>
          <w:p w14:paraId="23E961CD" w14:textId="77777777" w:rsidR="00E426C6" w:rsidRPr="00F7030A" w:rsidRDefault="00E426C6" w:rsidP="00E426C6">
            <w:pPr>
              <w:rPr>
                <w:rFonts w:ascii="Times New Roman" w:hAnsi="Times New Roman" w:cs="Times New Roman"/>
                <w:sz w:val="20"/>
                <w:szCs w:val="20"/>
                <w:rPrChange w:id="1255" w:author="Szabolcs Bene" w:date="2016-06-23T22:32:00Z">
                  <w:rPr/>
                </w:rPrChange>
              </w:rPr>
            </w:pPr>
            <w:r w:rsidRPr="00F7030A">
              <w:rPr>
                <w:rFonts w:ascii="Times New Roman" w:hAnsi="Times New Roman" w:cs="Times New Roman"/>
                <w:sz w:val="20"/>
                <w:szCs w:val="20"/>
                <w:rPrChange w:id="1256" w:author="Szabolcs Bene" w:date="2016-06-23T22:32:00Z">
                  <w:rPr/>
                </w:rPrChange>
              </w:rPr>
              <w:t>Tip</w:t>
            </w:r>
          </w:p>
        </w:tc>
        <w:tc>
          <w:tcPr>
            <w:tcW w:w="2158" w:type="dxa"/>
          </w:tcPr>
          <w:p w14:paraId="4B59BEAD" w14:textId="77777777" w:rsidR="00E426C6" w:rsidRPr="00F7030A" w:rsidRDefault="00E426C6" w:rsidP="00E426C6">
            <w:pPr>
              <w:rPr>
                <w:rFonts w:ascii="Times New Roman" w:hAnsi="Times New Roman" w:cs="Times New Roman"/>
                <w:sz w:val="20"/>
                <w:szCs w:val="20"/>
                <w:rPrChange w:id="1257" w:author="Szabolcs Bene" w:date="2016-06-23T22:32:00Z">
                  <w:rPr/>
                </w:rPrChange>
              </w:rPr>
            </w:pPr>
            <w:r w:rsidRPr="00F7030A">
              <w:rPr>
                <w:rFonts w:ascii="Times New Roman" w:hAnsi="Times New Roman" w:cs="Times New Roman"/>
                <w:sz w:val="20"/>
                <w:szCs w:val="20"/>
                <w:rPrChange w:id="1258" w:author="Szabolcs Bene" w:date="2016-06-23T22:32:00Z">
                  <w:rPr/>
                </w:rPrChange>
              </w:rPr>
              <w:t>Cheie</w:t>
            </w:r>
          </w:p>
        </w:tc>
        <w:tc>
          <w:tcPr>
            <w:tcW w:w="2158" w:type="dxa"/>
          </w:tcPr>
          <w:p w14:paraId="4CF4DE72" w14:textId="77777777" w:rsidR="00E426C6" w:rsidRPr="00F7030A" w:rsidRDefault="00E426C6" w:rsidP="00E426C6">
            <w:pPr>
              <w:rPr>
                <w:rFonts w:ascii="Times New Roman" w:hAnsi="Times New Roman" w:cs="Times New Roman"/>
                <w:sz w:val="20"/>
                <w:szCs w:val="20"/>
                <w:rPrChange w:id="1259" w:author="Szabolcs Bene" w:date="2016-06-23T22:32:00Z">
                  <w:rPr/>
                </w:rPrChange>
              </w:rPr>
            </w:pPr>
            <w:r w:rsidRPr="00F7030A">
              <w:rPr>
                <w:rFonts w:ascii="Times New Roman" w:hAnsi="Times New Roman" w:cs="Times New Roman"/>
                <w:sz w:val="20"/>
                <w:szCs w:val="20"/>
                <w:rPrChange w:id="1260" w:author="Szabolcs Bene" w:date="2016-06-23T22:32:00Z">
                  <w:rPr/>
                </w:rPrChange>
              </w:rPr>
              <w:t>Descriere</w:t>
            </w:r>
          </w:p>
        </w:tc>
      </w:tr>
      <w:tr w:rsidR="00E426C6" w14:paraId="1FAFEA0B" w14:textId="77777777" w:rsidTr="00E426C6">
        <w:tc>
          <w:tcPr>
            <w:tcW w:w="2157" w:type="dxa"/>
          </w:tcPr>
          <w:p w14:paraId="3BA73B26" w14:textId="77777777" w:rsidR="00E426C6" w:rsidRPr="00F7030A" w:rsidRDefault="00E426C6" w:rsidP="00E426C6">
            <w:pPr>
              <w:rPr>
                <w:rFonts w:ascii="Times New Roman" w:hAnsi="Times New Roman" w:cs="Times New Roman"/>
                <w:sz w:val="20"/>
                <w:szCs w:val="20"/>
                <w:rPrChange w:id="1261" w:author="Szabolcs Bene" w:date="2016-06-23T22:32:00Z">
                  <w:rPr/>
                </w:rPrChange>
              </w:rPr>
            </w:pPr>
            <w:r w:rsidRPr="00F7030A">
              <w:rPr>
                <w:rFonts w:ascii="Times New Roman" w:hAnsi="Times New Roman" w:cs="Times New Roman"/>
                <w:sz w:val="20"/>
                <w:szCs w:val="20"/>
                <w:rPrChange w:id="1262" w:author="Szabolcs Bene" w:date="2016-06-23T22:32:00Z">
                  <w:rPr/>
                </w:rPrChange>
              </w:rPr>
              <w:t>id</w:t>
            </w:r>
          </w:p>
        </w:tc>
        <w:tc>
          <w:tcPr>
            <w:tcW w:w="2157" w:type="dxa"/>
          </w:tcPr>
          <w:p w14:paraId="1994FB19" w14:textId="77777777" w:rsidR="00E426C6" w:rsidRPr="00F7030A" w:rsidRDefault="00E426C6" w:rsidP="00E426C6">
            <w:pPr>
              <w:rPr>
                <w:rFonts w:ascii="Times New Roman" w:hAnsi="Times New Roman" w:cs="Times New Roman"/>
                <w:sz w:val="20"/>
                <w:szCs w:val="20"/>
                <w:rPrChange w:id="1263" w:author="Szabolcs Bene" w:date="2016-06-23T22:32:00Z">
                  <w:rPr/>
                </w:rPrChange>
              </w:rPr>
            </w:pPr>
            <w:r w:rsidRPr="00F7030A">
              <w:rPr>
                <w:rFonts w:ascii="Times New Roman" w:hAnsi="Times New Roman" w:cs="Times New Roman"/>
                <w:sz w:val="20"/>
                <w:szCs w:val="20"/>
                <w:rPrChange w:id="1264" w:author="Szabolcs Bene" w:date="2016-06-23T22:32:00Z">
                  <w:rPr/>
                </w:rPrChange>
              </w:rPr>
              <w:t>Int</w:t>
            </w:r>
          </w:p>
        </w:tc>
        <w:tc>
          <w:tcPr>
            <w:tcW w:w="2158" w:type="dxa"/>
          </w:tcPr>
          <w:p w14:paraId="03719CD7" w14:textId="77777777" w:rsidR="00E426C6" w:rsidRPr="00F7030A" w:rsidRDefault="00E426C6" w:rsidP="00E426C6">
            <w:pPr>
              <w:rPr>
                <w:rFonts w:ascii="Times New Roman" w:hAnsi="Times New Roman" w:cs="Times New Roman"/>
                <w:sz w:val="20"/>
                <w:szCs w:val="20"/>
                <w:rPrChange w:id="1265" w:author="Szabolcs Bene" w:date="2016-06-23T22:32:00Z">
                  <w:rPr/>
                </w:rPrChange>
              </w:rPr>
            </w:pPr>
            <w:r w:rsidRPr="00F7030A">
              <w:rPr>
                <w:rFonts w:ascii="Times New Roman" w:hAnsi="Times New Roman" w:cs="Times New Roman"/>
                <w:sz w:val="20"/>
                <w:szCs w:val="20"/>
                <w:rPrChange w:id="1266" w:author="Szabolcs Bene" w:date="2016-06-23T22:32:00Z">
                  <w:rPr/>
                </w:rPrChange>
              </w:rPr>
              <w:t>Primara</w:t>
            </w:r>
          </w:p>
        </w:tc>
        <w:tc>
          <w:tcPr>
            <w:tcW w:w="2158" w:type="dxa"/>
          </w:tcPr>
          <w:p w14:paraId="389AA4C5" w14:textId="77777777" w:rsidR="00E426C6" w:rsidRPr="00F7030A" w:rsidRDefault="00E426C6" w:rsidP="00E426C6">
            <w:pPr>
              <w:rPr>
                <w:rFonts w:ascii="Times New Roman" w:hAnsi="Times New Roman" w:cs="Times New Roman"/>
                <w:sz w:val="20"/>
                <w:szCs w:val="20"/>
                <w:rPrChange w:id="1267" w:author="Szabolcs Bene" w:date="2016-06-23T22:32:00Z">
                  <w:rPr/>
                </w:rPrChange>
              </w:rPr>
            </w:pPr>
            <w:r w:rsidRPr="00F7030A">
              <w:rPr>
                <w:rFonts w:ascii="Times New Roman" w:hAnsi="Times New Roman" w:cs="Times New Roman"/>
                <w:sz w:val="20"/>
                <w:szCs w:val="20"/>
                <w:rPrChange w:id="1268" w:author="Szabolcs Bene" w:date="2016-06-23T22:32:00Z">
                  <w:rPr/>
                </w:rPrChange>
              </w:rPr>
              <w:t>Id-ul cererii de ofert</w:t>
            </w:r>
            <w:r w:rsidRPr="00F7030A">
              <w:rPr>
                <w:rFonts w:ascii="Times New Roman" w:hAnsi="Times New Roman" w:cs="Times New Roman"/>
                <w:color w:val="000000"/>
                <w:sz w:val="20"/>
                <w:szCs w:val="20"/>
                <w:rPrChange w:id="1269" w:author="Szabolcs Bene" w:date="2016-06-23T22:32:00Z">
                  <w:rPr>
                    <w:color w:val="000000"/>
                  </w:rPr>
                </w:rPrChange>
              </w:rPr>
              <w:t>ă</w:t>
            </w:r>
          </w:p>
        </w:tc>
      </w:tr>
      <w:tr w:rsidR="00E426C6" w14:paraId="68C200FB" w14:textId="77777777" w:rsidTr="00E426C6">
        <w:tc>
          <w:tcPr>
            <w:tcW w:w="2157" w:type="dxa"/>
          </w:tcPr>
          <w:p w14:paraId="3AB25E9F" w14:textId="77777777" w:rsidR="00E426C6" w:rsidRPr="00F7030A" w:rsidRDefault="00E426C6" w:rsidP="00E426C6">
            <w:pPr>
              <w:rPr>
                <w:rFonts w:ascii="Times New Roman" w:hAnsi="Times New Roman" w:cs="Times New Roman"/>
                <w:sz w:val="20"/>
                <w:szCs w:val="20"/>
                <w:rPrChange w:id="1270" w:author="Szabolcs Bene" w:date="2016-06-23T22:32:00Z">
                  <w:rPr/>
                </w:rPrChange>
              </w:rPr>
            </w:pPr>
            <w:r w:rsidRPr="00F7030A">
              <w:rPr>
                <w:rFonts w:ascii="Times New Roman" w:hAnsi="Times New Roman" w:cs="Times New Roman"/>
                <w:sz w:val="20"/>
                <w:szCs w:val="20"/>
                <w:rPrChange w:id="1271" w:author="Szabolcs Bene" w:date="2016-06-23T22:32:00Z">
                  <w:rPr/>
                </w:rPrChange>
              </w:rPr>
              <w:t>offererid</w:t>
            </w:r>
          </w:p>
        </w:tc>
        <w:tc>
          <w:tcPr>
            <w:tcW w:w="2157" w:type="dxa"/>
          </w:tcPr>
          <w:p w14:paraId="67E4BD32" w14:textId="77777777" w:rsidR="00E426C6" w:rsidRPr="00F7030A" w:rsidRDefault="00E426C6" w:rsidP="00E426C6">
            <w:pPr>
              <w:rPr>
                <w:rFonts w:ascii="Times New Roman" w:hAnsi="Times New Roman" w:cs="Times New Roman"/>
                <w:sz w:val="20"/>
                <w:szCs w:val="20"/>
                <w:rPrChange w:id="1272" w:author="Szabolcs Bene" w:date="2016-06-23T22:32:00Z">
                  <w:rPr/>
                </w:rPrChange>
              </w:rPr>
            </w:pPr>
            <w:r w:rsidRPr="00F7030A">
              <w:rPr>
                <w:rFonts w:ascii="Times New Roman" w:hAnsi="Times New Roman" w:cs="Times New Roman"/>
                <w:sz w:val="20"/>
                <w:szCs w:val="20"/>
                <w:rPrChange w:id="1273" w:author="Szabolcs Bene" w:date="2016-06-23T22:32:00Z">
                  <w:rPr/>
                </w:rPrChange>
              </w:rPr>
              <w:t>Int</w:t>
            </w:r>
          </w:p>
        </w:tc>
        <w:tc>
          <w:tcPr>
            <w:tcW w:w="2158" w:type="dxa"/>
          </w:tcPr>
          <w:p w14:paraId="4D3B1349" w14:textId="77777777" w:rsidR="00E426C6" w:rsidRPr="00F7030A" w:rsidRDefault="00E426C6" w:rsidP="00E426C6">
            <w:pPr>
              <w:rPr>
                <w:rFonts w:ascii="Times New Roman" w:hAnsi="Times New Roman" w:cs="Times New Roman"/>
                <w:sz w:val="20"/>
                <w:szCs w:val="20"/>
                <w:rPrChange w:id="1274" w:author="Szabolcs Bene" w:date="2016-06-23T22:32:00Z">
                  <w:rPr/>
                </w:rPrChange>
              </w:rPr>
            </w:pPr>
            <w:r w:rsidRPr="00F7030A">
              <w:rPr>
                <w:rFonts w:ascii="Times New Roman" w:hAnsi="Times New Roman" w:cs="Times New Roman"/>
                <w:sz w:val="20"/>
                <w:szCs w:val="20"/>
                <w:rPrChange w:id="1275" w:author="Szabolcs Bene" w:date="2016-06-23T22:32:00Z">
                  <w:rPr/>
                </w:rPrChange>
              </w:rPr>
              <w:t>Straina</w:t>
            </w:r>
          </w:p>
        </w:tc>
        <w:tc>
          <w:tcPr>
            <w:tcW w:w="2158" w:type="dxa"/>
          </w:tcPr>
          <w:p w14:paraId="6E5FB57A" w14:textId="77777777" w:rsidR="00E426C6" w:rsidRPr="00F7030A" w:rsidRDefault="00E426C6" w:rsidP="00E426C6">
            <w:pPr>
              <w:rPr>
                <w:rFonts w:ascii="Times New Roman" w:hAnsi="Times New Roman" w:cs="Times New Roman"/>
                <w:sz w:val="20"/>
                <w:szCs w:val="20"/>
                <w:rPrChange w:id="1276" w:author="Szabolcs Bene" w:date="2016-06-23T22:32:00Z">
                  <w:rPr/>
                </w:rPrChange>
              </w:rPr>
            </w:pPr>
            <w:r w:rsidRPr="00F7030A">
              <w:rPr>
                <w:rFonts w:ascii="Times New Roman" w:hAnsi="Times New Roman" w:cs="Times New Roman"/>
                <w:sz w:val="20"/>
                <w:szCs w:val="20"/>
                <w:rPrChange w:id="1277" w:author="Szabolcs Bene" w:date="2016-06-23T22:32:00Z">
                  <w:rPr/>
                </w:rPrChange>
              </w:rPr>
              <w:t>Id-ul utilizatorului care cere conexiunea</w:t>
            </w:r>
          </w:p>
        </w:tc>
      </w:tr>
      <w:tr w:rsidR="00E426C6" w14:paraId="202B19F8" w14:textId="77777777" w:rsidTr="00E426C6">
        <w:tc>
          <w:tcPr>
            <w:tcW w:w="2157" w:type="dxa"/>
          </w:tcPr>
          <w:p w14:paraId="75AC7A2B" w14:textId="77777777" w:rsidR="00E426C6" w:rsidRPr="00F7030A" w:rsidRDefault="00E426C6" w:rsidP="00E426C6">
            <w:pPr>
              <w:rPr>
                <w:rFonts w:ascii="Times New Roman" w:hAnsi="Times New Roman" w:cs="Times New Roman"/>
                <w:sz w:val="20"/>
                <w:szCs w:val="20"/>
                <w:rPrChange w:id="1278" w:author="Szabolcs Bene" w:date="2016-06-23T22:32:00Z">
                  <w:rPr/>
                </w:rPrChange>
              </w:rPr>
            </w:pPr>
            <w:r w:rsidRPr="00F7030A">
              <w:rPr>
                <w:rFonts w:ascii="Times New Roman" w:hAnsi="Times New Roman" w:cs="Times New Roman"/>
                <w:sz w:val="20"/>
                <w:szCs w:val="20"/>
                <w:rPrChange w:id="1279" w:author="Szabolcs Bene" w:date="2016-06-23T22:32:00Z">
                  <w:rPr/>
                </w:rPrChange>
              </w:rPr>
              <w:t>answererid</w:t>
            </w:r>
          </w:p>
        </w:tc>
        <w:tc>
          <w:tcPr>
            <w:tcW w:w="2157" w:type="dxa"/>
          </w:tcPr>
          <w:p w14:paraId="74D7AD6B" w14:textId="77777777" w:rsidR="00E426C6" w:rsidRPr="00F7030A" w:rsidRDefault="00E426C6" w:rsidP="00E426C6">
            <w:pPr>
              <w:rPr>
                <w:rFonts w:ascii="Times New Roman" w:hAnsi="Times New Roman" w:cs="Times New Roman"/>
                <w:sz w:val="20"/>
                <w:szCs w:val="20"/>
                <w:rPrChange w:id="1280" w:author="Szabolcs Bene" w:date="2016-06-23T22:32:00Z">
                  <w:rPr/>
                </w:rPrChange>
              </w:rPr>
            </w:pPr>
            <w:r w:rsidRPr="00F7030A">
              <w:rPr>
                <w:rFonts w:ascii="Times New Roman" w:hAnsi="Times New Roman" w:cs="Times New Roman"/>
                <w:sz w:val="20"/>
                <w:szCs w:val="20"/>
                <w:rPrChange w:id="1281" w:author="Szabolcs Bene" w:date="2016-06-23T22:32:00Z">
                  <w:rPr/>
                </w:rPrChange>
              </w:rPr>
              <w:t>Int</w:t>
            </w:r>
          </w:p>
        </w:tc>
        <w:tc>
          <w:tcPr>
            <w:tcW w:w="2158" w:type="dxa"/>
          </w:tcPr>
          <w:p w14:paraId="1124CDFF" w14:textId="77777777" w:rsidR="00E426C6" w:rsidRPr="00F7030A" w:rsidRDefault="00E426C6" w:rsidP="00E426C6">
            <w:pPr>
              <w:rPr>
                <w:rFonts w:ascii="Times New Roman" w:hAnsi="Times New Roman" w:cs="Times New Roman"/>
                <w:sz w:val="20"/>
                <w:szCs w:val="20"/>
                <w:rPrChange w:id="1282" w:author="Szabolcs Bene" w:date="2016-06-23T22:32:00Z">
                  <w:rPr/>
                </w:rPrChange>
              </w:rPr>
            </w:pPr>
            <w:r w:rsidRPr="00F7030A">
              <w:rPr>
                <w:rFonts w:ascii="Times New Roman" w:hAnsi="Times New Roman" w:cs="Times New Roman"/>
                <w:sz w:val="20"/>
                <w:szCs w:val="20"/>
                <w:rPrChange w:id="1283" w:author="Szabolcs Bene" w:date="2016-06-23T22:32:00Z">
                  <w:rPr/>
                </w:rPrChange>
              </w:rPr>
              <w:t>Straina</w:t>
            </w:r>
          </w:p>
        </w:tc>
        <w:tc>
          <w:tcPr>
            <w:tcW w:w="2158" w:type="dxa"/>
          </w:tcPr>
          <w:p w14:paraId="4BFF674F" w14:textId="77777777" w:rsidR="00E426C6" w:rsidRPr="00F7030A" w:rsidRDefault="00E426C6" w:rsidP="00E426C6">
            <w:pPr>
              <w:rPr>
                <w:rFonts w:ascii="Times New Roman" w:hAnsi="Times New Roman" w:cs="Times New Roman"/>
                <w:sz w:val="20"/>
                <w:szCs w:val="20"/>
                <w:rPrChange w:id="1284" w:author="Szabolcs Bene" w:date="2016-06-23T22:32:00Z">
                  <w:rPr/>
                </w:rPrChange>
              </w:rPr>
            </w:pPr>
            <w:r w:rsidRPr="00F7030A">
              <w:rPr>
                <w:rFonts w:ascii="Times New Roman" w:hAnsi="Times New Roman" w:cs="Times New Roman"/>
                <w:sz w:val="20"/>
                <w:szCs w:val="20"/>
                <w:rPrChange w:id="1285" w:author="Szabolcs Bene" w:date="2016-06-23T22:32:00Z">
                  <w:rPr/>
                </w:rPrChange>
              </w:rPr>
              <w:t>Id-ul utilizatorului care raspunde la cerere de conexiune</w:t>
            </w:r>
          </w:p>
        </w:tc>
      </w:tr>
      <w:tr w:rsidR="00E426C6" w14:paraId="1EE64EBB" w14:textId="77777777" w:rsidTr="00E426C6">
        <w:tc>
          <w:tcPr>
            <w:tcW w:w="2157" w:type="dxa"/>
          </w:tcPr>
          <w:p w14:paraId="308FF186" w14:textId="77777777" w:rsidR="00E426C6" w:rsidRPr="00F7030A" w:rsidRDefault="00E426C6" w:rsidP="00E426C6">
            <w:pPr>
              <w:rPr>
                <w:rFonts w:ascii="Times New Roman" w:hAnsi="Times New Roman" w:cs="Times New Roman"/>
                <w:sz w:val="20"/>
                <w:szCs w:val="20"/>
                <w:rPrChange w:id="1286" w:author="Szabolcs Bene" w:date="2016-06-23T22:32:00Z">
                  <w:rPr/>
                </w:rPrChange>
              </w:rPr>
            </w:pPr>
            <w:r w:rsidRPr="00F7030A">
              <w:rPr>
                <w:rFonts w:ascii="Times New Roman" w:hAnsi="Times New Roman" w:cs="Times New Roman"/>
                <w:sz w:val="20"/>
                <w:szCs w:val="20"/>
                <w:rPrChange w:id="1287" w:author="Szabolcs Bene" w:date="2016-06-23T22:32:00Z">
                  <w:rPr/>
                </w:rPrChange>
              </w:rPr>
              <w:t>offerersdp</w:t>
            </w:r>
          </w:p>
        </w:tc>
        <w:tc>
          <w:tcPr>
            <w:tcW w:w="2157" w:type="dxa"/>
          </w:tcPr>
          <w:p w14:paraId="1D315E86" w14:textId="77777777" w:rsidR="00E426C6" w:rsidRPr="00F7030A" w:rsidRDefault="00E426C6" w:rsidP="00E426C6">
            <w:pPr>
              <w:rPr>
                <w:rFonts w:ascii="Times New Roman" w:hAnsi="Times New Roman" w:cs="Times New Roman"/>
                <w:sz w:val="20"/>
                <w:szCs w:val="20"/>
                <w:rPrChange w:id="1288" w:author="Szabolcs Bene" w:date="2016-06-23T22:32:00Z">
                  <w:rPr/>
                </w:rPrChange>
              </w:rPr>
            </w:pPr>
            <w:r w:rsidRPr="00F7030A">
              <w:rPr>
                <w:rFonts w:ascii="Times New Roman" w:hAnsi="Times New Roman" w:cs="Times New Roman"/>
                <w:sz w:val="20"/>
                <w:szCs w:val="20"/>
                <w:rPrChange w:id="1289" w:author="Szabolcs Bene" w:date="2016-06-23T22:32:00Z">
                  <w:rPr/>
                </w:rPrChange>
              </w:rPr>
              <w:t>Text</w:t>
            </w:r>
          </w:p>
        </w:tc>
        <w:tc>
          <w:tcPr>
            <w:tcW w:w="2158" w:type="dxa"/>
          </w:tcPr>
          <w:p w14:paraId="0A04010A" w14:textId="77777777" w:rsidR="00E426C6" w:rsidRPr="00F7030A" w:rsidRDefault="00E426C6" w:rsidP="00E426C6">
            <w:pPr>
              <w:rPr>
                <w:rFonts w:ascii="Times New Roman" w:hAnsi="Times New Roman" w:cs="Times New Roman"/>
                <w:sz w:val="20"/>
                <w:szCs w:val="20"/>
                <w:rPrChange w:id="1290" w:author="Szabolcs Bene" w:date="2016-06-23T22:32:00Z">
                  <w:rPr/>
                </w:rPrChange>
              </w:rPr>
            </w:pPr>
            <w:r w:rsidRPr="00F7030A">
              <w:rPr>
                <w:rFonts w:ascii="Times New Roman" w:hAnsi="Times New Roman" w:cs="Times New Roman"/>
                <w:sz w:val="20"/>
                <w:szCs w:val="20"/>
                <w:rPrChange w:id="1291" w:author="Szabolcs Bene" w:date="2016-06-23T22:32:00Z">
                  <w:rPr/>
                </w:rPrChange>
              </w:rPr>
              <w:t>-</w:t>
            </w:r>
          </w:p>
        </w:tc>
        <w:tc>
          <w:tcPr>
            <w:tcW w:w="2158" w:type="dxa"/>
          </w:tcPr>
          <w:p w14:paraId="56A8A59D" w14:textId="77777777" w:rsidR="00E426C6" w:rsidRPr="00F7030A" w:rsidRDefault="00E426C6" w:rsidP="00E426C6">
            <w:pPr>
              <w:rPr>
                <w:rFonts w:ascii="Times New Roman" w:hAnsi="Times New Roman" w:cs="Times New Roman"/>
                <w:sz w:val="20"/>
                <w:szCs w:val="20"/>
                <w:rPrChange w:id="1292" w:author="Szabolcs Bene" w:date="2016-06-23T22:32:00Z">
                  <w:rPr/>
                </w:rPrChange>
              </w:rPr>
            </w:pPr>
            <w:r w:rsidRPr="00F7030A">
              <w:rPr>
                <w:rFonts w:ascii="Times New Roman" w:hAnsi="Times New Roman" w:cs="Times New Roman"/>
                <w:sz w:val="20"/>
                <w:szCs w:val="20"/>
                <w:rPrChange w:id="1293" w:author="Szabolcs Bene" w:date="2016-06-23T22:32:00Z">
                  <w:rPr/>
                </w:rPrChange>
              </w:rPr>
              <w:t>Informatia de Session Description Protocol a utilizatorului care a pornit conexiunea</w:t>
            </w:r>
          </w:p>
        </w:tc>
      </w:tr>
      <w:tr w:rsidR="00E426C6" w14:paraId="422F5E50" w14:textId="77777777" w:rsidTr="00E426C6">
        <w:tc>
          <w:tcPr>
            <w:tcW w:w="2157" w:type="dxa"/>
          </w:tcPr>
          <w:p w14:paraId="0467157C" w14:textId="77777777" w:rsidR="00E426C6" w:rsidRPr="00F7030A" w:rsidRDefault="00E426C6" w:rsidP="00E426C6">
            <w:pPr>
              <w:rPr>
                <w:rFonts w:ascii="Times New Roman" w:hAnsi="Times New Roman" w:cs="Times New Roman"/>
                <w:sz w:val="20"/>
                <w:szCs w:val="20"/>
                <w:rPrChange w:id="1294" w:author="Szabolcs Bene" w:date="2016-06-23T22:32:00Z">
                  <w:rPr/>
                </w:rPrChange>
              </w:rPr>
            </w:pPr>
            <w:r w:rsidRPr="00F7030A">
              <w:rPr>
                <w:rFonts w:ascii="Times New Roman" w:hAnsi="Times New Roman" w:cs="Times New Roman"/>
                <w:sz w:val="20"/>
                <w:szCs w:val="20"/>
                <w:rPrChange w:id="1295" w:author="Szabolcs Bene" w:date="2016-06-23T22:32:00Z">
                  <w:rPr/>
                </w:rPrChange>
              </w:rPr>
              <w:lastRenderedPageBreak/>
              <w:t>answerersdp</w:t>
            </w:r>
          </w:p>
        </w:tc>
        <w:tc>
          <w:tcPr>
            <w:tcW w:w="2157" w:type="dxa"/>
          </w:tcPr>
          <w:p w14:paraId="01AFD658" w14:textId="77777777" w:rsidR="00E426C6" w:rsidRPr="00F7030A" w:rsidRDefault="00E426C6" w:rsidP="00E426C6">
            <w:pPr>
              <w:rPr>
                <w:rFonts w:ascii="Times New Roman" w:hAnsi="Times New Roman" w:cs="Times New Roman"/>
                <w:sz w:val="20"/>
                <w:szCs w:val="20"/>
                <w:rPrChange w:id="1296" w:author="Szabolcs Bene" w:date="2016-06-23T22:32:00Z">
                  <w:rPr/>
                </w:rPrChange>
              </w:rPr>
            </w:pPr>
            <w:r w:rsidRPr="00F7030A">
              <w:rPr>
                <w:rFonts w:ascii="Times New Roman" w:hAnsi="Times New Roman" w:cs="Times New Roman"/>
                <w:sz w:val="20"/>
                <w:szCs w:val="20"/>
                <w:rPrChange w:id="1297" w:author="Szabolcs Bene" w:date="2016-06-23T22:32:00Z">
                  <w:rPr/>
                </w:rPrChange>
              </w:rPr>
              <w:t>Text</w:t>
            </w:r>
          </w:p>
        </w:tc>
        <w:tc>
          <w:tcPr>
            <w:tcW w:w="2158" w:type="dxa"/>
          </w:tcPr>
          <w:p w14:paraId="51BEAC75" w14:textId="77777777" w:rsidR="00E426C6" w:rsidRPr="00F7030A" w:rsidRDefault="00E426C6" w:rsidP="00E426C6">
            <w:pPr>
              <w:rPr>
                <w:rFonts w:ascii="Times New Roman" w:hAnsi="Times New Roman" w:cs="Times New Roman"/>
                <w:sz w:val="20"/>
                <w:szCs w:val="20"/>
                <w:rPrChange w:id="1298" w:author="Szabolcs Bene" w:date="2016-06-23T22:32:00Z">
                  <w:rPr/>
                </w:rPrChange>
              </w:rPr>
            </w:pPr>
            <w:r w:rsidRPr="00F7030A">
              <w:rPr>
                <w:rFonts w:ascii="Times New Roman" w:hAnsi="Times New Roman" w:cs="Times New Roman"/>
                <w:sz w:val="20"/>
                <w:szCs w:val="20"/>
                <w:rPrChange w:id="1299" w:author="Szabolcs Bene" w:date="2016-06-23T22:32:00Z">
                  <w:rPr/>
                </w:rPrChange>
              </w:rPr>
              <w:t>-</w:t>
            </w:r>
          </w:p>
        </w:tc>
        <w:tc>
          <w:tcPr>
            <w:tcW w:w="2158" w:type="dxa"/>
          </w:tcPr>
          <w:p w14:paraId="1AEAF114" w14:textId="77777777" w:rsidR="00E426C6" w:rsidRPr="00F7030A" w:rsidRDefault="00E426C6" w:rsidP="00E426C6">
            <w:pPr>
              <w:rPr>
                <w:rFonts w:ascii="Times New Roman" w:hAnsi="Times New Roman" w:cs="Times New Roman"/>
                <w:sz w:val="20"/>
                <w:szCs w:val="20"/>
                <w:rPrChange w:id="1300" w:author="Szabolcs Bene" w:date="2016-06-23T22:32:00Z">
                  <w:rPr/>
                </w:rPrChange>
              </w:rPr>
            </w:pPr>
            <w:r w:rsidRPr="00F7030A">
              <w:rPr>
                <w:rFonts w:ascii="Times New Roman" w:hAnsi="Times New Roman" w:cs="Times New Roman"/>
                <w:sz w:val="20"/>
                <w:szCs w:val="20"/>
                <w:rPrChange w:id="1301" w:author="Szabolcs Bene" w:date="2016-06-23T22:32:00Z">
                  <w:rPr/>
                </w:rPrChange>
              </w:rPr>
              <w:t>Informatia de Session Description Protocol a utilizatorului care a raspuns la conexiune</w:t>
            </w:r>
          </w:p>
        </w:tc>
      </w:tr>
      <w:tr w:rsidR="00E426C6" w14:paraId="4A0821BB" w14:textId="77777777" w:rsidTr="00E426C6">
        <w:tc>
          <w:tcPr>
            <w:tcW w:w="2157" w:type="dxa"/>
          </w:tcPr>
          <w:p w14:paraId="2E41F8EF" w14:textId="77777777" w:rsidR="00E426C6" w:rsidRPr="00F7030A" w:rsidRDefault="00E426C6" w:rsidP="00E426C6">
            <w:pPr>
              <w:rPr>
                <w:rFonts w:ascii="Times New Roman" w:hAnsi="Times New Roman" w:cs="Times New Roman"/>
                <w:sz w:val="20"/>
                <w:szCs w:val="20"/>
                <w:rPrChange w:id="1302" w:author="Szabolcs Bene" w:date="2016-06-23T22:32:00Z">
                  <w:rPr/>
                </w:rPrChange>
              </w:rPr>
            </w:pPr>
            <w:r w:rsidRPr="00F7030A">
              <w:rPr>
                <w:rFonts w:ascii="Times New Roman" w:hAnsi="Times New Roman" w:cs="Times New Roman"/>
                <w:sz w:val="20"/>
                <w:szCs w:val="20"/>
                <w:rPrChange w:id="1303" w:author="Szabolcs Bene" w:date="2016-06-23T22:32:00Z">
                  <w:rPr/>
                </w:rPrChange>
              </w:rPr>
              <w:t>candidate</w:t>
            </w:r>
          </w:p>
        </w:tc>
        <w:tc>
          <w:tcPr>
            <w:tcW w:w="2157" w:type="dxa"/>
          </w:tcPr>
          <w:p w14:paraId="33F7A272" w14:textId="77777777" w:rsidR="00E426C6" w:rsidRPr="00F7030A" w:rsidRDefault="00E426C6" w:rsidP="00E426C6">
            <w:pPr>
              <w:rPr>
                <w:rFonts w:ascii="Times New Roman" w:hAnsi="Times New Roman" w:cs="Times New Roman"/>
                <w:sz w:val="20"/>
                <w:szCs w:val="20"/>
                <w:rPrChange w:id="1304" w:author="Szabolcs Bene" w:date="2016-06-23T22:32:00Z">
                  <w:rPr/>
                </w:rPrChange>
              </w:rPr>
            </w:pPr>
            <w:r w:rsidRPr="00F7030A">
              <w:rPr>
                <w:rFonts w:ascii="Times New Roman" w:hAnsi="Times New Roman" w:cs="Times New Roman"/>
                <w:sz w:val="20"/>
                <w:szCs w:val="20"/>
                <w:rPrChange w:id="1305" w:author="Szabolcs Bene" w:date="2016-06-23T22:32:00Z">
                  <w:rPr/>
                </w:rPrChange>
              </w:rPr>
              <w:t>Text</w:t>
            </w:r>
          </w:p>
        </w:tc>
        <w:tc>
          <w:tcPr>
            <w:tcW w:w="2158" w:type="dxa"/>
          </w:tcPr>
          <w:p w14:paraId="3E1FBD0A" w14:textId="77777777" w:rsidR="00E426C6" w:rsidRPr="00F7030A" w:rsidRDefault="00E426C6" w:rsidP="00E426C6">
            <w:pPr>
              <w:rPr>
                <w:rFonts w:ascii="Times New Roman" w:hAnsi="Times New Roman" w:cs="Times New Roman"/>
                <w:sz w:val="20"/>
                <w:szCs w:val="20"/>
                <w:rPrChange w:id="1306" w:author="Szabolcs Bene" w:date="2016-06-23T22:32:00Z">
                  <w:rPr/>
                </w:rPrChange>
              </w:rPr>
            </w:pPr>
            <w:r w:rsidRPr="00F7030A">
              <w:rPr>
                <w:rFonts w:ascii="Times New Roman" w:hAnsi="Times New Roman" w:cs="Times New Roman"/>
                <w:sz w:val="20"/>
                <w:szCs w:val="20"/>
                <w:rPrChange w:id="1307" w:author="Szabolcs Bene" w:date="2016-06-23T22:32:00Z">
                  <w:rPr/>
                </w:rPrChange>
              </w:rPr>
              <w:t>-</w:t>
            </w:r>
          </w:p>
        </w:tc>
        <w:tc>
          <w:tcPr>
            <w:tcW w:w="2158" w:type="dxa"/>
          </w:tcPr>
          <w:p w14:paraId="62A4095D" w14:textId="77777777" w:rsidR="00E426C6" w:rsidRPr="00F7030A" w:rsidRDefault="00E426C6" w:rsidP="00E426C6">
            <w:pPr>
              <w:rPr>
                <w:rFonts w:ascii="Times New Roman" w:hAnsi="Times New Roman" w:cs="Times New Roman"/>
                <w:sz w:val="20"/>
                <w:szCs w:val="20"/>
                <w:rPrChange w:id="1308" w:author="Szabolcs Bene" w:date="2016-06-23T22:32:00Z">
                  <w:rPr/>
                </w:rPrChange>
              </w:rPr>
            </w:pPr>
            <w:r w:rsidRPr="00F7030A">
              <w:rPr>
                <w:rFonts w:ascii="Times New Roman" w:hAnsi="Times New Roman" w:cs="Times New Roman"/>
                <w:sz w:val="20"/>
                <w:szCs w:val="20"/>
                <w:rPrChange w:id="1309" w:author="Szabolcs Bene" w:date="2016-06-23T22:32:00Z">
                  <w:rPr/>
                </w:rPrChange>
              </w:rPr>
              <w:t>Informatia de ICE candidate necesar pentru realizarea conexiunii</w:t>
            </w:r>
          </w:p>
        </w:tc>
      </w:tr>
      <w:tr w:rsidR="00E426C6" w14:paraId="002BA447" w14:textId="77777777" w:rsidTr="00E426C6">
        <w:tc>
          <w:tcPr>
            <w:tcW w:w="2157" w:type="dxa"/>
          </w:tcPr>
          <w:p w14:paraId="3502E0D2" w14:textId="77777777" w:rsidR="00E426C6" w:rsidRPr="00F7030A" w:rsidRDefault="00E426C6" w:rsidP="00E426C6">
            <w:pPr>
              <w:rPr>
                <w:rFonts w:ascii="Times New Roman" w:hAnsi="Times New Roman" w:cs="Times New Roman"/>
                <w:sz w:val="20"/>
                <w:szCs w:val="20"/>
                <w:rPrChange w:id="1310" w:author="Szabolcs Bene" w:date="2016-06-23T22:32:00Z">
                  <w:rPr/>
                </w:rPrChange>
              </w:rPr>
            </w:pPr>
            <w:r w:rsidRPr="00F7030A">
              <w:rPr>
                <w:rFonts w:ascii="Times New Roman" w:hAnsi="Times New Roman" w:cs="Times New Roman"/>
                <w:sz w:val="20"/>
                <w:szCs w:val="20"/>
                <w:rPrChange w:id="1311" w:author="Szabolcs Bene" w:date="2016-06-23T22:32:00Z">
                  <w:rPr/>
                </w:rPrChange>
              </w:rPr>
              <w:t>status</w:t>
            </w:r>
          </w:p>
        </w:tc>
        <w:tc>
          <w:tcPr>
            <w:tcW w:w="2157" w:type="dxa"/>
          </w:tcPr>
          <w:p w14:paraId="4A77A29E" w14:textId="77777777" w:rsidR="00E426C6" w:rsidRPr="00F7030A" w:rsidRDefault="00E426C6" w:rsidP="00E426C6">
            <w:pPr>
              <w:rPr>
                <w:rFonts w:ascii="Times New Roman" w:hAnsi="Times New Roman" w:cs="Times New Roman"/>
                <w:sz w:val="20"/>
                <w:szCs w:val="20"/>
                <w:rPrChange w:id="1312" w:author="Szabolcs Bene" w:date="2016-06-23T22:32:00Z">
                  <w:rPr/>
                </w:rPrChange>
              </w:rPr>
            </w:pPr>
            <w:r w:rsidRPr="00F7030A">
              <w:rPr>
                <w:rFonts w:ascii="Times New Roman" w:hAnsi="Times New Roman" w:cs="Times New Roman"/>
                <w:sz w:val="20"/>
                <w:szCs w:val="20"/>
                <w:rPrChange w:id="1313" w:author="Szabolcs Bene" w:date="2016-06-23T22:32:00Z">
                  <w:rPr/>
                </w:rPrChange>
              </w:rPr>
              <w:t>Varchar</w:t>
            </w:r>
          </w:p>
        </w:tc>
        <w:tc>
          <w:tcPr>
            <w:tcW w:w="2158" w:type="dxa"/>
          </w:tcPr>
          <w:p w14:paraId="6AA6686E" w14:textId="77777777" w:rsidR="00E426C6" w:rsidRPr="00F7030A" w:rsidRDefault="00E426C6" w:rsidP="00E426C6">
            <w:pPr>
              <w:rPr>
                <w:rFonts w:ascii="Times New Roman" w:hAnsi="Times New Roman" w:cs="Times New Roman"/>
                <w:sz w:val="20"/>
                <w:szCs w:val="20"/>
                <w:rPrChange w:id="1314" w:author="Szabolcs Bene" w:date="2016-06-23T22:32:00Z">
                  <w:rPr/>
                </w:rPrChange>
              </w:rPr>
            </w:pPr>
            <w:r w:rsidRPr="00F7030A">
              <w:rPr>
                <w:rFonts w:ascii="Times New Roman" w:hAnsi="Times New Roman" w:cs="Times New Roman"/>
                <w:sz w:val="20"/>
                <w:szCs w:val="20"/>
                <w:rPrChange w:id="1315" w:author="Szabolcs Bene" w:date="2016-06-23T22:32:00Z">
                  <w:rPr/>
                </w:rPrChange>
              </w:rPr>
              <w:t>-</w:t>
            </w:r>
          </w:p>
        </w:tc>
        <w:tc>
          <w:tcPr>
            <w:tcW w:w="2158" w:type="dxa"/>
          </w:tcPr>
          <w:p w14:paraId="0D01266C" w14:textId="77777777" w:rsidR="00E426C6" w:rsidRPr="00F7030A" w:rsidRDefault="00E426C6" w:rsidP="00E426C6">
            <w:pPr>
              <w:rPr>
                <w:rFonts w:ascii="Times New Roman" w:hAnsi="Times New Roman" w:cs="Times New Roman"/>
                <w:sz w:val="20"/>
                <w:szCs w:val="20"/>
                <w:rPrChange w:id="1316" w:author="Szabolcs Bene" w:date="2016-06-23T22:32:00Z">
                  <w:rPr/>
                </w:rPrChange>
              </w:rPr>
            </w:pPr>
            <w:r w:rsidRPr="00F7030A">
              <w:rPr>
                <w:rFonts w:ascii="Times New Roman" w:hAnsi="Times New Roman" w:cs="Times New Roman"/>
                <w:sz w:val="20"/>
                <w:szCs w:val="20"/>
                <w:rPrChange w:id="1317" w:author="Szabolcs Bene" w:date="2016-06-23T22:32:00Z">
                  <w:rPr/>
                </w:rPrChange>
              </w:rPr>
              <w:t>Starea conexiunii: offered, answered, declined, candidate, completed</w:t>
            </w:r>
          </w:p>
        </w:tc>
      </w:tr>
      <w:tr w:rsidR="00E426C6" w14:paraId="2FC83E09" w14:textId="77777777" w:rsidTr="00E426C6">
        <w:tc>
          <w:tcPr>
            <w:tcW w:w="2157" w:type="dxa"/>
          </w:tcPr>
          <w:p w14:paraId="2549DD42" w14:textId="77777777" w:rsidR="00E426C6" w:rsidRPr="00F7030A" w:rsidRDefault="00E426C6" w:rsidP="00E426C6">
            <w:pPr>
              <w:rPr>
                <w:rFonts w:ascii="Times New Roman" w:hAnsi="Times New Roman" w:cs="Times New Roman"/>
                <w:sz w:val="20"/>
                <w:szCs w:val="20"/>
                <w:rPrChange w:id="1318" w:author="Szabolcs Bene" w:date="2016-06-23T22:32:00Z">
                  <w:rPr/>
                </w:rPrChange>
              </w:rPr>
            </w:pPr>
            <w:r w:rsidRPr="00F7030A">
              <w:rPr>
                <w:rFonts w:ascii="Times New Roman" w:hAnsi="Times New Roman" w:cs="Times New Roman"/>
                <w:sz w:val="20"/>
                <w:szCs w:val="20"/>
                <w:rPrChange w:id="1319" w:author="Szabolcs Bene" w:date="2016-06-23T22:32:00Z">
                  <w:rPr/>
                </w:rPrChange>
              </w:rPr>
              <w:t>filename</w:t>
            </w:r>
          </w:p>
        </w:tc>
        <w:tc>
          <w:tcPr>
            <w:tcW w:w="2157" w:type="dxa"/>
          </w:tcPr>
          <w:p w14:paraId="1DB9FFED" w14:textId="77777777" w:rsidR="00E426C6" w:rsidRPr="00F7030A" w:rsidRDefault="00E426C6" w:rsidP="00E426C6">
            <w:pPr>
              <w:rPr>
                <w:rFonts w:ascii="Times New Roman" w:hAnsi="Times New Roman" w:cs="Times New Roman"/>
                <w:sz w:val="20"/>
                <w:szCs w:val="20"/>
                <w:rPrChange w:id="1320" w:author="Szabolcs Bene" w:date="2016-06-23T22:32:00Z">
                  <w:rPr/>
                </w:rPrChange>
              </w:rPr>
            </w:pPr>
            <w:r w:rsidRPr="00F7030A">
              <w:rPr>
                <w:rFonts w:ascii="Times New Roman" w:hAnsi="Times New Roman" w:cs="Times New Roman"/>
                <w:sz w:val="20"/>
                <w:szCs w:val="20"/>
                <w:rPrChange w:id="1321" w:author="Szabolcs Bene" w:date="2016-06-23T22:32:00Z">
                  <w:rPr/>
                </w:rPrChange>
              </w:rPr>
              <w:t>Varchar</w:t>
            </w:r>
          </w:p>
        </w:tc>
        <w:tc>
          <w:tcPr>
            <w:tcW w:w="2158" w:type="dxa"/>
          </w:tcPr>
          <w:p w14:paraId="039BEBE3" w14:textId="77777777" w:rsidR="00E426C6" w:rsidRPr="00F7030A" w:rsidRDefault="00E426C6" w:rsidP="00E426C6">
            <w:pPr>
              <w:rPr>
                <w:rFonts w:ascii="Times New Roman" w:hAnsi="Times New Roman" w:cs="Times New Roman"/>
                <w:sz w:val="20"/>
                <w:szCs w:val="20"/>
                <w:rPrChange w:id="1322" w:author="Szabolcs Bene" w:date="2016-06-23T22:32:00Z">
                  <w:rPr/>
                </w:rPrChange>
              </w:rPr>
            </w:pPr>
            <w:r w:rsidRPr="00F7030A">
              <w:rPr>
                <w:rFonts w:ascii="Times New Roman" w:hAnsi="Times New Roman" w:cs="Times New Roman"/>
                <w:sz w:val="20"/>
                <w:szCs w:val="20"/>
                <w:rPrChange w:id="1323" w:author="Szabolcs Bene" w:date="2016-06-23T22:32:00Z">
                  <w:rPr/>
                </w:rPrChange>
              </w:rPr>
              <w:t>-</w:t>
            </w:r>
          </w:p>
        </w:tc>
        <w:tc>
          <w:tcPr>
            <w:tcW w:w="2158" w:type="dxa"/>
          </w:tcPr>
          <w:p w14:paraId="0FB50D34" w14:textId="77777777" w:rsidR="00E426C6" w:rsidRPr="00F7030A" w:rsidRDefault="00E426C6" w:rsidP="00E426C6">
            <w:pPr>
              <w:rPr>
                <w:rFonts w:ascii="Times New Roman" w:hAnsi="Times New Roman" w:cs="Times New Roman"/>
                <w:sz w:val="20"/>
                <w:szCs w:val="20"/>
                <w:rPrChange w:id="1324" w:author="Szabolcs Bene" w:date="2016-06-23T22:32:00Z">
                  <w:rPr/>
                </w:rPrChange>
              </w:rPr>
            </w:pPr>
            <w:r w:rsidRPr="00F7030A">
              <w:rPr>
                <w:rFonts w:ascii="Times New Roman" w:hAnsi="Times New Roman" w:cs="Times New Roman"/>
                <w:sz w:val="20"/>
                <w:szCs w:val="20"/>
                <w:rPrChange w:id="1325" w:author="Szabolcs Bene" w:date="2016-06-23T22:32:00Z">
                  <w:rPr/>
                </w:rPrChange>
              </w:rPr>
              <w:t>Numele fisierului transmis de la un utilizator la altul</w:t>
            </w:r>
          </w:p>
        </w:tc>
      </w:tr>
      <w:tr w:rsidR="00E426C6" w14:paraId="4DD181B3" w14:textId="77777777" w:rsidTr="00E426C6">
        <w:tc>
          <w:tcPr>
            <w:tcW w:w="2157" w:type="dxa"/>
          </w:tcPr>
          <w:p w14:paraId="3000B750" w14:textId="77777777" w:rsidR="00E426C6" w:rsidRPr="00F7030A" w:rsidRDefault="00E426C6" w:rsidP="00E426C6">
            <w:pPr>
              <w:rPr>
                <w:rFonts w:ascii="Times New Roman" w:hAnsi="Times New Roman" w:cs="Times New Roman"/>
                <w:sz w:val="20"/>
                <w:szCs w:val="20"/>
                <w:rPrChange w:id="1326" w:author="Szabolcs Bene" w:date="2016-06-23T22:32:00Z">
                  <w:rPr/>
                </w:rPrChange>
              </w:rPr>
            </w:pPr>
            <w:r w:rsidRPr="00F7030A">
              <w:rPr>
                <w:rFonts w:ascii="Times New Roman" w:hAnsi="Times New Roman" w:cs="Times New Roman"/>
                <w:sz w:val="20"/>
                <w:szCs w:val="20"/>
                <w:rPrChange w:id="1327" w:author="Szabolcs Bene" w:date="2016-06-23T22:32:00Z">
                  <w:rPr/>
                </w:rPrChange>
              </w:rPr>
              <w:t>updatedtime</w:t>
            </w:r>
          </w:p>
        </w:tc>
        <w:tc>
          <w:tcPr>
            <w:tcW w:w="2157" w:type="dxa"/>
          </w:tcPr>
          <w:p w14:paraId="26853BF3" w14:textId="77777777" w:rsidR="00E426C6" w:rsidRPr="00F7030A" w:rsidRDefault="00E426C6" w:rsidP="00E426C6">
            <w:pPr>
              <w:rPr>
                <w:rFonts w:ascii="Times New Roman" w:hAnsi="Times New Roman" w:cs="Times New Roman"/>
                <w:sz w:val="20"/>
                <w:szCs w:val="20"/>
                <w:rPrChange w:id="1328" w:author="Szabolcs Bene" w:date="2016-06-23T22:32:00Z">
                  <w:rPr/>
                </w:rPrChange>
              </w:rPr>
            </w:pPr>
            <w:r w:rsidRPr="00F7030A">
              <w:rPr>
                <w:rFonts w:ascii="Times New Roman" w:hAnsi="Times New Roman" w:cs="Times New Roman"/>
                <w:sz w:val="20"/>
                <w:szCs w:val="20"/>
                <w:rPrChange w:id="1329" w:author="Szabolcs Bene" w:date="2016-06-23T22:32:00Z">
                  <w:rPr/>
                </w:rPrChange>
              </w:rPr>
              <w:t>Timestamp</w:t>
            </w:r>
          </w:p>
        </w:tc>
        <w:tc>
          <w:tcPr>
            <w:tcW w:w="2158" w:type="dxa"/>
          </w:tcPr>
          <w:p w14:paraId="6059A27B" w14:textId="77777777" w:rsidR="00E426C6" w:rsidRPr="00F7030A" w:rsidRDefault="00E426C6" w:rsidP="00E426C6">
            <w:pPr>
              <w:rPr>
                <w:rFonts w:ascii="Times New Roman" w:hAnsi="Times New Roman" w:cs="Times New Roman"/>
                <w:sz w:val="20"/>
                <w:szCs w:val="20"/>
                <w:rPrChange w:id="1330" w:author="Szabolcs Bene" w:date="2016-06-23T22:32:00Z">
                  <w:rPr/>
                </w:rPrChange>
              </w:rPr>
            </w:pPr>
            <w:r w:rsidRPr="00F7030A">
              <w:rPr>
                <w:rFonts w:ascii="Times New Roman" w:hAnsi="Times New Roman" w:cs="Times New Roman"/>
                <w:sz w:val="20"/>
                <w:szCs w:val="20"/>
                <w:rPrChange w:id="1331" w:author="Szabolcs Bene" w:date="2016-06-23T22:32:00Z">
                  <w:rPr/>
                </w:rPrChange>
              </w:rPr>
              <w:t>-</w:t>
            </w:r>
          </w:p>
        </w:tc>
        <w:tc>
          <w:tcPr>
            <w:tcW w:w="2158" w:type="dxa"/>
          </w:tcPr>
          <w:p w14:paraId="69BB3447" w14:textId="77777777" w:rsidR="00E426C6" w:rsidRPr="00F7030A" w:rsidRDefault="001D6386" w:rsidP="00E426C6">
            <w:pPr>
              <w:rPr>
                <w:rFonts w:ascii="Times New Roman" w:hAnsi="Times New Roman" w:cs="Times New Roman"/>
                <w:sz w:val="20"/>
                <w:szCs w:val="20"/>
                <w:rPrChange w:id="1332" w:author="Szabolcs Bene" w:date="2016-06-23T22:32:00Z">
                  <w:rPr/>
                </w:rPrChange>
              </w:rPr>
            </w:pPr>
            <w:r w:rsidRPr="00F7030A">
              <w:rPr>
                <w:rFonts w:ascii="Times New Roman" w:hAnsi="Times New Roman" w:cs="Times New Roman"/>
                <w:sz w:val="20"/>
                <w:szCs w:val="20"/>
                <w:rPrChange w:id="1333" w:author="Szabolcs Bene" w:date="2016-06-23T22:32:00Z">
                  <w:rPr/>
                </w:rPrChange>
              </w:rPr>
              <w:t>Timpul in care a fost actualizat intrarea in tabel</w:t>
            </w:r>
          </w:p>
        </w:tc>
      </w:tr>
    </w:tbl>
    <w:p w14:paraId="79699E2B" w14:textId="77777777" w:rsidR="00E426C6" w:rsidRPr="00E426C6" w:rsidRDefault="00E426C6" w:rsidP="00E426C6">
      <w:pPr>
        <w:ind w:firstLine="708"/>
      </w:pPr>
    </w:p>
    <w:p w14:paraId="63E5D845" w14:textId="77777777" w:rsidR="00E426C6" w:rsidRPr="00E426C6" w:rsidRDefault="00E426C6" w:rsidP="00E426C6">
      <w:pPr>
        <w:ind w:firstLine="708"/>
      </w:pPr>
      <w:r w:rsidRPr="00E426C6">
        <w:t xml:space="preserve">Tabelul friends conţine cheia primară id şi cheile străine userid şi friendid, care sunt asociate cu cheia id din tabelul user. În relaţia dintre tabelele user şi friends există o constrângere pe acţiuni de tip delete. Dacă se şterge un utilizator atunci vor fi şterse şi rândurile corespunzătoare din tabelul friends. </w:t>
      </w:r>
    </w:p>
    <w:p w14:paraId="03A6CAA1" w14:textId="77777777" w:rsidR="00BF45D0" w:rsidRDefault="00E426C6" w:rsidP="00E426C6">
      <w:pPr>
        <w:ind w:firstLine="708"/>
      </w:pPr>
      <w:r w:rsidRPr="00E426C6">
        <w:t>Tabelul history conţine un id că şi cheie primară, informaţii despre utilizatori şi mesajul trimis între ei. Coloanele firstuser şi seconduser sunt chei străine, care sunt asociate cu coloana username din tabelul user</w:t>
      </w:r>
      <w:r w:rsidR="009F3330">
        <w:t>.</w:t>
      </w:r>
    </w:p>
    <w:p w14:paraId="30B823C2" w14:textId="77777777" w:rsidR="006A27F4" w:rsidRPr="00AA1090" w:rsidRDefault="00C71498" w:rsidP="006A27F4">
      <w:pPr>
        <w:pStyle w:val="Heading2"/>
        <w:numPr>
          <w:ilvl w:val="1"/>
          <w:numId w:val="1"/>
        </w:numPr>
      </w:pPr>
      <w:bookmarkStart w:id="1334" w:name="_Toc454486706"/>
      <w:r>
        <w:t>Concluzie</w:t>
      </w:r>
      <w:bookmarkEnd w:id="1334"/>
    </w:p>
    <w:p w14:paraId="234095D5" w14:textId="77777777"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14:paraId="7FC0C35F" w14:textId="77777777"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14:paraId="21142028" w14:textId="77777777"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14:paraId="1C224FC3" w14:textId="77777777" w:rsidR="00D44185" w:rsidRPr="00BF45D0" w:rsidRDefault="00D44185" w:rsidP="00D44185">
      <w:pPr>
        <w:ind w:firstLine="708"/>
      </w:pPr>
    </w:p>
    <w:p w14:paraId="6B5AAC47" w14:textId="77777777" w:rsidR="004164D7" w:rsidRDefault="00F3628D" w:rsidP="00CF1A2E">
      <w:pPr>
        <w:ind w:firstLine="708"/>
      </w:pPr>
      <w:r w:rsidRPr="00DA2A32">
        <w:br w:type="page"/>
      </w:r>
    </w:p>
    <w:p w14:paraId="109001BA" w14:textId="77777777" w:rsidR="004164D7" w:rsidRDefault="00F3628D" w:rsidP="00BE20BA">
      <w:pPr>
        <w:pStyle w:val="Heading1"/>
        <w:numPr>
          <w:ilvl w:val="0"/>
          <w:numId w:val="1"/>
        </w:numPr>
      </w:pPr>
      <w:bookmarkStart w:id="1335" w:name="h.2s8eyo1" w:colFirst="0" w:colLast="0"/>
      <w:bookmarkStart w:id="1336" w:name="_Toc454486707"/>
      <w:bookmarkEnd w:id="1335"/>
      <w:r>
        <w:lastRenderedPageBreak/>
        <w:t>Testare şi Validare</w:t>
      </w:r>
      <w:bookmarkEnd w:id="1336"/>
    </w:p>
    <w:p w14:paraId="7F9EFFA1" w14:textId="77777777"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14:paraId="11C1B322" w14:textId="77777777"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14:paraId="4F01EBB4" w14:textId="77777777" w:rsidR="00646EAA" w:rsidRDefault="00646EAA" w:rsidP="00646EAA">
      <w:pPr>
        <w:ind w:firstLine="708"/>
      </w:pPr>
      <w:r>
        <w:t xml:space="preserve">Paşii de testare a functionalitatilor majore s-au făcut după modul următor. </w:t>
      </w:r>
    </w:p>
    <w:p w14:paraId="17BC35C1" w14:textId="77777777" w:rsidR="001B4815" w:rsidRPr="001C261F" w:rsidRDefault="00646EAA" w:rsidP="00646EAA">
      <w:pPr>
        <w:ind w:firstLine="708"/>
      </w:pPr>
      <w:r w:rsidRPr="00646EAA">
        <w:rPr>
          <w:b/>
        </w:rPr>
        <w:t>Î</w:t>
      </w:r>
      <w:r w:rsidR="001B4815" w:rsidRPr="003E3EF0">
        <w:rPr>
          <w:b/>
        </w:rPr>
        <w:t>nregistrarea utilizatorului</w:t>
      </w:r>
    </w:p>
    <w:p w14:paraId="2A66ED07" w14:textId="77777777" w:rsidR="001C261F" w:rsidRPr="003E3EF0" w:rsidRDefault="001C261F" w:rsidP="001C261F">
      <w:pPr>
        <w:pStyle w:val="ListParagraph"/>
        <w:ind w:left="1440" w:firstLine="0"/>
      </w:pPr>
    </w:p>
    <w:p w14:paraId="499FFD0F" w14:textId="77777777" w:rsidR="001C261F" w:rsidRPr="001C261F" w:rsidRDefault="001C261F" w:rsidP="001C261F">
      <w:pPr>
        <w:pStyle w:val="Caption"/>
        <w:keepNext/>
        <w:jc w:val="center"/>
        <w:rPr>
          <w:i w:val="0"/>
          <w:iCs w:val="0"/>
          <w:color w:val="000000"/>
          <w:sz w:val="24"/>
          <w:szCs w:val="24"/>
        </w:rPr>
      </w:pPr>
      <w:bookmarkStart w:id="1337" w:name="_Toc454389669"/>
      <w:bookmarkStart w:id="1338" w:name="_Toc454484867"/>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bookmarkEnd w:id="1337"/>
      <w:bookmarkEnd w:id="1338"/>
    </w:p>
    <w:tbl>
      <w:tblPr>
        <w:tblStyle w:val="TableGrid"/>
        <w:tblW w:w="8136" w:type="dxa"/>
        <w:tblInd w:w="1440" w:type="dxa"/>
        <w:tblLook w:val="04A0" w:firstRow="1" w:lastRow="0" w:firstColumn="1" w:lastColumn="0" w:noHBand="0" w:noVBand="1"/>
      </w:tblPr>
      <w:tblGrid>
        <w:gridCol w:w="4743"/>
        <w:gridCol w:w="3393"/>
      </w:tblGrid>
      <w:tr w:rsidR="00CC0D3A" w:rsidRPr="003E3EF0" w14:paraId="755A123A" w14:textId="77777777" w:rsidTr="001C261F">
        <w:tc>
          <w:tcPr>
            <w:tcW w:w="4102" w:type="dxa"/>
          </w:tcPr>
          <w:p w14:paraId="19BC0849" w14:textId="77777777" w:rsidR="000A2112" w:rsidRPr="00F7030A" w:rsidRDefault="00357D81" w:rsidP="000A2112">
            <w:pPr>
              <w:pStyle w:val="ListParagraph"/>
              <w:ind w:left="0"/>
              <w:rPr>
                <w:rFonts w:ascii="Times New Roman" w:hAnsi="Times New Roman" w:cs="Times New Roman"/>
                <w:b/>
                <w:sz w:val="20"/>
                <w:szCs w:val="20"/>
                <w:rPrChange w:id="1339" w:author="Szabolcs Bene" w:date="2016-06-23T22:32:00Z">
                  <w:rPr>
                    <w:rFonts w:ascii="Times New Roman" w:hAnsi="Times New Roman" w:cs="Times New Roman"/>
                    <w:b/>
                    <w:sz w:val="24"/>
                    <w:szCs w:val="24"/>
                  </w:rPr>
                </w:rPrChange>
              </w:rPr>
            </w:pPr>
            <w:r w:rsidRPr="00F7030A">
              <w:rPr>
                <w:rFonts w:ascii="Times New Roman" w:hAnsi="Times New Roman" w:cs="Times New Roman"/>
                <w:b/>
                <w:sz w:val="20"/>
                <w:szCs w:val="20"/>
                <w:rPrChange w:id="1340" w:author="Szabolcs Bene" w:date="2016-06-23T22:32:00Z">
                  <w:rPr>
                    <w:rFonts w:ascii="Times New Roman" w:hAnsi="Times New Roman" w:cs="Times New Roman"/>
                    <w:b/>
                    <w:sz w:val="24"/>
                    <w:szCs w:val="24"/>
                  </w:rPr>
                </w:rPrChange>
              </w:rPr>
              <w:t>Ac</w:t>
            </w:r>
            <w:r w:rsidRPr="00F7030A">
              <w:rPr>
                <w:rFonts w:ascii="Times New Roman" w:hAnsi="Times New Roman" w:cs="Times New Roman"/>
                <w:b/>
                <w:sz w:val="20"/>
                <w:szCs w:val="20"/>
                <w:rPrChange w:id="1341" w:author="Szabolcs Bene" w:date="2016-06-23T22:32:00Z">
                  <w:rPr>
                    <w:b/>
                  </w:rPr>
                </w:rPrChange>
              </w:rPr>
              <w:t>ţ</w:t>
            </w:r>
            <w:r w:rsidR="001A5943" w:rsidRPr="00F7030A">
              <w:rPr>
                <w:rFonts w:ascii="Times New Roman" w:hAnsi="Times New Roman" w:cs="Times New Roman"/>
                <w:b/>
                <w:sz w:val="20"/>
                <w:szCs w:val="20"/>
                <w:rPrChange w:id="1342" w:author="Szabolcs Bene" w:date="2016-06-23T22:32:00Z">
                  <w:rPr>
                    <w:rFonts w:ascii="Times New Roman" w:hAnsi="Times New Roman" w:cs="Times New Roman"/>
                    <w:b/>
                    <w:sz w:val="24"/>
                    <w:szCs w:val="24"/>
                  </w:rPr>
                </w:rPrChange>
              </w:rPr>
              <w:t>iunea actuală</w:t>
            </w:r>
          </w:p>
        </w:tc>
        <w:tc>
          <w:tcPr>
            <w:tcW w:w="4034" w:type="dxa"/>
          </w:tcPr>
          <w:p w14:paraId="5D969835" w14:textId="77777777" w:rsidR="000A2112" w:rsidRPr="00F7030A" w:rsidRDefault="000A2112" w:rsidP="000A2112">
            <w:pPr>
              <w:pStyle w:val="ListParagraph"/>
              <w:ind w:left="0"/>
              <w:rPr>
                <w:rFonts w:ascii="Times New Roman" w:hAnsi="Times New Roman" w:cs="Times New Roman"/>
                <w:b/>
                <w:sz w:val="20"/>
                <w:szCs w:val="20"/>
                <w:rPrChange w:id="1343" w:author="Szabolcs Bene" w:date="2016-06-23T22:32:00Z">
                  <w:rPr>
                    <w:rFonts w:ascii="Times New Roman" w:hAnsi="Times New Roman" w:cs="Times New Roman"/>
                    <w:b/>
                    <w:sz w:val="24"/>
                    <w:szCs w:val="24"/>
                  </w:rPr>
                </w:rPrChange>
              </w:rPr>
            </w:pPr>
            <w:r w:rsidRPr="00F7030A">
              <w:rPr>
                <w:rFonts w:ascii="Times New Roman" w:hAnsi="Times New Roman" w:cs="Times New Roman"/>
                <w:b/>
                <w:sz w:val="20"/>
                <w:szCs w:val="20"/>
                <w:rPrChange w:id="1344" w:author="Szabolcs Bene" w:date="2016-06-23T22:32:00Z">
                  <w:rPr>
                    <w:rFonts w:ascii="Times New Roman" w:hAnsi="Times New Roman" w:cs="Times New Roman"/>
                    <w:b/>
                    <w:sz w:val="24"/>
                    <w:szCs w:val="24"/>
                  </w:rPr>
                </w:rPrChange>
              </w:rPr>
              <w:t>Rezultatul asteptat</w:t>
            </w:r>
          </w:p>
        </w:tc>
      </w:tr>
      <w:tr w:rsidR="00CC0D3A" w:rsidRPr="003E3EF0" w14:paraId="3A595407" w14:textId="77777777" w:rsidTr="001C261F">
        <w:tc>
          <w:tcPr>
            <w:tcW w:w="4102" w:type="dxa"/>
          </w:tcPr>
          <w:p w14:paraId="1B7A2745" w14:textId="77777777" w:rsidR="000A2112" w:rsidRPr="00F7030A" w:rsidRDefault="00845A52" w:rsidP="00B33BB8">
            <w:pPr>
              <w:pStyle w:val="ListParagraph"/>
              <w:ind w:left="0"/>
              <w:rPr>
                <w:rFonts w:ascii="Times New Roman" w:hAnsi="Times New Roman" w:cs="Times New Roman"/>
                <w:sz w:val="20"/>
                <w:szCs w:val="20"/>
                <w:rPrChange w:id="134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46" w:author="Szabolcs Bene" w:date="2016-06-23T22:32:00Z">
                  <w:rPr>
                    <w:rFonts w:ascii="Times New Roman" w:hAnsi="Times New Roman" w:cs="Times New Roman"/>
                    <w:sz w:val="24"/>
                    <w:szCs w:val="24"/>
                  </w:rPr>
                </w:rPrChange>
              </w:rPr>
              <w:t xml:space="preserve">Utilizatorul va apăsa linkul </w:t>
            </w:r>
            <w:r w:rsidR="00B33BB8" w:rsidRPr="00F7030A">
              <w:rPr>
                <w:rFonts w:ascii="Times New Roman" w:hAnsi="Times New Roman" w:cs="Times New Roman"/>
                <w:sz w:val="20"/>
                <w:szCs w:val="20"/>
                <w:rPrChange w:id="1347" w:author="Szabolcs Bene" w:date="2016-06-23T22:32:00Z">
                  <w:rPr>
                    <w:rFonts w:ascii="Times New Roman" w:hAnsi="Times New Roman" w:cs="Times New Roman"/>
                    <w:sz w:val="24"/>
                    <w:szCs w:val="24"/>
                  </w:rPr>
                </w:rPrChange>
              </w:rPr>
              <w:t>d</w:t>
            </w:r>
            <w:r w:rsidRPr="00F7030A">
              <w:rPr>
                <w:rFonts w:ascii="Times New Roman" w:hAnsi="Times New Roman" w:cs="Times New Roman"/>
                <w:sz w:val="20"/>
                <w:szCs w:val="20"/>
                <w:rPrChange w:id="1348" w:author="Szabolcs Bene" w:date="2016-06-23T22:32:00Z">
                  <w:rPr>
                    <w:rFonts w:ascii="Times New Roman" w:hAnsi="Times New Roman" w:cs="Times New Roman"/>
                    <w:sz w:val="24"/>
                    <w:szCs w:val="24"/>
                  </w:rPr>
                </w:rPrChange>
              </w:rPr>
              <w:t>e înregistrare din meniu şi va introduce în câmpurile de text următoarele informaţii: smoke, smoke@szabi.dev, Smoke1Smoke, Smoke1Smoke </w:t>
            </w:r>
            <w:r w:rsidRPr="00F7030A">
              <w:rPr>
                <w:rFonts w:ascii="Times New Roman" w:hAnsi="Times New Roman" w:cs="Times New Roman"/>
                <w:sz w:val="20"/>
                <w:szCs w:val="20"/>
                <w:rPrChange w:id="1349" w:author="Szabolcs Bene" w:date="2016-06-23T22:32:00Z">
                  <w:rPr>
                    <w:rFonts w:ascii="Times New Roman" w:hAnsi="Times New Roman" w:cs="Times New Roman"/>
                    <w:sz w:val="24"/>
                    <w:szCs w:val="24"/>
                  </w:rPr>
                </w:rPrChange>
              </w:rPr>
              <w:br/>
              <w:t>După introducerea infromatiilor se apasă butonul de înregistrare</w:t>
            </w:r>
            <w:r w:rsidRPr="00F7030A">
              <w:rPr>
                <w:rStyle w:val="apple-converted-space"/>
                <w:rFonts w:ascii="Times New Roman" w:hAnsi="Times New Roman" w:cs="Times New Roman"/>
                <w:color w:val="000000"/>
                <w:sz w:val="20"/>
                <w:szCs w:val="20"/>
                <w:shd w:val="clear" w:color="auto" w:fill="FFFFFF"/>
                <w:rPrChange w:id="1350" w:author="Szabolcs Bene" w:date="2016-06-23T22:32:00Z">
                  <w:rPr>
                    <w:rStyle w:val="apple-converted-space"/>
                    <w:rFonts w:ascii="Courier New" w:hAnsi="Courier New" w:cs="Courier New"/>
                    <w:color w:val="000000"/>
                    <w:sz w:val="18"/>
                    <w:szCs w:val="18"/>
                    <w:shd w:val="clear" w:color="auto" w:fill="FFFFFF"/>
                  </w:rPr>
                </w:rPrChange>
              </w:rPr>
              <w:t> </w:t>
            </w:r>
          </w:p>
        </w:tc>
        <w:tc>
          <w:tcPr>
            <w:tcW w:w="4034" w:type="dxa"/>
          </w:tcPr>
          <w:p w14:paraId="384140A2" w14:textId="77777777" w:rsidR="000A2112" w:rsidRPr="00F7030A" w:rsidRDefault="00685229" w:rsidP="000A2112">
            <w:pPr>
              <w:pStyle w:val="ListParagraph"/>
              <w:ind w:left="0"/>
              <w:rPr>
                <w:rFonts w:ascii="Times New Roman" w:hAnsi="Times New Roman" w:cs="Times New Roman"/>
                <w:sz w:val="20"/>
                <w:szCs w:val="20"/>
                <w:rPrChange w:id="135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52" w:author="Szabolcs Bene" w:date="2016-06-23T22:32:00Z">
                  <w:rPr>
                    <w:rFonts w:ascii="Times New Roman" w:hAnsi="Times New Roman" w:cs="Times New Roman"/>
                    <w:sz w:val="24"/>
                    <w:szCs w:val="24"/>
                  </w:rPr>
                </w:rPrChange>
              </w:rPr>
              <w:t>Utilizatorul cu nume smoke şi parolă Smoke1Smoke a fost creat, iar utilizatorul este redirecţionat la pagină de home</w:t>
            </w:r>
            <w:r w:rsidR="000A2112" w:rsidRPr="00F7030A">
              <w:rPr>
                <w:rFonts w:ascii="Times New Roman" w:hAnsi="Times New Roman" w:cs="Times New Roman"/>
                <w:sz w:val="20"/>
                <w:szCs w:val="20"/>
                <w:rPrChange w:id="1353" w:author="Szabolcs Bene" w:date="2016-06-23T22:32:00Z">
                  <w:rPr>
                    <w:rFonts w:ascii="Times New Roman" w:hAnsi="Times New Roman" w:cs="Times New Roman"/>
                    <w:sz w:val="24"/>
                    <w:szCs w:val="24"/>
                  </w:rPr>
                </w:rPrChange>
              </w:rPr>
              <w:t>.</w:t>
            </w:r>
          </w:p>
        </w:tc>
      </w:tr>
      <w:tr w:rsidR="00CC0D3A" w:rsidRPr="003E3EF0" w14:paraId="1DF874CB" w14:textId="77777777" w:rsidTr="001C261F">
        <w:tc>
          <w:tcPr>
            <w:tcW w:w="4102" w:type="dxa"/>
          </w:tcPr>
          <w:p w14:paraId="0FF96DD5" w14:textId="77777777" w:rsidR="002B79C3" w:rsidRPr="00F7030A" w:rsidRDefault="007970D2" w:rsidP="007970D2">
            <w:pPr>
              <w:pStyle w:val="ListParagraph"/>
              <w:ind w:left="0"/>
              <w:rPr>
                <w:rFonts w:ascii="Times New Roman" w:hAnsi="Times New Roman" w:cs="Times New Roman"/>
                <w:sz w:val="20"/>
                <w:szCs w:val="20"/>
                <w:rPrChange w:id="1354"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55" w:author="Szabolcs Bene" w:date="2016-06-23T22:32:00Z">
                  <w:rPr>
                    <w:rFonts w:ascii="Times New Roman" w:hAnsi="Times New Roman" w:cs="Times New Roman"/>
                    <w:sz w:val="24"/>
                    <w:szCs w:val="24"/>
                  </w:rPr>
                </w:rPrChange>
              </w:rPr>
              <w:t>Utilizatorul va apăsa linkul de înregistrare din meniu şi va introduce în câmpurile de text următoarele informaţii: smoke2, smoke2@szabi.dev, Smoke2Smoke, Smoke2Smoke </w:t>
            </w:r>
            <w:r w:rsidRPr="00F7030A">
              <w:rPr>
                <w:rFonts w:ascii="Times New Roman" w:hAnsi="Times New Roman" w:cs="Times New Roman"/>
                <w:sz w:val="20"/>
                <w:szCs w:val="20"/>
                <w:rPrChange w:id="1356" w:author="Szabolcs Bene" w:date="2016-06-23T22:32:00Z">
                  <w:rPr>
                    <w:rFonts w:ascii="Times New Roman" w:hAnsi="Times New Roman" w:cs="Times New Roman"/>
                    <w:sz w:val="24"/>
                    <w:szCs w:val="24"/>
                  </w:rPr>
                </w:rPrChange>
              </w:rPr>
              <w:br/>
              <w:t>După introducerea infromatiilor se apasă butonul de înregistrare</w:t>
            </w:r>
            <w:r w:rsidRPr="00F7030A">
              <w:rPr>
                <w:rStyle w:val="apple-converted-space"/>
                <w:rFonts w:ascii="Times New Roman" w:hAnsi="Times New Roman" w:cs="Times New Roman"/>
                <w:color w:val="000000"/>
                <w:sz w:val="20"/>
                <w:szCs w:val="20"/>
                <w:shd w:val="clear" w:color="auto" w:fill="FFFFFF"/>
                <w:rPrChange w:id="1357" w:author="Szabolcs Bene" w:date="2016-06-23T22:32:00Z">
                  <w:rPr>
                    <w:rStyle w:val="apple-converted-space"/>
                    <w:rFonts w:ascii="Courier New" w:hAnsi="Courier New" w:cs="Courier New"/>
                    <w:color w:val="000000"/>
                    <w:sz w:val="18"/>
                    <w:szCs w:val="18"/>
                    <w:shd w:val="clear" w:color="auto" w:fill="FFFFFF"/>
                  </w:rPr>
                </w:rPrChange>
              </w:rPr>
              <w:t> </w:t>
            </w:r>
          </w:p>
        </w:tc>
        <w:tc>
          <w:tcPr>
            <w:tcW w:w="4034" w:type="dxa"/>
          </w:tcPr>
          <w:p w14:paraId="6EF73D52" w14:textId="77777777" w:rsidR="002B79C3" w:rsidRPr="00F7030A" w:rsidRDefault="00345B0A" w:rsidP="00345B0A">
            <w:pPr>
              <w:pStyle w:val="ListParagraph"/>
              <w:ind w:left="0"/>
              <w:rPr>
                <w:rFonts w:ascii="Times New Roman" w:hAnsi="Times New Roman" w:cs="Times New Roman"/>
                <w:sz w:val="20"/>
                <w:szCs w:val="20"/>
                <w:rPrChange w:id="1358"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59" w:author="Szabolcs Bene" w:date="2016-06-23T22:32:00Z">
                  <w:rPr>
                    <w:rFonts w:ascii="Times New Roman" w:hAnsi="Times New Roman" w:cs="Times New Roman"/>
                    <w:sz w:val="24"/>
                    <w:szCs w:val="24"/>
                  </w:rPr>
                </w:rPrChange>
              </w:rPr>
              <w:t>Utilizatorul cu nume smoke2 şi parolă Smoke2Smoke a fost creat, iar utilizatorul este redirecţionat la pagină de home</w:t>
            </w:r>
          </w:p>
        </w:tc>
      </w:tr>
      <w:tr w:rsidR="00CC0D3A" w:rsidRPr="003E3EF0" w14:paraId="5F8EE31F" w14:textId="77777777" w:rsidTr="001C261F">
        <w:tc>
          <w:tcPr>
            <w:tcW w:w="4102" w:type="dxa"/>
          </w:tcPr>
          <w:p w14:paraId="5FA548EA" w14:textId="77777777" w:rsidR="00F01F32" w:rsidRPr="00F7030A" w:rsidRDefault="00F01F32" w:rsidP="00F01F32">
            <w:pPr>
              <w:pStyle w:val="ListParagraph"/>
              <w:ind w:left="0"/>
              <w:rPr>
                <w:rFonts w:ascii="Times New Roman" w:hAnsi="Times New Roman" w:cs="Times New Roman"/>
                <w:sz w:val="20"/>
                <w:szCs w:val="20"/>
                <w:rPrChange w:id="1360"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61" w:author="Szabolcs Bene" w:date="2016-06-23T22:32:00Z">
                  <w:rPr>
                    <w:rFonts w:ascii="Times New Roman" w:hAnsi="Times New Roman" w:cs="Times New Roman"/>
                    <w:sz w:val="24"/>
                    <w:szCs w:val="24"/>
                  </w:rPr>
                </w:rPrChange>
              </w:rPr>
              <w:t xml:space="preserve">Utilizatorul va </w:t>
            </w:r>
            <w:r w:rsidR="003C0ED9" w:rsidRPr="00F7030A">
              <w:rPr>
                <w:rFonts w:ascii="Times New Roman" w:hAnsi="Times New Roman" w:cs="Times New Roman"/>
                <w:sz w:val="20"/>
                <w:szCs w:val="20"/>
                <w:rPrChange w:id="1362" w:author="Szabolcs Bene" w:date="2016-06-23T22:32: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363" w:author="Szabolcs Bene" w:date="2016-06-23T22:32:00Z">
                  <w:rPr>
                    <w:rFonts w:ascii="Times New Roman" w:hAnsi="Times New Roman" w:cs="Times New Roman"/>
                    <w:sz w:val="24"/>
                    <w:szCs w:val="24"/>
                  </w:rPr>
                </w:rPrChange>
              </w:rPr>
              <w:t xml:space="preserve">linkul </w:t>
            </w:r>
            <w:r w:rsidR="009E42DE" w:rsidRPr="00F7030A">
              <w:rPr>
                <w:rFonts w:ascii="Times New Roman" w:hAnsi="Times New Roman" w:cs="Times New Roman"/>
                <w:sz w:val="20"/>
                <w:szCs w:val="20"/>
                <w:rPrChange w:id="1364" w:author="Szabolcs Bene" w:date="2016-06-23T22:32:00Z">
                  <w:rPr>
                    <w:rFonts w:ascii="Times New Roman" w:hAnsi="Times New Roman" w:cs="Times New Roman"/>
                    <w:sz w:val="24"/>
                    <w:szCs w:val="24"/>
                  </w:rPr>
                </w:rPrChange>
              </w:rPr>
              <w:t>de înregistrare din meniu şi va introduce în câmpurile de text următoarele informaţii</w:t>
            </w:r>
            <w:r w:rsidRPr="00F7030A">
              <w:rPr>
                <w:rFonts w:ascii="Times New Roman" w:hAnsi="Times New Roman" w:cs="Times New Roman"/>
                <w:sz w:val="20"/>
                <w:szCs w:val="20"/>
                <w:rPrChange w:id="1365" w:author="Szabolcs Bene" w:date="2016-06-23T22:32:00Z">
                  <w:rPr>
                    <w:rFonts w:ascii="Times New Roman" w:hAnsi="Times New Roman" w:cs="Times New Roman"/>
                    <w:sz w:val="24"/>
                    <w:szCs w:val="24"/>
                  </w:rPr>
                </w:rPrChange>
              </w:rPr>
              <w:t xml:space="preserve">: smoke, </w:t>
            </w:r>
            <w:r w:rsidR="00167C7F" w:rsidRPr="00F7030A">
              <w:rPr>
                <w:rFonts w:ascii="Times New Roman" w:hAnsi="Times New Roman" w:cs="Times New Roman"/>
                <w:sz w:val="20"/>
                <w:szCs w:val="20"/>
                <w:rPrChange w:id="1366" w:author="Szabolcs Bene" w:date="2016-06-23T22:32:00Z">
                  <w:rPr/>
                </w:rPrChange>
              </w:rPr>
              <w:fldChar w:fldCharType="begin"/>
            </w:r>
            <w:r w:rsidR="00167C7F" w:rsidRPr="00F7030A">
              <w:rPr>
                <w:rFonts w:ascii="Times New Roman" w:hAnsi="Times New Roman" w:cs="Times New Roman"/>
                <w:sz w:val="20"/>
                <w:szCs w:val="20"/>
                <w:rPrChange w:id="1367" w:author="Szabolcs Bene" w:date="2016-06-23T22:32:00Z">
                  <w:rPr/>
                </w:rPrChange>
              </w:rPr>
              <w:instrText xml:space="preserve"> HYPERLINK "mailto:smoke@szabi.dev" </w:instrText>
            </w:r>
            <w:r w:rsidR="00167C7F" w:rsidRPr="00F7030A">
              <w:rPr>
                <w:rFonts w:ascii="Times New Roman" w:hAnsi="Times New Roman" w:cs="Times New Roman"/>
                <w:sz w:val="20"/>
                <w:szCs w:val="20"/>
                <w:rPrChange w:id="1368" w:author="Szabolcs Bene" w:date="2016-06-23T22:32:00Z">
                  <w:rPr/>
                </w:rPrChange>
              </w:rPr>
              <w:fldChar w:fldCharType="separate"/>
            </w:r>
            <w:r w:rsidRPr="00F7030A">
              <w:rPr>
                <w:rStyle w:val="Hyperlink"/>
                <w:rFonts w:ascii="Times New Roman" w:hAnsi="Times New Roman" w:cs="Times New Roman"/>
                <w:sz w:val="20"/>
                <w:szCs w:val="20"/>
                <w:rPrChange w:id="1369" w:author="Szabolcs Bene" w:date="2016-06-23T22:32:00Z">
                  <w:rPr>
                    <w:rStyle w:val="Hyperlink"/>
                    <w:rFonts w:ascii="Times New Roman" w:hAnsi="Times New Roman" w:cs="Times New Roman"/>
                    <w:sz w:val="24"/>
                    <w:szCs w:val="24"/>
                  </w:rPr>
                </w:rPrChange>
              </w:rPr>
              <w:t>smoke@szabi.dev</w:t>
            </w:r>
            <w:r w:rsidR="00167C7F" w:rsidRPr="00F7030A">
              <w:rPr>
                <w:rStyle w:val="Hyperlink"/>
                <w:rFonts w:ascii="Times New Roman" w:hAnsi="Times New Roman" w:cs="Times New Roman"/>
                <w:sz w:val="20"/>
                <w:szCs w:val="20"/>
                <w:rPrChange w:id="1370" w:author="Szabolcs Bene" w:date="2016-06-23T22:32:00Z">
                  <w:rPr>
                    <w:rStyle w:val="Hyperlink"/>
                  </w:rPr>
                </w:rPrChange>
              </w:rPr>
              <w:fldChar w:fldCharType="end"/>
            </w:r>
            <w:r w:rsidRPr="00F7030A">
              <w:rPr>
                <w:rFonts w:ascii="Times New Roman" w:hAnsi="Times New Roman" w:cs="Times New Roman"/>
                <w:sz w:val="20"/>
                <w:szCs w:val="20"/>
                <w:rPrChange w:id="1371" w:author="Szabolcs Bene" w:date="2016-06-23T22:32:00Z">
                  <w:rPr>
                    <w:rFonts w:ascii="Times New Roman" w:hAnsi="Times New Roman" w:cs="Times New Roman"/>
                    <w:sz w:val="24"/>
                    <w:szCs w:val="24"/>
                  </w:rPr>
                </w:rPrChange>
              </w:rPr>
              <w:t xml:space="preserve">, Smoke1Smoke, Smoke1Smoke </w:t>
            </w:r>
          </w:p>
          <w:p w14:paraId="62EB298C" w14:textId="77777777" w:rsidR="00F01F32" w:rsidRPr="00F7030A" w:rsidRDefault="00D04B98" w:rsidP="00F01F32">
            <w:pPr>
              <w:pStyle w:val="ListParagraph"/>
              <w:ind w:left="0"/>
              <w:rPr>
                <w:rFonts w:ascii="Times New Roman" w:hAnsi="Times New Roman" w:cs="Times New Roman"/>
                <w:sz w:val="20"/>
                <w:szCs w:val="20"/>
                <w:rPrChange w:id="1372"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73" w:author="Szabolcs Bene" w:date="2016-06-23T22:32:00Z">
                  <w:rPr>
                    <w:rFonts w:ascii="Times New Roman" w:hAnsi="Times New Roman" w:cs="Times New Roman"/>
                    <w:sz w:val="24"/>
                    <w:szCs w:val="24"/>
                  </w:rPr>
                </w:rPrChange>
              </w:rPr>
              <w:t>După introducerea infromatiilor se apasă butonul de înregistrare</w:t>
            </w:r>
            <w:r w:rsidRPr="00F7030A">
              <w:rPr>
                <w:rStyle w:val="apple-converted-space"/>
                <w:rFonts w:ascii="Times New Roman" w:hAnsi="Times New Roman" w:cs="Times New Roman"/>
                <w:color w:val="000000"/>
                <w:sz w:val="20"/>
                <w:szCs w:val="20"/>
                <w:shd w:val="clear" w:color="auto" w:fill="FFFFFF"/>
                <w:rPrChange w:id="1374" w:author="Szabolcs Bene" w:date="2016-06-23T22:32:00Z">
                  <w:rPr>
                    <w:rStyle w:val="apple-converted-space"/>
                    <w:rFonts w:ascii="Courier New" w:hAnsi="Courier New" w:cs="Courier New"/>
                    <w:color w:val="000000"/>
                    <w:sz w:val="18"/>
                    <w:szCs w:val="18"/>
                    <w:shd w:val="clear" w:color="auto" w:fill="FFFFFF"/>
                  </w:rPr>
                </w:rPrChange>
              </w:rPr>
              <w:t> </w:t>
            </w:r>
          </w:p>
        </w:tc>
        <w:tc>
          <w:tcPr>
            <w:tcW w:w="4034" w:type="dxa"/>
          </w:tcPr>
          <w:p w14:paraId="72A5D951" w14:textId="77777777" w:rsidR="00F01F32" w:rsidRPr="00F7030A" w:rsidRDefault="007049BE" w:rsidP="000A2112">
            <w:pPr>
              <w:pStyle w:val="ListParagraph"/>
              <w:ind w:left="0"/>
              <w:rPr>
                <w:rFonts w:ascii="Times New Roman" w:hAnsi="Times New Roman" w:cs="Times New Roman"/>
                <w:sz w:val="20"/>
                <w:szCs w:val="20"/>
                <w:rPrChange w:id="1375"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76" w:author="Szabolcs Bene" w:date="2016-06-23T22:32:00Z">
                  <w:rPr>
                    <w:rFonts w:ascii="Times New Roman" w:hAnsi="Times New Roman" w:cs="Times New Roman"/>
                    <w:sz w:val="24"/>
                    <w:szCs w:val="24"/>
                  </w:rPr>
                </w:rPrChange>
              </w:rPr>
              <w:t>Utilizatorul va primi un mesaj de eroare că numele de utilizator există deja în baza de date, şi nu va fi redirecţionat pe pagină de home.</w:t>
            </w:r>
          </w:p>
        </w:tc>
      </w:tr>
      <w:tr w:rsidR="00CC0D3A" w:rsidRPr="003E3EF0" w14:paraId="38649E50" w14:textId="77777777" w:rsidTr="001C261F">
        <w:tc>
          <w:tcPr>
            <w:tcW w:w="4102" w:type="dxa"/>
          </w:tcPr>
          <w:p w14:paraId="07AC0F48" w14:textId="77777777" w:rsidR="00CB7393" w:rsidRPr="00F7030A" w:rsidRDefault="00D04B98" w:rsidP="00CB7393">
            <w:pPr>
              <w:pStyle w:val="ListParagraph"/>
              <w:ind w:left="0"/>
              <w:rPr>
                <w:rFonts w:ascii="Times New Roman" w:hAnsi="Times New Roman" w:cs="Times New Roman"/>
                <w:sz w:val="20"/>
                <w:szCs w:val="20"/>
                <w:rPrChange w:id="137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78" w:author="Szabolcs Bene" w:date="2016-06-23T22:32:00Z">
                  <w:rPr>
                    <w:rFonts w:ascii="Times New Roman" w:hAnsi="Times New Roman" w:cs="Times New Roman"/>
                    <w:sz w:val="24"/>
                    <w:szCs w:val="24"/>
                  </w:rPr>
                </w:rPrChange>
              </w:rPr>
              <w:t xml:space="preserve">Utilizatorul va apăsa linkul de înregistrare din meniu şi va introduce în câmpurile de text următoarele informaţii: </w:t>
            </w:r>
            <w:r w:rsidR="00CB7393" w:rsidRPr="00F7030A">
              <w:rPr>
                <w:rFonts w:ascii="Times New Roman" w:hAnsi="Times New Roman" w:cs="Times New Roman"/>
                <w:sz w:val="20"/>
                <w:szCs w:val="20"/>
                <w:rPrChange w:id="1379" w:author="Szabolcs Bene" w:date="2016-06-23T22:32:00Z">
                  <w:rPr>
                    <w:rFonts w:ascii="Times New Roman" w:hAnsi="Times New Roman" w:cs="Times New Roman"/>
                    <w:sz w:val="24"/>
                    <w:szCs w:val="24"/>
                  </w:rPr>
                </w:rPrChange>
              </w:rPr>
              <w:t xml:space="preserve">smoke, </w:t>
            </w:r>
            <w:r w:rsidR="00167C7F" w:rsidRPr="00F7030A">
              <w:rPr>
                <w:rFonts w:ascii="Times New Roman" w:hAnsi="Times New Roman" w:cs="Times New Roman"/>
                <w:sz w:val="20"/>
                <w:szCs w:val="20"/>
                <w:rPrChange w:id="1380" w:author="Szabolcs Bene" w:date="2016-06-23T22:32:00Z">
                  <w:rPr/>
                </w:rPrChange>
              </w:rPr>
              <w:fldChar w:fldCharType="begin"/>
            </w:r>
            <w:r w:rsidR="00167C7F" w:rsidRPr="00F7030A">
              <w:rPr>
                <w:rFonts w:ascii="Times New Roman" w:hAnsi="Times New Roman" w:cs="Times New Roman"/>
                <w:sz w:val="20"/>
                <w:szCs w:val="20"/>
                <w:rPrChange w:id="1381" w:author="Szabolcs Bene" w:date="2016-06-23T22:32:00Z">
                  <w:rPr/>
                </w:rPrChange>
              </w:rPr>
              <w:instrText xml:space="preserve"> HYPERLINK "mailto:smoke@szabi.dev" </w:instrText>
            </w:r>
            <w:r w:rsidR="00167C7F" w:rsidRPr="00F7030A">
              <w:rPr>
                <w:rFonts w:ascii="Times New Roman" w:hAnsi="Times New Roman" w:cs="Times New Roman"/>
                <w:sz w:val="20"/>
                <w:szCs w:val="20"/>
                <w:rPrChange w:id="1382" w:author="Szabolcs Bene" w:date="2016-06-23T22:32:00Z">
                  <w:rPr/>
                </w:rPrChange>
              </w:rPr>
              <w:fldChar w:fldCharType="separate"/>
            </w:r>
            <w:r w:rsidR="00CB7393" w:rsidRPr="00F7030A">
              <w:rPr>
                <w:rStyle w:val="Hyperlink"/>
                <w:rFonts w:ascii="Times New Roman" w:hAnsi="Times New Roman" w:cs="Times New Roman"/>
                <w:sz w:val="20"/>
                <w:szCs w:val="20"/>
                <w:rPrChange w:id="1383" w:author="Szabolcs Bene" w:date="2016-06-23T22:32:00Z">
                  <w:rPr>
                    <w:rStyle w:val="Hyperlink"/>
                    <w:rFonts w:ascii="Times New Roman" w:hAnsi="Times New Roman" w:cs="Times New Roman"/>
                    <w:sz w:val="24"/>
                    <w:szCs w:val="24"/>
                  </w:rPr>
                </w:rPrChange>
              </w:rPr>
              <w:t>smoke_mail</w:t>
            </w:r>
            <w:r w:rsidR="00167C7F" w:rsidRPr="00F7030A">
              <w:rPr>
                <w:rStyle w:val="Hyperlink"/>
                <w:rFonts w:ascii="Times New Roman" w:hAnsi="Times New Roman" w:cs="Times New Roman"/>
                <w:sz w:val="20"/>
                <w:szCs w:val="20"/>
                <w:rPrChange w:id="1384" w:author="Szabolcs Bene" w:date="2016-06-23T22:32:00Z">
                  <w:rPr>
                    <w:rStyle w:val="Hyperlink"/>
                  </w:rPr>
                </w:rPrChange>
              </w:rPr>
              <w:fldChar w:fldCharType="end"/>
            </w:r>
            <w:r w:rsidR="00CB7393" w:rsidRPr="00F7030A">
              <w:rPr>
                <w:rFonts w:ascii="Times New Roman" w:hAnsi="Times New Roman" w:cs="Times New Roman"/>
                <w:sz w:val="20"/>
                <w:szCs w:val="20"/>
                <w:rPrChange w:id="1385" w:author="Szabolcs Bene" w:date="2016-06-23T22:32:00Z">
                  <w:rPr>
                    <w:rFonts w:ascii="Times New Roman" w:hAnsi="Times New Roman" w:cs="Times New Roman"/>
                    <w:sz w:val="24"/>
                    <w:szCs w:val="24"/>
                  </w:rPr>
                </w:rPrChange>
              </w:rPr>
              <w:t xml:space="preserve">, Smoke1Smoke, Smoke1Smoke </w:t>
            </w:r>
          </w:p>
          <w:p w14:paraId="6ED2E9A9" w14:textId="77777777" w:rsidR="00CB7393" w:rsidRPr="00F7030A" w:rsidRDefault="00D04B98" w:rsidP="00CB7393">
            <w:pPr>
              <w:pStyle w:val="ListParagraph"/>
              <w:ind w:left="0"/>
              <w:rPr>
                <w:rFonts w:ascii="Times New Roman" w:hAnsi="Times New Roman" w:cs="Times New Roman"/>
                <w:sz w:val="20"/>
                <w:szCs w:val="20"/>
                <w:rPrChange w:id="1386"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87" w:author="Szabolcs Bene" w:date="2016-06-23T22:32:00Z">
                  <w:rPr>
                    <w:rFonts w:ascii="Times New Roman" w:hAnsi="Times New Roman" w:cs="Times New Roman"/>
                    <w:sz w:val="24"/>
                    <w:szCs w:val="24"/>
                  </w:rPr>
                </w:rPrChange>
              </w:rPr>
              <w:t>După introducerea infromatiilor se apasă butonul de înregistrare</w:t>
            </w:r>
            <w:r w:rsidRPr="00F7030A">
              <w:rPr>
                <w:rStyle w:val="apple-converted-space"/>
                <w:rFonts w:ascii="Times New Roman" w:hAnsi="Times New Roman" w:cs="Times New Roman"/>
                <w:color w:val="000000"/>
                <w:sz w:val="20"/>
                <w:szCs w:val="20"/>
                <w:shd w:val="clear" w:color="auto" w:fill="FFFFFF"/>
                <w:rPrChange w:id="1388" w:author="Szabolcs Bene" w:date="2016-06-23T22:32:00Z">
                  <w:rPr>
                    <w:rStyle w:val="apple-converted-space"/>
                    <w:rFonts w:ascii="Courier New" w:hAnsi="Courier New" w:cs="Courier New"/>
                    <w:color w:val="000000"/>
                    <w:sz w:val="18"/>
                    <w:szCs w:val="18"/>
                    <w:shd w:val="clear" w:color="auto" w:fill="FFFFFF"/>
                  </w:rPr>
                </w:rPrChange>
              </w:rPr>
              <w:t> </w:t>
            </w:r>
          </w:p>
        </w:tc>
        <w:tc>
          <w:tcPr>
            <w:tcW w:w="4034" w:type="dxa"/>
          </w:tcPr>
          <w:p w14:paraId="2C5AF48D" w14:textId="77777777" w:rsidR="00CB7393" w:rsidRPr="00F7030A" w:rsidRDefault="00A350E6" w:rsidP="00CB7393">
            <w:pPr>
              <w:pStyle w:val="ListParagraph"/>
              <w:ind w:left="0"/>
              <w:rPr>
                <w:rFonts w:ascii="Times New Roman" w:hAnsi="Times New Roman" w:cs="Times New Roman"/>
                <w:sz w:val="20"/>
                <w:szCs w:val="20"/>
                <w:rPrChange w:id="138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90" w:author="Szabolcs Bene" w:date="2016-06-23T22:32:00Z">
                  <w:rPr>
                    <w:rFonts w:ascii="Times New Roman" w:hAnsi="Times New Roman" w:cs="Times New Roman"/>
                    <w:sz w:val="24"/>
                    <w:szCs w:val="24"/>
                  </w:rPr>
                </w:rPrChange>
              </w:rPr>
              <w:t>Utilizatorul va primi un mesaj de eroare că formatul de email nu este valid, şi nu va fi redirecţionat pe pagină de home.</w:t>
            </w:r>
          </w:p>
        </w:tc>
      </w:tr>
      <w:tr w:rsidR="00CC0D3A" w:rsidRPr="003E3EF0" w14:paraId="459DB4E3" w14:textId="77777777" w:rsidTr="001C261F">
        <w:tc>
          <w:tcPr>
            <w:tcW w:w="4102" w:type="dxa"/>
          </w:tcPr>
          <w:p w14:paraId="071A3BC8" w14:textId="77777777" w:rsidR="00C83CFC" w:rsidRPr="00F7030A" w:rsidRDefault="00C83CFC" w:rsidP="00C83CFC">
            <w:pPr>
              <w:pStyle w:val="ListParagraph"/>
              <w:ind w:left="0"/>
              <w:rPr>
                <w:rFonts w:ascii="Times New Roman" w:hAnsi="Times New Roman" w:cs="Times New Roman"/>
                <w:sz w:val="20"/>
                <w:szCs w:val="20"/>
                <w:rPrChange w:id="139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92" w:author="Szabolcs Bene" w:date="2016-06-23T22:32:00Z">
                  <w:rPr>
                    <w:rFonts w:ascii="Times New Roman" w:hAnsi="Times New Roman" w:cs="Times New Roman"/>
                    <w:sz w:val="24"/>
                    <w:szCs w:val="24"/>
                  </w:rPr>
                </w:rPrChange>
              </w:rPr>
              <w:lastRenderedPageBreak/>
              <w:t xml:space="preserve">Utilizatorul va </w:t>
            </w:r>
            <w:r w:rsidR="005072CC" w:rsidRPr="00F7030A">
              <w:rPr>
                <w:rFonts w:ascii="Times New Roman" w:hAnsi="Times New Roman" w:cs="Times New Roman"/>
                <w:sz w:val="20"/>
                <w:szCs w:val="20"/>
                <w:rPrChange w:id="1393" w:author="Szabolcs Bene" w:date="2016-06-23T22:32: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394" w:author="Szabolcs Bene" w:date="2016-06-23T22:32:00Z">
                  <w:rPr>
                    <w:rFonts w:ascii="Times New Roman" w:hAnsi="Times New Roman" w:cs="Times New Roman"/>
                    <w:sz w:val="24"/>
                    <w:szCs w:val="24"/>
                  </w:rPr>
                </w:rPrChange>
              </w:rPr>
              <w:t xml:space="preserve">linkul </w:t>
            </w:r>
            <w:r w:rsidR="00843B2F" w:rsidRPr="00F7030A">
              <w:rPr>
                <w:rFonts w:ascii="Times New Roman" w:hAnsi="Times New Roman" w:cs="Times New Roman"/>
                <w:sz w:val="20"/>
                <w:szCs w:val="20"/>
                <w:rPrChange w:id="1395" w:author="Szabolcs Bene" w:date="2016-06-23T22:32:00Z">
                  <w:rPr>
                    <w:rFonts w:ascii="Times New Roman" w:hAnsi="Times New Roman" w:cs="Times New Roman"/>
                    <w:sz w:val="24"/>
                    <w:szCs w:val="24"/>
                  </w:rPr>
                </w:rPrChange>
              </w:rPr>
              <w:t>de înregistrare din meniu şi nu va completă toate câmpurile de text, după care va apasă butonul de înregistrare</w:t>
            </w:r>
          </w:p>
        </w:tc>
        <w:tc>
          <w:tcPr>
            <w:tcW w:w="4034" w:type="dxa"/>
          </w:tcPr>
          <w:p w14:paraId="14741D88" w14:textId="77777777" w:rsidR="00C83CFC" w:rsidRPr="00F7030A" w:rsidRDefault="00991C23" w:rsidP="001C261F">
            <w:pPr>
              <w:pStyle w:val="ListParagraph"/>
              <w:keepNext/>
              <w:ind w:left="0"/>
              <w:rPr>
                <w:rFonts w:ascii="Times New Roman" w:hAnsi="Times New Roman" w:cs="Times New Roman"/>
                <w:sz w:val="20"/>
                <w:szCs w:val="20"/>
                <w:rPrChange w:id="1396"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397" w:author="Szabolcs Bene" w:date="2016-06-23T22:32:00Z">
                  <w:rPr>
                    <w:rFonts w:ascii="Times New Roman" w:hAnsi="Times New Roman" w:cs="Times New Roman"/>
                    <w:sz w:val="24"/>
                    <w:szCs w:val="24"/>
                  </w:rPr>
                </w:rPrChange>
              </w:rPr>
              <w:t>Utilizatorul va primi un mesaj de eroare că să completeze toate câmpurile de texit, şi nu va fi redirecţionat pe pagină de home.</w:t>
            </w:r>
          </w:p>
        </w:tc>
      </w:tr>
    </w:tbl>
    <w:p w14:paraId="4E313112" w14:textId="77777777" w:rsidR="000E6E6F" w:rsidRPr="000E6E6F" w:rsidRDefault="000E6E6F" w:rsidP="000E6E6F">
      <w:pPr>
        <w:pStyle w:val="ListParagraph"/>
        <w:ind w:left="1440" w:firstLine="0"/>
      </w:pPr>
    </w:p>
    <w:p w14:paraId="503459C1" w14:textId="77777777"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14:paraId="03640F44" w14:textId="77777777" w:rsidR="000E6E6F" w:rsidRPr="003E3EF0" w:rsidRDefault="000E6E6F" w:rsidP="000E6E6F">
      <w:pPr>
        <w:pStyle w:val="ListParagraph"/>
        <w:ind w:left="1440" w:firstLine="0"/>
      </w:pPr>
    </w:p>
    <w:p w14:paraId="30AA687D" w14:textId="77777777" w:rsidR="000E6E6F" w:rsidRPr="000E6E6F" w:rsidRDefault="000E6E6F" w:rsidP="000E6E6F">
      <w:pPr>
        <w:pStyle w:val="Caption"/>
        <w:keepNext/>
        <w:jc w:val="center"/>
        <w:rPr>
          <w:rFonts w:eastAsiaTheme="minorHAnsi"/>
          <w:i w:val="0"/>
          <w:iCs w:val="0"/>
          <w:color w:val="auto"/>
          <w:sz w:val="24"/>
          <w:szCs w:val="24"/>
          <w:lang w:val="en-US" w:eastAsia="en-US"/>
        </w:rPr>
      </w:pPr>
      <w:bookmarkStart w:id="1398" w:name="_Toc454389670"/>
      <w:bookmarkStart w:id="1399" w:name="_Toc454484868"/>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bookmarkEnd w:id="1398"/>
      <w:bookmarkEnd w:id="1399"/>
    </w:p>
    <w:tbl>
      <w:tblPr>
        <w:tblStyle w:val="TableGrid"/>
        <w:tblW w:w="8136" w:type="dxa"/>
        <w:tblInd w:w="1440" w:type="dxa"/>
        <w:tblLook w:val="04A0" w:firstRow="1" w:lastRow="0" w:firstColumn="1" w:lastColumn="0" w:noHBand="0" w:noVBand="1"/>
      </w:tblPr>
      <w:tblGrid>
        <w:gridCol w:w="4081"/>
        <w:gridCol w:w="4055"/>
      </w:tblGrid>
      <w:tr w:rsidR="00023C76" w:rsidRPr="003E3EF0" w14:paraId="5A633E56" w14:textId="77777777" w:rsidTr="007232F1">
        <w:tc>
          <w:tcPr>
            <w:tcW w:w="4081" w:type="dxa"/>
          </w:tcPr>
          <w:p w14:paraId="14775383" w14:textId="77777777" w:rsidR="00734E21" w:rsidRPr="00F7030A" w:rsidRDefault="00E2547E" w:rsidP="00B20558">
            <w:pPr>
              <w:pStyle w:val="ListParagraph"/>
              <w:ind w:left="0"/>
              <w:rPr>
                <w:rFonts w:ascii="Times New Roman" w:hAnsi="Times New Roman" w:cs="Times New Roman"/>
                <w:b/>
                <w:sz w:val="20"/>
                <w:szCs w:val="20"/>
                <w:rPrChange w:id="1400" w:author="Szabolcs Bene" w:date="2016-06-23T22:32:00Z">
                  <w:rPr>
                    <w:rFonts w:ascii="Times New Roman" w:hAnsi="Times New Roman" w:cs="Times New Roman"/>
                    <w:b/>
                    <w:sz w:val="24"/>
                    <w:szCs w:val="24"/>
                  </w:rPr>
                </w:rPrChange>
              </w:rPr>
            </w:pPr>
            <w:r w:rsidRPr="00F7030A">
              <w:rPr>
                <w:rFonts w:ascii="Times New Roman" w:hAnsi="Times New Roman" w:cs="Times New Roman"/>
                <w:b/>
                <w:sz w:val="20"/>
                <w:szCs w:val="20"/>
                <w:rPrChange w:id="1401" w:author="Szabolcs Bene" w:date="2016-06-23T22:32:00Z">
                  <w:rPr>
                    <w:rFonts w:ascii="Times New Roman" w:hAnsi="Times New Roman" w:cs="Times New Roman"/>
                    <w:b/>
                    <w:sz w:val="24"/>
                    <w:szCs w:val="24"/>
                  </w:rPr>
                </w:rPrChange>
              </w:rPr>
              <w:t>Ac</w:t>
            </w:r>
            <w:r w:rsidRPr="00F7030A">
              <w:rPr>
                <w:rFonts w:ascii="Times New Roman" w:hAnsi="Times New Roman" w:cs="Times New Roman"/>
                <w:b/>
                <w:sz w:val="20"/>
                <w:szCs w:val="20"/>
                <w:rPrChange w:id="1402" w:author="Szabolcs Bene" w:date="2016-06-23T22:32:00Z">
                  <w:rPr>
                    <w:b/>
                  </w:rPr>
                </w:rPrChange>
              </w:rPr>
              <w:t>ţ</w:t>
            </w:r>
            <w:r w:rsidRPr="00F7030A">
              <w:rPr>
                <w:rFonts w:ascii="Times New Roman" w:hAnsi="Times New Roman" w:cs="Times New Roman"/>
                <w:b/>
                <w:sz w:val="20"/>
                <w:szCs w:val="20"/>
                <w:rPrChange w:id="1403" w:author="Szabolcs Bene" w:date="2016-06-23T22:32:00Z">
                  <w:rPr>
                    <w:rFonts w:ascii="Times New Roman" w:hAnsi="Times New Roman" w:cs="Times New Roman"/>
                    <w:b/>
                    <w:sz w:val="24"/>
                    <w:szCs w:val="24"/>
                  </w:rPr>
                </w:rPrChange>
              </w:rPr>
              <w:t>iunea actuală</w:t>
            </w:r>
          </w:p>
        </w:tc>
        <w:tc>
          <w:tcPr>
            <w:tcW w:w="4055" w:type="dxa"/>
          </w:tcPr>
          <w:p w14:paraId="40CB82BC" w14:textId="77777777" w:rsidR="00734E21" w:rsidRPr="00F7030A" w:rsidRDefault="00734E21" w:rsidP="00B20558">
            <w:pPr>
              <w:pStyle w:val="ListParagraph"/>
              <w:ind w:left="0"/>
              <w:rPr>
                <w:rFonts w:ascii="Times New Roman" w:hAnsi="Times New Roman" w:cs="Times New Roman"/>
                <w:b/>
                <w:sz w:val="20"/>
                <w:szCs w:val="20"/>
                <w:rPrChange w:id="1404" w:author="Szabolcs Bene" w:date="2016-06-23T22:32:00Z">
                  <w:rPr>
                    <w:rFonts w:ascii="Times New Roman" w:hAnsi="Times New Roman" w:cs="Times New Roman"/>
                    <w:b/>
                    <w:sz w:val="24"/>
                    <w:szCs w:val="24"/>
                  </w:rPr>
                </w:rPrChange>
              </w:rPr>
            </w:pPr>
            <w:r w:rsidRPr="00F7030A">
              <w:rPr>
                <w:rFonts w:ascii="Times New Roman" w:hAnsi="Times New Roman" w:cs="Times New Roman"/>
                <w:b/>
                <w:sz w:val="20"/>
                <w:szCs w:val="20"/>
                <w:rPrChange w:id="1405" w:author="Szabolcs Bene" w:date="2016-06-23T22:32:00Z">
                  <w:rPr>
                    <w:rFonts w:ascii="Times New Roman" w:hAnsi="Times New Roman" w:cs="Times New Roman"/>
                    <w:b/>
                    <w:sz w:val="24"/>
                    <w:szCs w:val="24"/>
                  </w:rPr>
                </w:rPrChange>
              </w:rPr>
              <w:t>Rezultatul asteptat</w:t>
            </w:r>
          </w:p>
        </w:tc>
      </w:tr>
      <w:tr w:rsidR="00023C76" w:rsidRPr="003E3EF0" w14:paraId="55EA4F6B" w14:textId="77777777" w:rsidTr="007232F1">
        <w:tc>
          <w:tcPr>
            <w:tcW w:w="4081" w:type="dxa"/>
          </w:tcPr>
          <w:p w14:paraId="2C5B537E" w14:textId="77777777" w:rsidR="00734E21" w:rsidRPr="00F7030A" w:rsidRDefault="00734E21" w:rsidP="00197DE8">
            <w:pPr>
              <w:pStyle w:val="ListParagraph"/>
              <w:ind w:left="0"/>
              <w:rPr>
                <w:rFonts w:ascii="Times New Roman" w:hAnsi="Times New Roman" w:cs="Times New Roman"/>
                <w:sz w:val="20"/>
                <w:szCs w:val="20"/>
                <w:rPrChange w:id="1406"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07" w:author="Szabolcs Bene" w:date="2016-06-23T22:32:00Z">
                  <w:rPr>
                    <w:rFonts w:ascii="Times New Roman" w:hAnsi="Times New Roman" w:cs="Times New Roman"/>
                    <w:sz w:val="24"/>
                    <w:szCs w:val="24"/>
                  </w:rPr>
                </w:rPrChange>
              </w:rPr>
              <w:t xml:space="preserve">Utilizatorul va </w:t>
            </w:r>
            <w:r w:rsidR="0042389E" w:rsidRPr="00F7030A">
              <w:rPr>
                <w:rFonts w:ascii="Times New Roman" w:hAnsi="Times New Roman" w:cs="Times New Roman"/>
                <w:sz w:val="20"/>
                <w:szCs w:val="20"/>
                <w:rPrChange w:id="1408" w:author="Szabolcs Bene" w:date="2016-06-23T22:32:00Z">
                  <w:rPr>
                    <w:rFonts w:ascii="Times New Roman" w:hAnsi="Times New Roman" w:cs="Times New Roman"/>
                    <w:sz w:val="24"/>
                    <w:szCs w:val="24"/>
                  </w:rPr>
                </w:rPrChange>
              </w:rPr>
              <w:t xml:space="preserve">apăsa </w:t>
            </w:r>
            <w:r w:rsidR="00AD4629" w:rsidRPr="00F7030A">
              <w:rPr>
                <w:rFonts w:ascii="Times New Roman" w:hAnsi="Times New Roman" w:cs="Times New Roman"/>
                <w:sz w:val="20"/>
                <w:szCs w:val="20"/>
                <w:rPrChange w:id="1409" w:author="Szabolcs Bene" w:date="2016-06-23T22:32:00Z">
                  <w:rPr>
                    <w:rFonts w:ascii="Times New Roman" w:hAnsi="Times New Roman" w:cs="Times New Roman"/>
                    <w:sz w:val="24"/>
                    <w:szCs w:val="24"/>
                  </w:rPr>
                </w:rPrChange>
              </w:rPr>
              <w:t>linkul de login din meniu şi va introduce în câmpurile de text următoarele informaţii: smoke1, Smoke1Smoke. După introducerea infromatiilor se apasă butonul de login.</w:t>
            </w:r>
          </w:p>
        </w:tc>
        <w:tc>
          <w:tcPr>
            <w:tcW w:w="4055" w:type="dxa"/>
          </w:tcPr>
          <w:p w14:paraId="469ED1FA" w14:textId="77777777" w:rsidR="00734E21" w:rsidRPr="00F7030A" w:rsidRDefault="00CC58B0" w:rsidP="00B20558">
            <w:pPr>
              <w:pStyle w:val="ListParagraph"/>
              <w:ind w:left="0"/>
              <w:rPr>
                <w:rFonts w:ascii="Times New Roman" w:hAnsi="Times New Roman" w:cs="Times New Roman"/>
                <w:sz w:val="20"/>
                <w:szCs w:val="20"/>
                <w:rPrChange w:id="1410"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11" w:author="Szabolcs Bene" w:date="2016-06-23T22:32:00Z">
                  <w:rPr>
                    <w:rFonts w:ascii="Times New Roman" w:hAnsi="Times New Roman" w:cs="Times New Roman"/>
                    <w:sz w:val="24"/>
                    <w:szCs w:val="24"/>
                  </w:rPr>
                </w:rPrChange>
              </w:rPr>
              <w:t>Utilizatorul va primi primi un mesaj de eroare că numele de utilizator sau parolă este greşită şi nu va fi redirecţionat pe pagină de welcome.</w:t>
            </w:r>
          </w:p>
        </w:tc>
      </w:tr>
      <w:tr w:rsidR="00023C76" w:rsidRPr="003E3EF0" w14:paraId="4FDDB7F5" w14:textId="77777777" w:rsidTr="007232F1">
        <w:tc>
          <w:tcPr>
            <w:tcW w:w="4081" w:type="dxa"/>
          </w:tcPr>
          <w:p w14:paraId="18F58F6B" w14:textId="77777777" w:rsidR="00734E21" w:rsidRPr="00F7030A" w:rsidRDefault="005D500C" w:rsidP="004348C4">
            <w:pPr>
              <w:pStyle w:val="ListParagraph"/>
              <w:ind w:left="0"/>
              <w:rPr>
                <w:rFonts w:ascii="Times New Roman" w:hAnsi="Times New Roman" w:cs="Times New Roman"/>
                <w:sz w:val="20"/>
                <w:szCs w:val="20"/>
                <w:rPrChange w:id="1412"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13" w:author="Szabolcs Bene" w:date="2016-06-23T22:32:00Z">
                  <w:rPr>
                    <w:rFonts w:ascii="Times New Roman" w:hAnsi="Times New Roman" w:cs="Times New Roman"/>
                    <w:sz w:val="24"/>
                    <w:szCs w:val="24"/>
                  </w:rPr>
                </w:rPrChange>
              </w:rPr>
              <w:t xml:space="preserve">Utilizatorul va </w:t>
            </w:r>
            <w:r w:rsidR="0042389E" w:rsidRPr="00F7030A">
              <w:rPr>
                <w:rFonts w:ascii="Times New Roman" w:hAnsi="Times New Roman" w:cs="Times New Roman"/>
                <w:sz w:val="20"/>
                <w:szCs w:val="20"/>
                <w:rPrChange w:id="1414" w:author="Szabolcs Bene" w:date="2016-06-23T22:32:00Z">
                  <w:rPr>
                    <w:rFonts w:ascii="Times New Roman" w:hAnsi="Times New Roman" w:cs="Times New Roman"/>
                    <w:sz w:val="24"/>
                    <w:szCs w:val="24"/>
                  </w:rPr>
                </w:rPrChange>
              </w:rPr>
              <w:t xml:space="preserve">apăsa </w:t>
            </w:r>
            <w:r w:rsidR="004348C4" w:rsidRPr="00F7030A">
              <w:rPr>
                <w:rFonts w:ascii="Times New Roman" w:hAnsi="Times New Roman" w:cs="Times New Roman"/>
                <w:sz w:val="20"/>
                <w:szCs w:val="20"/>
                <w:rPrChange w:id="1415" w:author="Szabolcs Bene" w:date="2016-06-23T22:32:00Z">
                  <w:rPr>
                    <w:rFonts w:ascii="Times New Roman" w:hAnsi="Times New Roman" w:cs="Times New Roman"/>
                    <w:sz w:val="24"/>
                    <w:szCs w:val="24"/>
                  </w:rPr>
                </w:rPrChange>
              </w:rPr>
              <w:t>linkul de login din meniu şi va introduce în câmpurile de text următoarele informaţii: smoke1, Smoke2Smoke. După introducerea infromatiilor se apasă butonul de login</w:t>
            </w:r>
            <w:r w:rsidRPr="00F7030A">
              <w:rPr>
                <w:rFonts w:ascii="Times New Roman" w:hAnsi="Times New Roman" w:cs="Times New Roman"/>
                <w:sz w:val="20"/>
                <w:szCs w:val="20"/>
                <w:rPrChange w:id="1416" w:author="Szabolcs Bene" w:date="2016-06-23T22:32:00Z">
                  <w:rPr>
                    <w:rFonts w:ascii="Times New Roman" w:hAnsi="Times New Roman" w:cs="Times New Roman"/>
                    <w:sz w:val="24"/>
                    <w:szCs w:val="24"/>
                  </w:rPr>
                </w:rPrChange>
              </w:rPr>
              <w:t>.</w:t>
            </w:r>
          </w:p>
        </w:tc>
        <w:tc>
          <w:tcPr>
            <w:tcW w:w="4055" w:type="dxa"/>
          </w:tcPr>
          <w:p w14:paraId="1F8BC3A8" w14:textId="77777777" w:rsidR="00734E21" w:rsidRPr="00F7030A" w:rsidRDefault="00B601B4" w:rsidP="00B20558">
            <w:pPr>
              <w:pStyle w:val="ListParagraph"/>
              <w:ind w:left="0"/>
              <w:rPr>
                <w:rFonts w:ascii="Times New Roman" w:hAnsi="Times New Roman" w:cs="Times New Roman"/>
                <w:sz w:val="20"/>
                <w:szCs w:val="20"/>
                <w:rPrChange w:id="141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18" w:author="Szabolcs Bene" w:date="2016-06-23T22:32:00Z">
                  <w:rPr>
                    <w:rFonts w:ascii="Times New Roman" w:hAnsi="Times New Roman" w:cs="Times New Roman"/>
                    <w:sz w:val="24"/>
                    <w:szCs w:val="24"/>
                  </w:rPr>
                </w:rPrChange>
              </w:rPr>
              <w:t>Utilizatorul va primi un mesaj de eroare că numele de utilizator există deja în baza de date, şi nu va fi redirecţionat pe pagină de home.</w:t>
            </w:r>
          </w:p>
        </w:tc>
      </w:tr>
      <w:tr w:rsidR="007232F1" w:rsidRPr="003E3EF0" w14:paraId="08CF425C" w14:textId="77777777" w:rsidTr="007232F1">
        <w:tc>
          <w:tcPr>
            <w:tcW w:w="4081" w:type="dxa"/>
          </w:tcPr>
          <w:p w14:paraId="07E70720" w14:textId="77777777" w:rsidR="00E92525" w:rsidRPr="00F7030A" w:rsidRDefault="00E92525" w:rsidP="00E92525">
            <w:pPr>
              <w:pStyle w:val="ListParagraph"/>
              <w:ind w:left="0"/>
              <w:rPr>
                <w:rFonts w:ascii="Times New Roman" w:hAnsi="Times New Roman" w:cs="Times New Roman"/>
                <w:sz w:val="20"/>
                <w:szCs w:val="20"/>
                <w:rPrChange w:id="1419"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20" w:author="Szabolcs Bene" w:date="2016-06-23T22:32:00Z">
                  <w:rPr>
                    <w:rFonts w:ascii="Times New Roman" w:hAnsi="Times New Roman" w:cs="Times New Roman"/>
                    <w:sz w:val="24"/>
                    <w:szCs w:val="24"/>
                  </w:rPr>
                </w:rPrChange>
              </w:rPr>
              <w:t xml:space="preserve">Utilizatorul va </w:t>
            </w:r>
            <w:r w:rsidR="0042389E" w:rsidRPr="00F7030A">
              <w:rPr>
                <w:rFonts w:ascii="Times New Roman" w:hAnsi="Times New Roman" w:cs="Times New Roman"/>
                <w:sz w:val="20"/>
                <w:szCs w:val="20"/>
                <w:rPrChange w:id="1421" w:author="Szabolcs Bene" w:date="2016-06-23T22:32:00Z">
                  <w:rPr>
                    <w:rFonts w:ascii="Times New Roman" w:hAnsi="Times New Roman" w:cs="Times New Roman"/>
                    <w:sz w:val="24"/>
                    <w:szCs w:val="24"/>
                  </w:rPr>
                </w:rPrChange>
              </w:rPr>
              <w:t xml:space="preserve">apăsa </w:t>
            </w:r>
            <w:r w:rsidR="004348C4" w:rsidRPr="00F7030A">
              <w:rPr>
                <w:rFonts w:ascii="Times New Roman" w:hAnsi="Times New Roman" w:cs="Times New Roman"/>
                <w:sz w:val="20"/>
                <w:szCs w:val="20"/>
                <w:rPrChange w:id="1422" w:author="Szabolcs Bene" w:date="2016-06-23T22:32:00Z">
                  <w:rPr>
                    <w:rFonts w:ascii="Times New Roman" w:hAnsi="Times New Roman" w:cs="Times New Roman"/>
                    <w:sz w:val="24"/>
                    <w:szCs w:val="24"/>
                  </w:rPr>
                </w:rPrChange>
              </w:rPr>
              <w:t>linkul de login din meniu şi va introduce în câmpurile de text următoarele informaţii: smoke1, Smoke1Smoke. După introducerea infromatiilor se apasă butonul de login.</w:t>
            </w:r>
          </w:p>
        </w:tc>
        <w:tc>
          <w:tcPr>
            <w:tcW w:w="4055" w:type="dxa"/>
          </w:tcPr>
          <w:p w14:paraId="4509174A" w14:textId="77777777" w:rsidR="00E92525" w:rsidRPr="00F7030A" w:rsidRDefault="00E92525" w:rsidP="00B20558">
            <w:pPr>
              <w:pStyle w:val="ListParagraph"/>
              <w:ind w:left="0"/>
              <w:rPr>
                <w:rFonts w:ascii="Times New Roman" w:hAnsi="Times New Roman" w:cs="Times New Roman"/>
                <w:sz w:val="20"/>
                <w:szCs w:val="20"/>
                <w:rPrChange w:id="1423"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24" w:author="Szabolcs Bene" w:date="2016-06-23T22:32:00Z">
                  <w:rPr>
                    <w:rFonts w:ascii="Times New Roman" w:hAnsi="Times New Roman" w:cs="Times New Roman"/>
                    <w:sz w:val="24"/>
                    <w:szCs w:val="24"/>
                  </w:rPr>
                </w:rPrChange>
              </w:rPr>
              <w:t xml:space="preserve">Utilizatorul va fi </w:t>
            </w:r>
            <w:r w:rsidR="00563533" w:rsidRPr="00F7030A">
              <w:rPr>
                <w:rFonts w:ascii="Times New Roman" w:hAnsi="Times New Roman" w:cs="Times New Roman"/>
                <w:sz w:val="20"/>
                <w:szCs w:val="20"/>
                <w:rPrChange w:id="1425" w:author="Szabolcs Bene" w:date="2016-06-23T22:32:00Z">
                  <w:rPr>
                    <w:rFonts w:ascii="Times New Roman" w:hAnsi="Times New Roman" w:cs="Times New Roman"/>
                    <w:sz w:val="24"/>
                    <w:szCs w:val="24"/>
                  </w:rPr>
                </w:rPrChange>
              </w:rPr>
              <w:t xml:space="preserve">redirecţionat </w:t>
            </w:r>
            <w:r w:rsidRPr="00F7030A">
              <w:rPr>
                <w:rFonts w:ascii="Times New Roman" w:hAnsi="Times New Roman" w:cs="Times New Roman"/>
                <w:sz w:val="20"/>
                <w:szCs w:val="20"/>
                <w:rPrChange w:id="1426" w:author="Szabolcs Bene" w:date="2016-06-23T22:32:00Z">
                  <w:rPr>
                    <w:rFonts w:ascii="Times New Roman" w:hAnsi="Times New Roman" w:cs="Times New Roman"/>
                    <w:sz w:val="24"/>
                    <w:szCs w:val="24"/>
                  </w:rPr>
                </w:rPrChange>
              </w:rPr>
              <w:t>pe pagina de welcome.</w:t>
            </w:r>
          </w:p>
        </w:tc>
      </w:tr>
      <w:tr w:rsidR="00023C76" w:rsidRPr="003E3EF0" w14:paraId="6E9A14DD" w14:textId="77777777" w:rsidTr="007232F1">
        <w:tc>
          <w:tcPr>
            <w:tcW w:w="4081" w:type="dxa"/>
          </w:tcPr>
          <w:p w14:paraId="12317A0C" w14:textId="77777777" w:rsidR="00023C76" w:rsidRPr="00F7030A" w:rsidRDefault="00023C76" w:rsidP="00E92525">
            <w:pPr>
              <w:pStyle w:val="ListParagraph"/>
              <w:ind w:left="0"/>
              <w:rPr>
                <w:rFonts w:ascii="Times New Roman" w:hAnsi="Times New Roman" w:cs="Times New Roman"/>
                <w:sz w:val="20"/>
                <w:szCs w:val="20"/>
                <w:rPrChange w:id="1427"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28" w:author="Szabolcs Bene" w:date="2016-06-23T22:32:00Z">
                  <w:rPr>
                    <w:rFonts w:ascii="Times New Roman" w:hAnsi="Times New Roman" w:cs="Times New Roman"/>
                    <w:sz w:val="24"/>
                    <w:szCs w:val="24"/>
                  </w:rPr>
                </w:rPrChange>
              </w:rPr>
              <w:t xml:space="preserve">Utilizatorul va </w:t>
            </w:r>
            <w:r w:rsidR="00010F5B" w:rsidRPr="00F7030A">
              <w:rPr>
                <w:rFonts w:ascii="Times New Roman" w:hAnsi="Times New Roman" w:cs="Times New Roman"/>
                <w:sz w:val="20"/>
                <w:szCs w:val="20"/>
                <w:rPrChange w:id="1429" w:author="Szabolcs Bene" w:date="2016-06-23T22:32: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430" w:author="Szabolcs Bene" w:date="2016-06-23T22:32:00Z">
                  <w:rPr>
                    <w:rFonts w:ascii="Times New Roman" w:hAnsi="Times New Roman" w:cs="Times New Roman"/>
                    <w:sz w:val="24"/>
                    <w:szCs w:val="24"/>
                  </w:rPr>
                </w:rPrChange>
              </w:rPr>
              <w:t>linkul de Logout din meniu.</w:t>
            </w:r>
          </w:p>
        </w:tc>
        <w:tc>
          <w:tcPr>
            <w:tcW w:w="4055" w:type="dxa"/>
          </w:tcPr>
          <w:p w14:paraId="0F23E1CC" w14:textId="77777777" w:rsidR="00023C76" w:rsidRPr="00F7030A" w:rsidRDefault="00023C76" w:rsidP="00B20558">
            <w:pPr>
              <w:pStyle w:val="ListParagraph"/>
              <w:ind w:left="0"/>
              <w:rPr>
                <w:rFonts w:ascii="Times New Roman" w:hAnsi="Times New Roman" w:cs="Times New Roman"/>
                <w:sz w:val="20"/>
                <w:szCs w:val="20"/>
                <w:rPrChange w:id="1431" w:author="Szabolcs Bene" w:date="2016-06-23T22:32:00Z">
                  <w:rPr>
                    <w:rFonts w:ascii="Times New Roman" w:hAnsi="Times New Roman" w:cs="Times New Roman"/>
                    <w:sz w:val="24"/>
                    <w:szCs w:val="24"/>
                  </w:rPr>
                </w:rPrChange>
              </w:rPr>
            </w:pPr>
            <w:r w:rsidRPr="00F7030A">
              <w:rPr>
                <w:rFonts w:ascii="Times New Roman" w:hAnsi="Times New Roman" w:cs="Times New Roman"/>
                <w:sz w:val="20"/>
                <w:szCs w:val="20"/>
                <w:rPrChange w:id="1432" w:author="Szabolcs Bene" w:date="2016-06-23T22:32:00Z">
                  <w:rPr>
                    <w:rFonts w:ascii="Times New Roman" w:hAnsi="Times New Roman" w:cs="Times New Roman"/>
                    <w:sz w:val="24"/>
                    <w:szCs w:val="24"/>
                  </w:rPr>
                </w:rPrChange>
              </w:rPr>
              <w:t xml:space="preserve">Utilizatorul va fi </w:t>
            </w:r>
            <w:r w:rsidR="007E7DA2" w:rsidRPr="00F7030A">
              <w:rPr>
                <w:rFonts w:ascii="Times New Roman" w:hAnsi="Times New Roman" w:cs="Times New Roman"/>
                <w:sz w:val="20"/>
                <w:szCs w:val="20"/>
                <w:rPrChange w:id="1433" w:author="Szabolcs Bene" w:date="2016-06-23T22:32:00Z">
                  <w:rPr>
                    <w:rFonts w:ascii="Times New Roman" w:hAnsi="Times New Roman" w:cs="Times New Roman"/>
                    <w:sz w:val="24"/>
                    <w:szCs w:val="24"/>
                  </w:rPr>
                </w:rPrChange>
              </w:rPr>
              <w:t xml:space="preserve">redirecţionat </w:t>
            </w:r>
            <w:r w:rsidRPr="00F7030A">
              <w:rPr>
                <w:rFonts w:ascii="Times New Roman" w:hAnsi="Times New Roman" w:cs="Times New Roman"/>
                <w:sz w:val="20"/>
                <w:szCs w:val="20"/>
                <w:rPrChange w:id="1434" w:author="Szabolcs Bene" w:date="2016-06-23T22:32:00Z">
                  <w:rPr>
                    <w:rFonts w:ascii="Times New Roman" w:hAnsi="Times New Roman" w:cs="Times New Roman"/>
                    <w:sz w:val="24"/>
                    <w:szCs w:val="24"/>
                  </w:rPr>
                </w:rPrChange>
              </w:rPr>
              <w:t>pe pagina de home.</w:t>
            </w:r>
          </w:p>
        </w:tc>
      </w:tr>
    </w:tbl>
    <w:p w14:paraId="281F669C" w14:textId="77777777" w:rsidR="007232F1" w:rsidRDefault="007232F1" w:rsidP="007232F1">
      <w:pPr>
        <w:pStyle w:val="ListParagraph"/>
        <w:ind w:left="1440" w:firstLine="0"/>
      </w:pPr>
    </w:p>
    <w:p w14:paraId="57B0401E" w14:textId="77777777" w:rsidR="000F01EA" w:rsidRDefault="000F01EA" w:rsidP="007232F1">
      <w:pPr>
        <w:pStyle w:val="ListParagraph"/>
        <w:ind w:left="1440" w:firstLine="0"/>
      </w:pPr>
    </w:p>
    <w:p w14:paraId="1F98A9C0" w14:textId="77777777" w:rsidR="000F01EA" w:rsidRDefault="000F01EA" w:rsidP="007232F1">
      <w:pPr>
        <w:pStyle w:val="ListParagraph"/>
        <w:ind w:left="1440" w:firstLine="0"/>
      </w:pPr>
    </w:p>
    <w:p w14:paraId="3EB4DEFA" w14:textId="77777777" w:rsidR="002F5A10" w:rsidRPr="003E3EF0" w:rsidRDefault="002F5A10" w:rsidP="007232F1">
      <w:pPr>
        <w:pStyle w:val="ListParagraph"/>
        <w:ind w:left="1440" w:firstLine="0"/>
      </w:pPr>
    </w:p>
    <w:p w14:paraId="3BDAE773" w14:textId="07A89E03" w:rsidR="007232F1" w:rsidRPr="0060462D" w:rsidRDefault="007232F1" w:rsidP="007232F1">
      <w:pPr>
        <w:pStyle w:val="ListParagraph"/>
        <w:numPr>
          <w:ilvl w:val="0"/>
          <w:numId w:val="45"/>
        </w:numPr>
      </w:pPr>
      <w:r w:rsidRPr="003E3EF0">
        <w:rPr>
          <w:b/>
        </w:rPr>
        <w:t>Ad</w:t>
      </w:r>
      <w:r w:rsidR="001E44D5" w:rsidRPr="001E44D5">
        <w:rPr>
          <w:b/>
          <w:color w:val="auto"/>
        </w:rPr>
        <w:t>ă</w:t>
      </w:r>
      <w:r w:rsidRPr="003E3EF0">
        <w:rPr>
          <w:b/>
        </w:rPr>
        <w:t>ugare prieteni</w:t>
      </w:r>
      <w:ins w:id="1435" w:author="CIvan" w:date="2016-06-23T11:01:00Z">
        <w:del w:id="1436" w:author="Szabolcs Bene" w:date="2016-06-23T22:32:00Z">
          <w:r w:rsidR="00447E0F" w:rsidDel="00F7030A">
            <w:rPr>
              <w:b/>
            </w:rPr>
            <w:delText>/</w:delText>
          </w:r>
          <w:r w:rsidR="00447E0F" w:rsidRPr="00447E0F" w:rsidDel="00F7030A">
            <w:rPr>
              <w:b/>
              <w:color w:val="FF0000"/>
              <w:rPrChange w:id="1437" w:author="CIvan" w:date="2016-06-23T11:01:00Z">
                <w:rPr>
                  <w:b/>
                </w:rPr>
              </w:rPrChange>
            </w:rPr>
            <w:delText>poti face continutul tabelelor pe font de 1</w:delText>
          </w:r>
        </w:del>
        <w:del w:id="1438" w:author="Szabolcs Bene" w:date="2016-06-23T22:33:00Z">
          <w:r w:rsidR="00447E0F" w:rsidRPr="00447E0F" w:rsidDel="00F7030A">
            <w:rPr>
              <w:b/>
              <w:color w:val="FF0000"/>
              <w:rPrChange w:id="1439" w:author="CIvan" w:date="2016-06-23T11:01:00Z">
                <w:rPr>
                  <w:b/>
                </w:rPr>
              </w:rPrChange>
            </w:rPr>
            <w:delText>0</w:delText>
          </w:r>
        </w:del>
      </w:ins>
    </w:p>
    <w:p w14:paraId="57EDFD52" w14:textId="77777777" w:rsidR="0060462D" w:rsidRPr="0060462D" w:rsidRDefault="0060462D" w:rsidP="0060462D">
      <w:pPr>
        <w:pStyle w:val="ListParagraph"/>
        <w:ind w:left="1440" w:firstLine="0"/>
        <w:jc w:val="center"/>
        <w:rPr>
          <w:rFonts w:eastAsiaTheme="minorHAnsi"/>
          <w:color w:val="auto"/>
          <w:lang w:val="en-US" w:eastAsia="en-US"/>
        </w:rPr>
      </w:pPr>
    </w:p>
    <w:p w14:paraId="601C04C2" w14:textId="77777777" w:rsidR="0060462D" w:rsidRPr="0060462D" w:rsidRDefault="0060462D" w:rsidP="0060462D">
      <w:pPr>
        <w:pStyle w:val="Caption"/>
        <w:keepNext/>
        <w:jc w:val="center"/>
        <w:rPr>
          <w:rFonts w:eastAsiaTheme="minorHAnsi"/>
          <w:i w:val="0"/>
          <w:iCs w:val="0"/>
          <w:color w:val="auto"/>
          <w:sz w:val="24"/>
          <w:szCs w:val="24"/>
          <w:lang w:val="en-US" w:eastAsia="en-US"/>
        </w:rPr>
      </w:pPr>
      <w:bookmarkStart w:id="1440" w:name="_Toc454389671"/>
      <w:bookmarkStart w:id="1441" w:name="_Toc454484869"/>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bookmarkEnd w:id="1440"/>
      <w:bookmarkEnd w:id="1441"/>
    </w:p>
    <w:tbl>
      <w:tblPr>
        <w:tblStyle w:val="TableGrid"/>
        <w:tblW w:w="8136" w:type="dxa"/>
        <w:tblInd w:w="1440" w:type="dxa"/>
        <w:tblLook w:val="04A0" w:firstRow="1" w:lastRow="0" w:firstColumn="1" w:lastColumn="0" w:noHBand="0" w:noVBand="1"/>
      </w:tblPr>
      <w:tblGrid>
        <w:gridCol w:w="4081"/>
        <w:gridCol w:w="4055"/>
      </w:tblGrid>
      <w:tr w:rsidR="006E18FC" w:rsidRPr="003E3EF0" w14:paraId="3AFD5D74" w14:textId="77777777" w:rsidTr="00B20558">
        <w:tc>
          <w:tcPr>
            <w:tcW w:w="4081" w:type="dxa"/>
          </w:tcPr>
          <w:p w14:paraId="2DEF7BBE" w14:textId="77777777" w:rsidR="006E18FC" w:rsidRPr="00F7030A" w:rsidRDefault="00E2547E" w:rsidP="00B20558">
            <w:pPr>
              <w:pStyle w:val="ListParagraph"/>
              <w:ind w:left="0"/>
              <w:rPr>
                <w:rFonts w:ascii="Times New Roman" w:hAnsi="Times New Roman" w:cs="Times New Roman"/>
                <w:b/>
                <w:sz w:val="20"/>
                <w:szCs w:val="20"/>
                <w:rPrChange w:id="1442" w:author="Szabolcs Bene" w:date="2016-06-23T22:33:00Z">
                  <w:rPr>
                    <w:rFonts w:ascii="Times New Roman" w:hAnsi="Times New Roman" w:cs="Times New Roman"/>
                    <w:b/>
                    <w:sz w:val="24"/>
                    <w:szCs w:val="24"/>
                  </w:rPr>
                </w:rPrChange>
              </w:rPr>
            </w:pPr>
            <w:r w:rsidRPr="00F7030A">
              <w:rPr>
                <w:rFonts w:ascii="Times New Roman" w:hAnsi="Times New Roman" w:cs="Times New Roman"/>
                <w:b/>
                <w:sz w:val="20"/>
                <w:szCs w:val="20"/>
                <w:rPrChange w:id="1443" w:author="Szabolcs Bene" w:date="2016-06-23T22:33:00Z">
                  <w:rPr>
                    <w:rFonts w:ascii="Times New Roman" w:hAnsi="Times New Roman" w:cs="Times New Roman"/>
                    <w:b/>
                    <w:sz w:val="24"/>
                    <w:szCs w:val="24"/>
                  </w:rPr>
                </w:rPrChange>
              </w:rPr>
              <w:t>Ac</w:t>
            </w:r>
            <w:r w:rsidRPr="00F7030A">
              <w:rPr>
                <w:rFonts w:ascii="Times New Roman" w:hAnsi="Times New Roman" w:cs="Times New Roman"/>
                <w:b/>
                <w:sz w:val="20"/>
                <w:szCs w:val="20"/>
                <w:rPrChange w:id="1444" w:author="Szabolcs Bene" w:date="2016-06-23T22:33:00Z">
                  <w:rPr>
                    <w:b/>
                  </w:rPr>
                </w:rPrChange>
              </w:rPr>
              <w:t>ţ</w:t>
            </w:r>
            <w:r w:rsidRPr="00F7030A">
              <w:rPr>
                <w:rFonts w:ascii="Times New Roman" w:hAnsi="Times New Roman" w:cs="Times New Roman"/>
                <w:b/>
                <w:sz w:val="20"/>
                <w:szCs w:val="20"/>
                <w:rPrChange w:id="1445" w:author="Szabolcs Bene" w:date="2016-06-23T22:33:00Z">
                  <w:rPr>
                    <w:rFonts w:ascii="Times New Roman" w:hAnsi="Times New Roman" w:cs="Times New Roman"/>
                    <w:b/>
                    <w:sz w:val="24"/>
                    <w:szCs w:val="24"/>
                  </w:rPr>
                </w:rPrChange>
              </w:rPr>
              <w:t>iunea actuală</w:t>
            </w:r>
          </w:p>
        </w:tc>
        <w:tc>
          <w:tcPr>
            <w:tcW w:w="4055" w:type="dxa"/>
          </w:tcPr>
          <w:p w14:paraId="576AE5C3" w14:textId="77777777" w:rsidR="006E18FC" w:rsidRPr="00F7030A" w:rsidRDefault="006E18FC" w:rsidP="00B20558">
            <w:pPr>
              <w:pStyle w:val="ListParagraph"/>
              <w:ind w:left="0"/>
              <w:rPr>
                <w:rFonts w:ascii="Times New Roman" w:hAnsi="Times New Roman" w:cs="Times New Roman"/>
                <w:b/>
                <w:sz w:val="20"/>
                <w:szCs w:val="20"/>
                <w:rPrChange w:id="1446" w:author="Szabolcs Bene" w:date="2016-06-23T22:33:00Z">
                  <w:rPr>
                    <w:rFonts w:ascii="Times New Roman" w:hAnsi="Times New Roman" w:cs="Times New Roman"/>
                    <w:b/>
                    <w:sz w:val="24"/>
                    <w:szCs w:val="24"/>
                  </w:rPr>
                </w:rPrChange>
              </w:rPr>
            </w:pPr>
            <w:r w:rsidRPr="00F7030A">
              <w:rPr>
                <w:rFonts w:ascii="Times New Roman" w:hAnsi="Times New Roman" w:cs="Times New Roman"/>
                <w:b/>
                <w:sz w:val="20"/>
                <w:szCs w:val="20"/>
                <w:rPrChange w:id="1447" w:author="Szabolcs Bene" w:date="2016-06-23T22:33:00Z">
                  <w:rPr>
                    <w:rFonts w:ascii="Times New Roman" w:hAnsi="Times New Roman" w:cs="Times New Roman"/>
                    <w:b/>
                    <w:sz w:val="24"/>
                    <w:szCs w:val="24"/>
                  </w:rPr>
                </w:rPrChange>
              </w:rPr>
              <w:t>Rezultatul asteptat</w:t>
            </w:r>
          </w:p>
        </w:tc>
      </w:tr>
      <w:tr w:rsidR="00C4624C" w:rsidRPr="003E3EF0" w14:paraId="38F543C0" w14:textId="77777777" w:rsidTr="00B20558">
        <w:tc>
          <w:tcPr>
            <w:tcW w:w="4081" w:type="dxa"/>
          </w:tcPr>
          <w:p w14:paraId="24F70F66" w14:textId="77777777" w:rsidR="00C4624C" w:rsidRPr="00F7030A" w:rsidRDefault="00C4624C" w:rsidP="001520A3">
            <w:pPr>
              <w:pStyle w:val="ListParagraph"/>
              <w:ind w:left="0"/>
              <w:rPr>
                <w:rFonts w:ascii="Times New Roman" w:hAnsi="Times New Roman" w:cs="Times New Roman"/>
                <w:b/>
                <w:sz w:val="20"/>
                <w:szCs w:val="20"/>
                <w:rPrChange w:id="1448" w:author="Szabolcs Bene" w:date="2016-06-23T22:33:00Z">
                  <w:rPr>
                    <w:rFonts w:ascii="Times New Roman" w:hAnsi="Times New Roman" w:cs="Times New Roman"/>
                    <w:b/>
                    <w:sz w:val="24"/>
                    <w:szCs w:val="24"/>
                  </w:rPr>
                </w:rPrChange>
              </w:rPr>
            </w:pPr>
            <w:r w:rsidRPr="00F7030A">
              <w:rPr>
                <w:rFonts w:ascii="Times New Roman" w:hAnsi="Times New Roman" w:cs="Times New Roman"/>
                <w:sz w:val="20"/>
                <w:szCs w:val="20"/>
                <w:rPrChange w:id="1449" w:author="Szabolcs Bene" w:date="2016-06-23T22:33:00Z">
                  <w:rPr>
                    <w:rFonts w:ascii="Times New Roman" w:hAnsi="Times New Roman" w:cs="Times New Roman"/>
                    <w:sz w:val="24"/>
                    <w:szCs w:val="24"/>
                  </w:rPr>
                </w:rPrChange>
              </w:rPr>
              <w:t>Uti</w:t>
            </w:r>
            <w:r w:rsidR="001520A3" w:rsidRPr="00F7030A">
              <w:rPr>
                <w:rFonts w:ascii="Times New Roman" w:hAnsi="Times New Roman" w:cs="Times New Roman"/>
                <w:sz w:val="20"/>
                <w:szCs w:val="20"/>
                <w:rPrChange w:id="1450" w:author="Szabolcs Bene" w:date="2016-06-23T22:33:00Z">
                  <w:rPr>
                    <w:rFonts w:ascii="Times New Roman" w:hAnsi="Times New Roman" w:cs="Times New Roman"/>
                    <w:sz w:val="24"/>
                    <w:szCs w:val="24"/>
                  </w:rPr>
                </w:rPrChange>
              </w:rPr>
              <w:t xml:space="preserve">lizatorul va deschide browserul </w:t>
            </w:r>
            <w:r w:rsidRPr="00F7030A">
              <w:rPr>
                <w:rFonts w:ascii="Times New Roman" w:hAnsi="Times New Roman" w:cs="Times New Roman"/>
                <w:sz w:val="20"/>
                <w:szCs w:val="20"/>
                <w:rPrChange w:id="1451" w:author="Szabolcs Bene" w:date="2016-06-23T22:33:00Z">
                  <w:rPr>
                    <w:rFonts w:ascii="Times New Roman" w:hAnsi="Times New Roman" w:cs="Times New Roman"/>
                    <w:sz w:val="24"/>
                    <w:szCs w:val="24"/>
                  </w:rPr>
                </w:rPrChange>
              </w:rPr>
              <w:t xml:space="preserve">Chrome </w:t>
            </w:r>
            <w:r w:rsidR="007A2BD6" w:rsidRPr="00F7030A">
              <w:rPr>
                <w:rFonts w:ascii="Times New Roman" w:hAnsi="Times New Roman" w:cs="Times New Roman"/>
                <w:sz w:val="20"/>
                <w:szCs w:val="20"/>
                <w:rPrChange w:id="1452" w:author="Szabolcs Bene" w:date="2016-06-23T22:33:00Z">
                  <w:rPr>
                    <w:rFonts w:ascii="Times New Roman" w:hAnsi="Times New Roman" w:cs="Times New Roman"/>
                    <w:sz w:val="24"/>
                    <w:szCs w:val="24"/>
                  </w:rPr>
                </w:rPrChange>
              </w:rPr>
              <w:t xml:space="preserve">şi </w:t>
            </w:r>
            <w:r w:rsidRPr="00F7030A">
              <w:rPr>
                <w:rFonts w:ascii="Times New Roman" w:hAnsi="Times New Roman" w:cs="Times New Roman"/>
                <w:sz w:val="20"/>
                <w:szCs w:val="20"/>
                <w:rPrChange w:id="1453" w:author="Szabolcs Bene" w:date="2016-06-23T22:33:00Z">
                  <w:rPr>
                    <w:rFonts w:ascii="Times New Roman" w:hAnsi="Times New Roman" w:cs="Times New Roman"/>
                    <w:sz w:val="24"/>
                    <w:szCs w:val="24"/>
                  </w:rPr>
                </w:rPrChange>
              </w:rPr>
              <w:t>se va loga in aplicatie cu urmatoarele credentiale: smoke, Smoke1Smoke</w:t>
            </w:r>
          </w:p>
        </w:tc>
        <w:tc>
          <w:tcPr>
            <w:tcW w:w="4055" w:type="dxa"/>
          </w:tcPr>
          <w:p w14:paraId="351670E1" w14:textId="77777777" w:rsidR="00C4624C" w:rsidRPr="00F7030A" w:rsidRDefault="00C4624C" w:rsidP="00B20558">
            <w:pPr>
              <w:pStyle w:val="ListParagraph"/>
              <w:ind w:left="0"/>
              <w:rPr>
                <w:rFonts w:ascii="Times New Roman" w:hAnsi="Times New Roman" w:cs="Times New Roman"/>
                <w:sz w:val="20"/>
                <w:szCs w:val="20"/>
                <w:rPrChange w:id="1454"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55" w:author="Szabolcs Bene" w:date="2016-06-23T22:33:00Z">
                  <w:rPr>
                    <w:rFonts w:ascii="Times New Roman" w:hAnsi="Times New Roman" w:cs="Times New Roman"/>
                    <w:sz w:val="24"/>
                    <w:szCs w:val="24"/>
                  </w:rPr>
                </w:rPrChange>
              </w:rPr>
              <w:t xml:space="preserve">Utilizatorul </w:t>
            </w:r>
            <w:r w:rsidR="00E5701E" w:rsidRPr="00F7030A">
              <w:rPr>
                <w:rFonts w:ascii="Times New Roman" w:hAnsi="Times New Roman" w:cs="Times New Roman"/>
                <w:sz w:val="20"/>
                <w:szCs w:val="20"/>
                <w:rPrChange w:id="1456" w:author="Szabolcs Bene" w:date="2016-06-23T22:33:00Z">
                  <w:rPr>
                    <w:rFonts w:ascii="Times New Roman" w:hAnsi="Times New Roman" w:cs="Times New Roman"/>
                    <w:sz w:val="24"/>
                    <w:szCs w:val="24"/>
                  </w:rPr>
                </w:rPrChange>
              </w:rPr>
              <w:t xml:space="preserve">smoke </w:t>
            </w:r>
            <w:r w:rsidRPr="00F7030A">
              <w:rPr>
                <w:rFonts w:ascii="Times New Roman" w:hAnsi="Times New Roman" w:cs="Times New Roman"/>
                <w:sz w:val="20"/>
                <w:szCs w:val="20"/>
                <w:rPrChange w:id="1457" w:author="Szabolcs Bene" w:date="2016-06-23T22:33:00Z">
                  <w:rPr>
                    <w:rFonts w:ascii="Times New Roman" w:hAnsi="Times New Roman" w:cs="Times New Roman"/>
                    <w:sz w:val="24"/>
                    <w:szCs w:val="24"/>
                  </w:rPr>
                </w:rPrChange>
              </w:rPr>
              <w:t xml:space="preserve">va fi </w:t>
            </w:r>
            <w:r w:rsidR="00A34944" w:rsidRPr="00F7030A">
              <w:rPr>
                <w:rFonts w:ascii="Times New Roman" w:hAnsi="Times New Roman" w:cs="Times New Roman"/>
                <w:sz w:val="20"/>
                <w:szCs w:val="20"/>
                <w:rPrChange w:id="1458" w:author="Szabolcs Bene" w:date="2016-06-23T22:33:00Z">
                  <w:rPr>
                    <w:rFonts w:ascii="Times New Roman" w:hAnsi="Times New Roman" w:cs="Times New Roman"/>
                    <w:sz w:val="24"/>
                    <w:szCs w:val="24"/>
                  </w:rPr>
                </w:rPrChange>
              </w:rPr>
              <w:t xml:space="preserve">redirecţionat </w:t>
            </w:r>
            <w:r w:rsidRPr="00F7030A">
              <w:rPr>
                <w:rFonts w:ascii="Times New Roman" w:hAnsi="Times New Roman" w:cs="Times New Roman"/>
                <w:sz w:val="20"/>
                <w:szCs w:val="20"/>
                <w:rPrChange w:id="1459" w:author="Szabolcs Bene" w:date="2016-06-23T22:33:00Z">
                  <w:rPr>
                    <w:rFonts w:ascii="Times New Roman" w:hAnsi="Times New Roman" w:cs="Times New Roman"/>
                    <w:sz w:val="24"/>
                    <w:szCs w:val="24"/>
                  </w:rPr>
                </w:rPrChange>
              </w:rPr>
              <w:t>pe pagina de welcome.</w:t>
            </w:r>
          </w:p>
        </w:tc>
      </w:tr>
      <w:tr w:rsidR="00765E73" w:rsidRPr="003E3EF0" w14:paraId="6AD4395E" w14:textId="77777777" w:rsidTr="00B20558">
        <w:tc>
          <w:tcPr>
            <w:tcW w:w="4081" w:type="dxa"/>
          </w:tcPr>
          <w:p w14:paraId="3434F8B0" w14:textId="77777777" w:rsidR="00765E73" w:rsidRPr="00F7030A" w:rsidRDefault="00826826" w:rsidP="00223BCC">
            <w:pPr>
              <w:pStyle w:val="ListParagraph"/>
              <w:ind w:left="0"/>
              <w:rPr>
                <w:rFonts w:ascii="Times New Roman" w:hAnsi="Times New Roman" w:cs="Times New Roman"/>
                <w:sz w:val="20"/>
                <w:szCs w:val="20"/>
                <w:rPrChange w:id="1460"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61" w:author="Szabolcs Bene" w:date="2016-06-23T22:33:00Z">
                  <w:rPr>
                    <w:rFonts w:ascii="Times New Roman" w:hAnsi="Times New Roman" w:cs="Times New Roman"/>
                    <w:sz w:val="24"/>
                    <w:szCs w:val="24"/>
                  </w:rPr>
                </w:rPrChange>
              </w:rPr>
              <w:t>Utilizatorul va deschide browserul Chrome în mod privat şi se va loga în aplicaţie cu următoarele credentiale: smoke2, Smoke2Smoke</w:t>
            </w:r>
          </w:p>
        </w:tc>
        <w:tc>
          <w:tcPr>
            <w:tcW w:w="4055" w:type="dxa"/>
          </w:tcPr>
          <w:p w14:paraId="6F354CE7" w14:textId="77777777" w:rsidR="00765E73" w:rsidRPr="00F7030A" w:rsidRDefault="00765E73" w:rsidP="00B20558">
            <w:pPr>
              <w:pStyle w:val="ListParagraph"/>
              <w:ind w:left="0"/>
              <w:rPr>
                <w:rFonts w:ascii="Times New Roman" w:hAnsi="Times New Roman" w:cs="Times New Roman"/>
                <w:sz w:val="20"/>
                <w:szCs w:val="20"/>
                <w:rPrChange w:id="1462"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63" w:author="Szabolcs Bene" w:date="2016-06-23T22:33:00Z">
                  <w:rPr>
                    <w:rFonts w:ascii="Times New Roman" w:hAnsi="Times New Roman" w:cs="Times New Roman"/>
                    <w:sz w:val="24"/>
                    <w:szCs w:val="24"/>
                  </w:rPr>
                </w:rPrChange>
              </w:rPr>
              <w:t xml:space="preserve">Utilizatorul smoke va fi </w:t>
            </w:r>
            <w:r w:rsidR="00A34944" w:rsidRPr="00F7030A">
              <w:rPr>
                <w:rFonts w:ascii="Times New Roman" w:hAnsi="Times New Roman" w:cs="Times New Roman"/>
                <w:sz w:val="20"/>
                <w:szCs w:val="20"/>
                <w:rPrChange w:id="1464" w:author="Szabolcs Bene" w:date="2016-06-23T22:33:00Z">
                  <w:rPr>
                    <w:rFonts w:ascii="Times New Roman" w:hAnsi="Times New Roman" w:cs="Times New Roman"/>
                    <w:sz w:val="24"/>
                    <w:szCs w:val="24"/>
                  </w:rPr>
                </w:rPrChange>
              </w:rPr>
              <w:t xml:space="preserve">redirecţionat </w:t>
            </w:r>
            <w:r w:rsidRPr="00F7030A">
              <w:rPr>
                <w:rFonts w:ascii="Times New Roman" w:hAnsi="Times New Roman" w:cs="Times New Roman"/>
                <w:sz w:val="20"/>
                <w:szCs w:val="20"/>
                <w:rPrChange w:id="1465" w:author="Szabolcs Bene" w:date="2016-06-23T22:33:00Z">
                  <w:rPr>
                    <w:rFonts w:ascii="Times New Roman" w:hAnsi="Times New Roman" w:cs="Times New Roman"/>
                    <w:sz w:val="24"/>
                    <w:szCs w:val="24"/>
                  </w:rPr>
                </w:rPrChange>
              </w:rPr>
              <w:t>pe pagina de welcome.</w:t>
            </w:r>
          </w:p>
        </w:tc>
      </w:tr>
      <w:tr w:rsidR="006E18FC" w:rsidRPr="003E3EF0" w14:paraId="6295BDF0" w14:textId="77777777" w:rsidTr="00B20558">
        <w:tc>
          <w:tcPr>
            <w:tcW w:w="4081" w:type="dxa"/>
          </w:tcPr>
          <w:p w14:paraId="6AA9CA4D" w14:textId="77777777" w:rsidR="006E18FC" w:rsidRPr="00F7030A" w:rsidRDefault="007B553D" w:rsidP="00B20558">
            <w:pPr>
              <w:pStyle w:val="ListParagraph"/>
              <w:ind w:left="0"/>
              <w:rPr>
                <w:rFonts w:ascii="Times New Roman" w:hAnsi="Times New Roman" w:cs="Times New Roman"/>
                <w:sz w:val="20"/>
                <w:szCs w:val="20"/>
                <w:rPrChange w:id="1466"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67" w:author="Szabolcs Bene" w:date="2016-06-23T22:33:00Z">
                  <w:rPr>
                    <w:rFonts w:ascii="Times New Roman" w:hAnsi="Times New Roman" w:cs="Times New Roman"/>
                    <w:sz w:val="24"/>
                    <w:szCs w:val="24"/>
                  </w:rPr>
                </w:rPrChange>
              </w:rPr>
              <w:lastRenderedPageBreak/>
              <w:t xml:space="preserve">Utilizatorul smoke va introduce în câmpul pentru adăugarea prietenilor informaţia: utiliziator şi va </w:t>
            </w:r>
            <w:r w:rsidR="00097581" w:rsidRPr="00F7030A">
              <w:rPr>
                <w:rFonts w:ascii="Times New Roman" w:hAnsi="Times New Roman" w:cs="Times New Roman"/>
                <w:sz w:val="20"/>
                <w:szCs w:val="20"/>
                <w:rPrChange w:id="1468" w:author="Szabolcs Bene" w:date="2016-06-23T22:33: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469" w:author="Szabolcs Bene" w:date="2016-06-23T22:33:00Z">
                  <w:rPr>
                    <w:rFonts w:ascii="Times New Roman" w:hAnsi="Times New Roman" w:cs="Times New Roman"/>
                    <w:sz w:val="24"/>
                    <w:szCs w:val="24"/>
                  </w:rPr>
                </w:rPrChange>
              </w:rPr>
              <w:t>butonul de add friend.</w:t>
            </w:r>
          </w:p>
        </w:tc>
        <w:tc>
          <w:tcPr>
            <w:tcW w:w="4055" w:type="dxa"/>
          </w:tcPr>
          <w:p w14:paraId="0EC2CF42" w14:textId="77777777" w:rsidR="006E18FC" w:rsidRPr="00F7030A" w:rsidRDefault="006E18FC" w:rsidP="00236CF5">
            <w:pPr>
              <w:pStyle w:val="ListParagraph"/>
              <w:ind w:left="0"/>
              <w:rPr>
                <w:rFonts w:ascii="Times New Roman" w:hAnsi="Times New Roman" w:cs="Times New Roman"/>
                <w:sz w:val="20"/>
                <w:szCs w:val="20"/>
                <w:rPrChange w:id="1470"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71" w:author="Szabolcs Bene" w:date="2016-06-23T22:33:00Z">
                  <w:rPr>
                    <w:rFonts w:ascii="Times New Roman" w:hAnsi="Times New Roman" w:cs="Times New Roman"/>
                    <w:sz w:val="24"/>
                    <w:szCs w:val="24"/>
                  </w:rPr>
                </w:rPrChange>
              </w:rPr>
              <w:t>Utilizatorul va p</w:t>
            </w:r>
            <w:r w:rsidR="00A34944" w:rsidRPr="00F7030A">
              <w:rPr>
                <w:rFonts w:ascii="Times New Roman" w:hAnsi="Times New Roman" w:cs="Times New Roman"/>
                <w:sz w:val="20"/>
                <w:szCs w:val="20"/>
                <w:rPrChange w:id="1472" w:author="Szabolcs Bene" w:date="2016-06-23T22:33:00Z">
                  <w:rPr>
                    <w:rFonts w:ascii="Times New Roman" w:hAnsi="Times New Roman" w:cs="Times New Roman"/>
                    <w:sz w:val="24"/>
                    <w:szCs w:val="24"/>
                  </w:rPr>
                </w:rPrChange>
              </w:rPr>
              <w:t>rimi primi un mesaj de eroare că</w:t>
            </w:r>
            <w:r w:rsidRPr="00F7030A">
              <w:rPr>
                <w:rFonts w:ascii="Times New Roman" w:hAnsi="Times New Roman" w:cs="Times New Roman"/>
                <w:sz w:val="20"/>
                <w:szCs w:val="20"/>
                <w:rPrChange w:id="1473" w:author="Szabolcs Bene" w:date="2016-06-23T22:33:00Z">
                  <w:rPr>
                    <w:rFonts w:ascii="Times New Roman" w:hAnsi="Times New Roman" w:cs="Times New Roman"/>
                    <w:sz w:val="24"/>
                    <w:szCs w:val="24"/>
                  </w:rPr>
                </w:rPrChange>
              </w:rPr>
              <w:t xml:space="preserve"> numele de </w:t>
            </w:r>
            <w:r w:rsidR="00A34944" w:rsidRPr="00F7030A">
              <w:rPr>
                <w:rFonts w:ascii="Times New Roman" w:hAnsi="Times New Roman" w:cs="Times New Roman"/>
                <w:sz w:val="20"/>
                <w:szCs w:val="20"/>
                <w:rPrChange w:id="1474" w:author="Szabolcs Bene" w:date="2016-06-23T22:33:00Z">
                  <w:rPr>
                    <w:rFonts w:ascii="Times New Roman" w:hAnsi="Times New Roman" w:cs="Times New Roman"/>
                    <w:sz w:val="24"/>
                    <w:szCs w:val="24"/>
                  </w:rPr>
                </w:rPrChange>
              </w:rPr>
              <w:t>utilizator nu există</w:t>
            </w:r>
          </w:p>
        </w:tc>
      </w:tr>
      <w:tr w:rsidR="006E18FC" w:rsidRPr="003E3EF0" w14:paraId="70187E00" w14:textId="77777777" w:rsidTr="00B20558">
        <w:tc>
          <w:tcPr>
            <w:tcW w:w="4081" w:type="dxa"/>
          </w:tcPr>
          <w:p w14:paraId="25A48B69" w14:textId="77777777" w:rsidR="006E18FC" w:rsidRPr="00F7030A" w:rsidRDefault="00BF636D" w:rsidP="00BF636D">
            <w:pPr>
              <w:pStyle w:val="ListParagraph"/>
              <w:ind w:left="0"/>
              <w:rPr>
                <w:rFonts w:ascii="Times New Roman" w:hAnsi="Times New Roman" w:cs="Times New Roman"/>
                <w:sz w:val="20"/>
                <w:szCs w:val="20"/>
                <w:rPrChange w:id="1475"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76" w:author="Szabolcs Bene" w:date="2016-06-23T22:33:00Z">
                  <w:rPr>
                    <w:rFonts w:ascii="Times New Roman" w:hAnsi="Times New Roman" w:cs="Times New Roman"/>
                    <w:sz w:val="24"/>
                    <w:szCs w:val="24"/>
                  </w:rPr>
                </w:rPrChange>
              </w:rPr>
              <w:t>Utilizatorul smoke va introduce în câmpul pentru adăugarea prietenilor informaţia: smoke2</w:t>
            </w:r>
            <w:r w:rsidR="00097581" w:rsidRPr="00F7030A">
              <w:rPr>
                <w:rFonts w:ascii="Times New Roman" w:hAnsi="Times New Roman" w:cs="Times New Roman"/>
                <w:sz w:val="20"/>
                <w:szCs w:val="20"/>
                <w:rPrChange w:id="1477" w:author="Szabolcs Bene" w:date="2016-06-23T22:33:00Z">
                  <w:rPr>
                    <w:rFonts w:ascii="Times New Roman" w:hAnsi="Times New Roman" w:cs="Times New Roman"/>
                    <w:sz w:val="24"/>
                    <w:szCs w:val="24"/>
                  </w:rPr>
                </w:rPrChange>
              </w:rPr>
              <w:t xml:space="preserve"> şi va ap</w:t>
            </w:r>
            <w:r w:rsidRPr="00F7030A">
              <w:rPr>
                <w:rFonts w:ascii="Times New Roman" w:hAnsi="Times New Roman" w:cs="Times New Roman"/>
                <w:sz w:val="20"/>
                <w:szCs w:val="20"/>
                <w:rPrChange w:id="1478" w:author="Szabolcs Bene" w:date="2016-06-23T22:33:00Z">
                  <w:rPr>
                    <w:rFonts w:ascii="Times New Roman" w:hAnsi="Times New Roman" w:cs="Times New Roman"/>
                    <w:sz w:val="24"/>
                    <w:szCs w:val="24"/>
                  </w:rPr>
                </w:rPrChange>
              </w:rPr>
              <w:t>ă</w:t>
            </w:r>
            <w:r w:rsidR="00097581" w:rsidRPr="00F7030A">
              <w:rPr>
                <w:rFonts w:ascii="Times New Roman" w:hAnsi="Times New Roman" w:cs="Times New Roman"/>
                <w:sz w:val="20"/>
                <w:szCs w:val="20"/>
                <w:rPrChange w:id="1479" w:author="Szabolcs Bene" w:date="2016-06-23T22:33:00Z">
                  <w:rPr>
                    <w:rFonts w:ascii="Times New Roman" w:hAnsi="Times New Roman" w:cs="Times New Roman"/>
                    <w:sz w:val="24"/>
                    <w:szCs w:val="24"/>
                  </w:rPr>
                </w:rPrChange>
              </w:rPr>
              <w:t>sa</w:t>
            </w:r>
            <w:r w:rsidRPr="00F7030A">
              <w:rPr>
                <w:rFonts w:ascii="Times New Roman" w:hAnsi="Times New Roman" w:cs="Times New Roman"/>
                <w:sz w:val="20"/>
                <w:szCs w:val="20"/>
                <w:rPrChange w:id="1480" w:author="Szabolcs Bene" w:date="2016-06-23T22:33:00Z">
                  <w:rPr>
                    <w:rFonts w:ascii="Times New Roman" w:hAnsi="Times New Roman" w:cs="Times New Roman"/>
                    <w:sz w:val="24"/>
                    <w:szCs w:val="24"/>
                  </w:rPr>
                </w:rPrChange>
              </w:rPr>
              <w:t xml:space="preserve"> butonul de add friend.</w:t>
            </w:r>
          </w:p>
        </w:tc>
        <w:tc>
          <w:tcPr>
            <w:tcW w:w="4055" w:type="dxa"/>
          </w:tcPr>
          <w:p w14:paraId="34851236" w14:textId="77777777" w:rsidR="006E18FC" w:rsidRPr="00F7030A" w:rsidRDefault="00B76B86" w:rsidP="00B20558">
            <w:pPr>
              <w:pStyle w:val="ListParagraph"/>
              <w:ind w:left="0"/>
              <w:rPr>
                <w:rFonts w:ascii="Times New Roman" w:hAnsi="Times New Roman" w:cs="Times New Roman"/>
                <w:sz w:val="20"/>
                <w:szCs w:val="20"/>
                <w:rPrChange w:id="1481"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82" w:author="Szabolcs Bene" w:date="2016-06-23T22:33:00Z">
                  <w:rPr>
                    <w:rFonts w:ascii="Times New Roman" w:hAnsi="Times New Roman" w:cs="Times New Roman"/>
                    <w:sz w:val="24"/>
                    <w:szCs w:val="24"/>
                  </w:rPr>
                </w:rPrChange>
              </w:rPr>
              <w:t>Lista de p</w:t>
            </w:r>
            <w:r w:rsidR="00A34944" w:rsidRPr="00F7030A">
              <w:rPr>
                <w:rFonts w:ascii="Times New Roman" w:hAnsi="Times New Roman" w:cs="Times New Roman"/>
                <w:sz w:val="20"/>
                <w:szCs w:val="20"/>
                <w:rPrChange w:id="1483" w:author="Szabolcs Bene" w:date="2016-06-23T22:33:00Z">
                  <w:rPr>
                    <w:rFonts w:ascii="Times New Roman" w:hAnsi="Times New Roman" w:cs="Times New Roman"/>
                    <w:sz w:val="24"/>
                    <w:szCs w:val="24"/>
                  </w:rPr>
                </w:rPrChange>
              </w:rPr>
              <w:t>rieteni a utilizatorului smoke ș</w:t>
            </w:r>
            <w:r w:rsidRPr="00F7030A">
              <w:rPr>
                <w:rFonts w:ascii="Times New Roman" w:hAnsi="Times New Roman" w:cs="Times New Roman"/>
                <w:sz w:val="20"/>
                <w:szCs w:val="20"/>
                <w:rPrChange w:id="1484" w:author="Szabolcs Bene" w:date="2016-06-23T22:33:00Z">
                  <w:rPr>
                    <w:rFonts w:ascii="Times New Roman" w:hAnsi="Times New Roman" w:cs="Times New Roman"/>
                    <w:sz w:val="24"/>
                    <w:szCs w:val="24"/>
                  </w:rPr>
                </w:rPrChange>
              </w:rPr>
              <w:t>i smoke 2 este actualizat cu noul prieten.</w:t>
            </w:r>
          </w:p>
        </w:tc>
      </w:tr>
    </w:tbl>
    <w:p w14:paraId="76A6C4C7" w14:textId="77777777" w:rsidR="006E18FC" w:rsidRPr="003E3EF0" w:rsidRDefault="006E18FC" w:rsidP="006E18FC">
      <w:pPr>
        <w:pStyle w:val="ListParagraph"/>
        <w:ind w:left="1440" w:firstLine="0"/>
      </w:pPr>
    </w:p>
    <w:p w14:paraId="76D7ED04" w14:textId="77777777" w:rsidR="00D947B2" w:rsidRPr="00BD010C" w:rsidRDefault="00D947B2" w:rsidP="00D947B2">
      <w:pPr>
        <w:pStyle w:val="ListParagraph"/>
        <w:numPr>
          <w:ilvl w:val="0"/>
          <w:numId w:val="45"/>
        </w:numPr>
      </w:pPr>
      <w:r w:rsidRPr="003E3EF0">
        <w:rPr>
          <w:b/>
        </w:rPr>
        <w:t>Conectare cu prieteni</w:t>
      </w:r>
    </w:p>
    <w:p w14:paraId="54ACB3DA" w14:textId="77777777" w:rsidR="00BD010C" w:rsidRPr="003E3EF0" w:rsidRDefault="00BD010C" w:rsidP="00BD010C">
      <w:pPr>
        <w:pStyle w:val="ListParagraph"/>
        <w:ind w:left="1440" w:firstLine="0"/>
      </w:pPr>
    </w:p>
    <w:p w14:paraId="007CA6B7" w14:textId="77777777" w:rsidR="00BD010C" w:rsidRPr="00BD010C" w:rsidRDefault="00BD010C" w:rsidP="00BD010C">
      <w:pPr>
        <w:pStyle w:val="Caption"/>
        <w:keepNext/>
        <w:jc w:val="center"/>
        <w:rPr>
          <w:rFonts w:eastAsiaTheme="minorHAnsi"/>
          <w:i w:val="0"/>
          <w:iCs w:val="0"/>
          <w:color w:val="auto"/>
          <w:sz w:val="24"/>
          <w:szCs w:val="24"/>
          <w:lang w:val="en-US" w:eastAsia="en-US"/>
        </w:rPr>
      </w:pPr>
      <w:bookmarkStart w:id="1485" w:name="_Toc454389672"/>
      <w:bookmarkStart w:id="1486" w:name="_Toc454484870"/>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bookmarkEnd w:id="1485"/>
      <w:bookmarkEnd w:id="1486"/>
    </w:p>
    <w:tbl>
      <w:tblPr>
        <w:tblStyle w:val="TableGrid"/>
        <w:tblW w:w="8136" w:type="dxa"/>
        <w:tblInd w:w="1440" w:type="dxa"/>
        <w:tblLook w:val="04A0" w:firstRow="1" w:lastRow="0" w:firstColumn="1" w:lastColumn="0" w:noHBand="0" w:noVBand="1"/>
      </w:tblPr>
      <w:tblGrid>
        <w:gridCol w:w="4081"/>
        <w:gridCol w:w="4055"/>
      </w:tblGrid>
      <w:tr w:rsidR="00C25929" w:rsidRPr="003E3EF0" w14:paraId="138D936E" w14:textId="77777777" w:rsidTr="00B20558">
        <w:tc>
          <w:tcPr>
            <w:tcW w:w="4081" w:type="dxa"/>
          </w:tcPr>
          <w:p w14:paraId="491458E7" w14:textId="77777777" w:rsidR="00C25929" w:rsidRPr="00F7030A" w:rsidRDefault="00E2547E" w:rsidP="00B20558">
            <w:pPr>
              <w:pStyle w:val="ListParagraph"/>
              <w:ind w:left="0"/>
              <w:rPr>
                <w:rFonts w:ascii="Times New Roman" w:hAnsi="Times New Roman" w:cs="Times New Roman"/>
                <w:b/>
                <w:sz w:val="20"/>
                <w:szCs w:val="20"/>
                <w:rPrChange w:id="1487" w:author="Szabolcs Bene" w:date="2016-06-23T22:33:00Z">
                  <w:rPr>
                    <w:rFonts w:ascii="Times New Roman" w:hAnsi="Times New Roman" w:cs="Times New Roman"/>
                    <w:b/>
                    <w:sz w:val="24"/>
                    <w:szCs w:val="24"/>
                  </w:rPr>
                </w:rPrChange>
              </w:rPr>
            </w:pPr>
            <w:r w:rsidRPr="00F7030A">
              <w:rPr>
                <w:rFonts w:ascii="Times New Roman" w:hAnsi="Times New Roman" w:cs="Times New Roman"/>
                <w:b/>
                <w:sz w:val="20"/>
                <w:szCs w:val="20"/>
                <w:rPrChange w:id="1488" w:author="Szabolcs Bene" w:date="2016-06-23T22:33:00Z">
                  <w:rPr>
                    <w:rFonts w:ascii="Times New Roman" w:hAnsi="Times New Roman" w:cs="Times New Roman"/>
                    <w:b/>
                    <w:sz w:val="24"/>
                    <w:szCs w:val="24"/>
                  </w:rPr>
                </w:rPrChange>
              </w:rPr>
              <w:t>Ac</w:t>
            </w:r>
            <w:r w:rsidRPr="00F7030A">
              <w:rPr>
                <w:rFonts w:ascii="Times New Roman" w:hAnsi="Times New Roman" w:cs="Times New Roman"/>
                <w:b/>
                <w:sz w:val="20"/>
                <w:szCs w:val="20"/>
                <w:rPrChange w:id="1489" w:author="Szabolcs Bene" w:date="2016-06-23T22:33:00Z">
                  <w:rPr>
                    <w:b/>
                  </w:rPr>
                </w:rPrChange>
              </w:rPr>
              <w:t>ţ</w:t>
            </w:r>
            <w:r w:rsidRPr="00F7030A">
              <w:rPr>
                <w:rFonts w:ascii="Times New Roman" w:hAnsi="Times New Roman" w:cs="Times New Roman"/>
                <w:b/>
                <w:sz w:val="20"/>
                <w:szCs w:val="20"/>
                <w:rPrChange w:id="1490" w:author="Szabolcs Bene" w:date="2016-06-23T22:33:00Z">
                  <w:rPr>
                    <w:rFonts w:ascii="Times New Roman" w:hAnsi="Times New Roman" w:cs="Times New Roman"/>
                    <w:b/>
                    <w:sz w:val="24"/>
                    <w:szCs w:val="24"/>
                  </w:rPr>
                </w:rPrChange>
              </w:rPr>
              <w:t>iunea actuală</w:t>
            </w:r>
          </w:p>
        </w:tc>
        <w:tc>
          <w:tcPr>
            <w:tcW w:w="4055" w:type="dxa"/>
          </w:tcPr>
          <w:p w14:paraId="2CA36605" w14:textId="77777777" w:rsidR="00C25929" w:rsidRPr="00F7030A" w:rsidRDefault="00C25929" w:rsidP="00B20558">
            <w:pPr>
              <w:pStyle w:val="ListParagraph"/>
              <w:ind w:left="0"/>
              <w:rPr>
                <w:rFonts w:ascii="Times New Roman" w:hAnsi="Times New Roman" w:cs="Times New Roman"/>
                <w:b/>
                <w:sz w:val="20"/>
                <w:szCs w:val="20"/>
                <w:rPrChange w:id="1491" w:author="Szabolcs Bene" w:date="2016-06-23T22:33:00Z">
                  <w:rPr>
                    <w:rFonts w:ascii="Times New Roman" w:hAnsi="Times New Roman" w:cs="Times New Roman"/>
                    <w:b/>
                    <w:sz w:val="24"/>
                    <w:szCs w:val="24"/>
                  </w:rPr>
                </w:rPrChange>
              </w:rPr>
            </w:pPr>
            <w:r w:rsidRPr="00F7030A">
              <w:rPr>
                <w:rFonts w:ascii="Times New Roman" w:hAnsi="Times New Roman" w:cs="Times New Roman"/>
                <w:b/>
                <w:sz w:val="20"/>
                <w:szCs w:val="20"/>
                <w:rPrChange w:id="1492" w:author="Szabolcs Bene" w:date="2016-06-23T22:33:00Z">
                  <w:rPr>
                    <w:rFonts w:ascii="Times New Roman" w:hAnsi="Times New Roman" w:cs="Times New Roman"/>
                    <w:b/>
                    <w:sz w:val="24"/>
                    <w:szCs w:val="24"/>
                  </w:rPr>
                </w:rPrChange>
              </w:rPr>
              <w:t>Rezultatul asteptat</w:t>
            </w:r>
          </w:p>
        </w:tc>
      </w:tr>
      <w:tr w:rsidR="00C25929" w:rsidRPr="003E3EF0" w14:paraId="77E82B22" w14:textId="77777777" w:rsidTr="00B20558">
        <w:tc>
          <w:tcPr>
            <w:tcW w:w="4081" w:type="dxa"/>
          </w:tcPr>
          <w:p w14:paraId="395D8C9F" w14:textId="77777777" w:rsidR="00C25929" w:rsidRPr="00F7030A" w:rsidRDefault="00C25929" w:rsidP="00C25929">
            <w:pPr>
              <w:pStyle w:val="ListParagraph"/>
              <w:ind w:left="0"/>
              <w:rPr>
                <w:rFonts w:ascii="Times New Roman" w:hAnsi="Times New Roman" w:cs="Times New Roman"/>
                <w:b/>
                <w:sz w:val="20"/>
                <w:szCs w:val="20"/>
                <w:rPrChange w:id="1493" w:author="Szabolcs Bene" w:date="2016-06-23T22:33:00Z">
                  <w:rPr>
                    <w:rFonts w:ascii="Times New Roman" w:hAnsi="Times New Roman" w:cs="Times New Roman"/>
                    <w:b/>
                    <w:sz w:val="24"/>
                    <w:szCs w:val="24"/>
                  </w:rPr>
                </w:rPrChange>
              </w:rPr>
            </w:pPr>
            <w:r w:rsidRPr="00F7030A">
              <w:rPr>
                <w:rFonts w:ascii="Times New Roman" w:hAnsi="Times New Roman" w:cs="Times New Roman"/>
                <w:sz w:val="20"/>
                <w:szCs w:val="20"/>
                <w:rPrChange w:id="1494" w:author="Szabolcs Bene" w:date="2016-06-23T22:33:00Z">
                  <w:rPr>
                    <w:rFonts w:ascii="Times New Roman" w:hAnsi="Times New Roman" w:cs="Times New Roman"/>
                    <w:sz w:val="24"/>
                    <w:szCs w:val="24"/>
                  </w:rPr>
                </w:rPrChange>
              </w:rPr>
              <w:t xml:space="preserve">Utilizatorul smoke va </w:t>
            </w:r>
            <w:r w:rsidR="0042389E" w:rsidRPr="00F7030A">
              <w:rPr>
                <w:rFonts w:ascii="Times New Roman" w:hAnsi="Times New Roman" w:cs="Times New Roman"/>
                <w:sz w:val="20"/>
                <w:szCs w:val="20"/>
                <w:rPrChange w:id="1495" w:author="Szabolcs Bene" w:date="2016-06-23T22:33: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496" w:author="Szabolcs Bene" w:date="2016-06-23T22:33:00Z">
                  <w:rPr>
                    <w:rFonts w:ascii="Times New Roman" w:hAnsi="Times New Roman" w:cs="Times New Roman"/>
                    <w:sz w:val="24"/>
                    <w:szCs w:val="24"/>
                  </w:rPr>
                </w:rPrChange>
              </w:rPr>
              <w:t>linkul de smoke2 din lista de prieteni</w:t>
            </w:r>
          </w:p>
        </w:tc>
        <w:tc>
          <w:tcPr>
            <w:tcW w:w="4055" w:type="dxa"/>
          </w:tcPr>
          <w:p w14:paraId="54E8894D" w14:textId="77777777" w:rsidR="00C25929" w:rsidRPr="00F7030A" w:rsidRDefault="00834B7A" w:rsidP="00FD1F93">
            <w:pPr>
              <w:pStyle w:val="ListParagraph"/>
              <w:ind w:left="0"/>
              <w:rPr>
                <w:rFonts w:ascii="Times New Roman" w:hAnsi="Times New Roman" w:cs="Times New Roman"/>
                <w:sz w:val="20"/>
                <w:szCs w:val="20"/>
                <w:rPrChange w:id="1497"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498" w:author="Szabolcs Bene" w:date="2016-06-23T22:33:00Z">
                  <w:rPr>
                    <w:rFonts w:ascii="Times New Roman" w:hAnsi="Times New Roman" w:cs="Times New Roman"/>
                    <w:sz w:val="24"/>
                    <w:szCs w:val="24"/>
                  </w:rPr>
                </w:rPrChange>
              </w:rPr>
              <w:t>La utilizatorul smoke v</w:t>
            </w:r>
            <w:r w:rsidR="00C25929" w:rsidRPr="00F7030A">
              <w:rPr>
                <w:rFonts w:ascii="Times New Roman" w:hAnsi="Times New Roman" w:cs="Times New Roman"/>
                <w:sz w:val="20"/>
                <w:szCs w:val="20"/>
                <w:rPrChange w:id="1499" w:author="Szabolcs Bene" w:date="2016-06-23T22:33:00Z">
                  <w:rPr>
                    <w:rFonts w:ascii="Times New Roman" w:hAnsi="Times New Roman" w:cs="Times New Roman"/>
                    <w:sz w:val="24"/>
                    <w:szCs w:val="24"/>
                  </w:rPr>
                </w:rPrChange>
              </w:rPr>
              <w:t>a</w:t>
            </w:r>
            <w:r w:rsidRPr="00F7030A">
              <w:rPr>
                <w:rFonts w:ascii="Times New Roman" w:hAnsi="Times New Roman" w:cs="Times New Roman"/>
                <w:sz w:val="20"/>
                <w:szCs w:val="20"/>
                <w:rPrChange w:id="1500" w:author="Szabolcs Bene" w:date="2016-06-23T22:33:00Z">
                  <w:rPr>
                    <w:rFonts w:ascii="Times New Roman" w:hAnsi="Times New Roman" w:cs="Times New Roman"/>
                    <w:sz w:val="24"/>
                    <w:szCs w:val="24"/>
                  </w:rPr>
                </w:rPrChange>
              </w:rPr>
              <w:t xml:space="preserve"> apă</w:t>
            </w:r>
            <w:r w:rsidR="00FD1F93" w:rsidRPr="00F7030A">
              <w:rPr>
                <w:rFonts w:ascii="Times New Roman" w:hAnsi="Times New Roman" w:cs="Times New Roman"/>
                <w:sz w:val="20"/>
                <w:szCs w:val="20"/>
                <w:rPrChange w:id="1501" w:author="Szabolcs Bene" w:date="2016-06-23T22:33:00Z">
                  <w:rPr>
                    <w:rFonts w:ascii="Times New Roman" w:hAnsi="Times New Roman" w:cs="Times New Roman"/>
                    <w:sz w:val="24"/>
                    <w:szCs w:val="24"/>
                  </w:rPr>
                </w:rPrChange>
              </w:rPr>
              <w:t>rea un nou tab cu numele de smoke2</w:t>
            </w:r>
          </w:p>
        </w:tc>
      </w:tr>
      <w:tr w:rsidR="00C25929" w:rsidRPr="003E3EF0" w14:paraId="57491DD1" w14:textId="77777777" w:rsidTr="00B20558">
        <w:tc>
          <w:tcPr>
            <w:tcW w:w="4081" w:type="dxa"/>
          </w:tcPr>
          <w:p w14:paraId="20CBA13A" w14:textId="77777777" w:rsidR="00C25929" w:rsidRPr="00F7030A" w:rsidRDefault="00FD1F93" w:rsidP="00B20558">
            <w:pPr>
              <w:pStyle w:val="ListParagraph"/>
              <w:ind w:left="0"/>
              <w:rPr>
                <w:rFonts w:ascii="Times New Roman" w:hAnsi="Times New Roman" w:cs="Times New Roman"/>
                <w:sz w:val="20"/>
                <w:szCs w:val="20"/>
                <w:rPrChange w:id="1502"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03" w:author="Szabolcs Bene" w:date="2016-06-23T22:33:00Z">
                  <w:rPr>
                    <w:rFonts w:ascii="Times New Roman" w:hAnsi="Times New Roman" w:cs="Times New Roman"/>
                    <w:sz w:val="24"/>
                    <w:szCs w:val="24"/>
                  </w:rPr>
                </w:rPrChange>
              </w:rPr>
              <w:t xml:space="preserve">Utilizatorul va </w:t>
            </w:r>
            <w:r w:rsidR="00A7357A" w:rsidRPr="00F7030A">
              <w:rPr>
                <w:rFonts w:ascii="Times New Roman" w:hAnsi="Times New Roman" w:cs="Times New Roman"/>
                <w:sz w:val="20"/>
                <w:szCs w:val="20"/>
                <w:rPrChange w:id="1504" w:author="Szabolcs Bene" w:date="2016-06-23T22:33: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505" w:author="Szabolcs Bene" w:date="2016-06-23T22:33:00Z">
                  <w:rPr>
                    <w:rFonts w:ascii="Times New Roman" w:hAnsi="Times New Roman" w:cs="Times New Roman"/>
                    <w:sz w:val="24"/>
                    <w:szCs w:val="24"/>
                  </w:rPr>
                </w:rPrChange>
              </w:rPr>
              <w:t>pe butonul de Start</w:t>
            </w:r>
          </w:p>
        </w:tc>
        <w:tc>
          <w:tcPr>
            <w:tcW w:w="4055" w:type="dxa"/>
          </w:tcPr>
          <w:p w14:paraId="3EF4FADF" w14:textId="77777777" w:rsidR="00C25929" w:rsidRPr="00F7030A" w:rsidRDefault="00834B7A" w:rsidP="0086561E">
            <w:pPr>
              <w:pStyle w:val="ListParagraph"/>
              <w:ind w:left="0"/>
              <w:rPr>
                <w:rFonts w:ascii="Times New Roman" w:hAnsi="Times New Roman" w:cs="Times New Roman"/>
                <w:sz w:val="20"/>
                <w:szCs w:val="20"/>
                <w:rPrChange w:id="1506"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07" w:author="Szabolcs Bene" w:date="2016-06-23T22:33:00Z">
                  <w:rPr>
                    <w:rFonts w:ascii="Times New Roman" w:hAnsi="Times New Roman" w:cs="Times New Roman"/>
                    <w:sz w:val="24"/>
                    <w:szCs w:val="24"/>
                  </w:rPr>
                </w:rPrChange>
              </w:rPr>
              <w:t>Dup</w:t>
            </w:r>
            <w:r w:rsidR="0086561E" w:rsidRPr="00F7030A">
              <w:rPr>
                <w:rFonts w:ascii="Times New Roman" w:hAnsi="Times New Roman" w:cs="Times New Roman"/>
                <w:sz w:val="20"/>
                <w:szCs w:val="20"/>
                <w:rPrChange w:id="1508" w:author="Szabolcs Bene" w:date="2016-06-23T22:33:00Z">
                  <w:rPr>
                    <w:rFonts w:ascii="Times New Roman" w:hAnsi="Times New Roman" w:cs="Times New Roman"/>
                    <w:sz w:val="24"/>
                    <w:szCs w:val="24"/>
                  </w:rPr>
                </w:rPrChange>
              </w:rPr>
              <w:t>ă</w:t>
            </w:r>
            <w:r w:rsidRPr="00F7030A">
              <w:rPr>
                <w:rFonts w:ascii="Times New Roman" w:hAnsi="Times New Roman" w:cs="Times New Roman"/>
                <w:sz w:val="20"/>
                <w:szCs w:val="20"/>
                <w:rPrChange w:id="1509" w:author="Szabolcs Bene" w:date="2016-06-23T22:33:00Z">
                  <w:rPr>
                    <w:rFonts w:ascii="Times New Roman" w:hAnsi="Times New Roman" w:cs="Times New Roman"/>
                    <w:sz w:val="24"/>
                    <w:szCs w:val="24"/>
                  </w:rPr>
                </w:rPrChange>
              </w:rPr>
              <w:t xml:space="preserve"> 5 secunde de aș</w:t>
            </w:r>
            <w:r w:rsidR="00FD1F93" w:rsidRPr="00F7030A">
              <w:rPr>
                <w:rFonts w:ascii="Times New Roman" w:hAnsi="Times New Roman" w:cs="Times New Roman"/>
                <w:sz w:val="20"/>
                <w:szCs w:val="20"/>
                <w:rPrChange w:id="1510" w:author="Szabolcs Bene" w:date="2016-06-23T22:33:00Z">
                  <w:rPr>
                    <w:rFonts w:ascii="Times New Roman" w:hAnsi="Times New Roman" w:cs="Times New Roman"/>
                    <w:sz w:val="24"/>
                    <w:szCs w:val="24"/>
                  </w:rPr>
                </w:rPrChange>
              </w:rPr>
              <w:t>tepta</w:t>
            </w:r>
            <w:r w:rsidR="00475631" w:rsidRPr="00F7030A">
              <w:rPr>
                <w:rFonts w:ascii="Times New Roman" w:hAnsi="Times New Roman" w:cs="Times New Roman"/>
                <w:sz w:val="20"/>
                <w:szCs w:val="20"/>
                <w:rPrChange w:id="1511" w:author="Szabolcs Bene" w:date="2016-06-23T22:33:00Z">
                  <w:rPr>
                    <w:rFonts w:ascii="Times New Roman" w:hAnsi="Times New Roman" w:cs="Times New Roman"/>
                    <w:sz w:val="24"/>
                    <w:szCs w:val="24"/>
                  </w:rPr>
                </w:rPrChange>
              </w:rPr>
              <w:t>re la utilizatorul smoke2 va apă</w:t>
            </w:r>
            <w:r w:rsidR="00FD1F93" w:rsidRPr="00F7030A">
              <w:rPr>
                <w:rFonts w:ascii="Times New Roman" w:hAnsi="Times New Roman" w:cs="Times New Roman"/>
                <w:sz w:val="20"/>
                <w:szCs w:val="20"/>
                <w:rPrChange w:id="1512" w:author="Szabolcs Bene" w:date="2016-06-23T22:33:00Z">
                  <w:rPr>
                    <w:rFonts w:ascii="Times New Roman" w:hAnsi="Times New Roman" w:cs="Times New Roman"/>
                    <w:sz w:val="24"/>
                    <w:szCs w:val="24"/>
                  </w:rPr>
                </w:rPrChange>
              </w:rPr>
              <w:t>rea cererea de conexiune</w:t>
            </w:r>
            <w:r w:rsidRPr="00F7030A">
              <w:rPr>
                <w:rFonts w:ascii="Times New Roman" w:hAnsi="Times New Roman" w:cs="Times New Roman"/>
                <w:sz w:val="20"/>
                <w:szCs w:val="20"/>
                <w:rPrChange w:id="1513" w:author="Szabolcs Bene" w:date="2016-06-23T22:33:00Z">
                  <w:rPr>
                    <w:rFonts w:ascii="Times New Roman" w:hAnsi="Times New Roman" w:cs="Times New Roman"/>
                    <w:sz w:val="24"/>
                    <w:szCs w:val="24"/>
                  </w:rPr>
                </w:rPrChange>
              </w:rPr>
              <w:t>.</w:t>
            </w:r>
          </w:p>
        </w:tc>
      </w:tr>
      <w:tr w:rsidR="00C25929" w:rsidRPr="003E3EF0" w14:paraId="64DC20B7" w14:textId="77777777" w:rsidTr="00B20558">
        <w:tc>
          <w:tcPr>
            <w:tcW w:w="4081" w:type="dxa"/>
          </w:tcPr>
          <w:p w14:paraId="2B09CED7" w14:textId="77777777" w:rsidR="00C25929" w:rsidRPr="00F7030A" w:rsidRDefault="00FD1F93" w:rsidP="00FD1F93">
            <w:pPr>
              <w:pStyle w:val="ListParagraph"/>
              <w:ind w:left="0"/>
              <w:rPr>
                <w:rFonts w:ascii="Times New Roman" w:hAnsi="Times New Roman" w:cs="Times New Roman"/>
                <w:sz w:val="20"/>
                <w:szCs w:val="20"/>
                <w:rPrChange w:id="1514"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15" w:author="Szabolcs Bene" w:date="2016-06-23T22:33:00Z">
                  <w:rPr>
                    <w:rFonts w:ascii="Times New Roman" w:hAnsi="Times New Roman" w:cs="Times New Roman"/>
                    <w:sz w:val="24"/>
                    <w:szCs w:val="24"/>
                  </w:rPr>
                </w:rPrChange>
              </w:rPr>
              <w:t xml:space="preserve">Utilizatorul smoke2 va </w:t>
            </w:r>
            <w:r w:rsidR="0042389E" w:rsidRPr="00F7030A">
              <w:rPr>
                <w:rFonts w:ascii="Times New Roman" w:hAnsi="Times New Roman" w:cs="Times New Roman"/>
                <w:sz w:val="20"/>
                <w:szCs w:val="20"/>
                <w:rPrChange w:id="1516" w:author="Szabolcs Bene" w:date="2016-06-23T22:33:00Z">
                  <w:rPr>
                    <w:rFonts w:ascii="Times New Roman" w:hAnsi="Times New Roman" w:cs="Times New Roman"/>
                    <w:sz w:val="24"/>
                    <w:szCs w:val="24"/>
                  </w:rPr>
                </w:rPrChange>
              </w:rPr>
              <w:t xml:space="preserve">apăsa </w:t>
            </w:r>
            <w:r w:rsidRPr="00F7030A">
              <w:rPr>
                <w:rFonts w:ascii="Times New Roman" w:hAnsi="Times New Roman" w:cs="Times New Roman"/>
                <w:sz w:val="20"/>
                <w:szCs w:val="20"/>
                <w:rPrChange w:id="1517" w:author="Szabolcs Bene" w:date="2016-06-23T22:33:00Z">
                  <w:rPr>
                    <w:rFonts w:ascii="Times New Roman" w:hAnsi="Times New Roman" w:cs="Times New Roman"/>
                    <w:sz w:val="24"/>
                    <w:szCs w:val="24"/>
                  </w:rPr>
                </w:rPrChange>
              </w:rPr>
              <w:t>butonul de Accept</w:t>
            </w:r>
          </w:p>
        </w:tc>
        <w:tc>
          <w:tcPr>
            <w:tcW w:w="4055" w:type="dxa"/>
          </w:tcPr>
          <w:p w14:paraId="3250E7DF" w14:textId="77777777" w:rsidR="00C25929" w:rsidRPr="00F7030A" w:rsidRDefault="00FD1F93" w:rsidP="0086561E">
            <w:pPr>
              <w:pStyle w:val="ListParagraph"/>
              <w:ind w:left="0"/>
              <w:rPr>
                <w:rFonts w:ascii="Times New Roman" w:hAnsi="Times New Roman" w:cs="Times New Roman"/>
                <w:sz w:val="20"/>
                <w:szCs w:val="20"/>
                <w:rPrChange w:id="1518"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19" w:author="Szabolcs Bene" w:date="2016-06-23T22:33:00Z">
                  <w:rPr>
                    <w:rFonts w:ascii="Times New Roman" w:hAnsi="Times New Roman" w:cs="Times New Roman"/>
                    <w:sz w:val="24"/>
                    <w:szCs w:val="24"/>
                  </w:rPr>
                </w:rPrChange>
              </w:rPr>
              <w:t>Dup</w:t>
            </w:r>
            <w:r w:rsidR="0086561E" w:rsidRPr="00F7030A">
              <w:rPr>
                <w:rFonts w:ascii="Times New Roman" w:hAnsi="Times New Roman" w:cs="Times New Roman"/>
                <w:sz w:val="20"/>
                <w:szCs w:val="20"/>
                <w:rPrChange w:id="1520" w:author="Szabolcs Bene" w:date="2016-06-23T22:33:00Z">
                  <w:rPr>
                    <w:rFonts w:ascii="Times New Roman" w:hAnsi="Times New Roman" w:cs="Times New Roman"/>
                    <w:sz w:val="24"/>
                    <w:szCs w:val="24"/>
                  </w:rPr>
                </w:rPrChange>
              </w:rPr>
              <w:t>ă</w:t>
            </w:r>
            <w:r w:rsidRPr="00F7030A">
              <w:rPr>
                <w:rFonts w:ascii="Times New Roman" w:hAnsi="Times New Roman" w:cs="Times New Roman"/>
                <w:sz w:val="20"/>
                <w:szCs w:val="20"/>
                <w:rPrChange w:id="1521" w:author="Szabolcs Bene" w:date="2016-06-23T22:33:00Z">
                  <w:rPr>
                    <w:rFonts w:ascii="Times New Roman" w:hAnsi="Times New Roman" w:cs="Times New Roman"/>
                    <w:sz w:val="24"/>
                    <w:szCs w:val="24"/>
                  </w:rPr>
                </w:rPrChange>
              </w:rPr>
              <w:t xml:space="preserve"> aproximativ 15 secunde conexiunea se realizeaz</w:t>
            </w:r>
            <w:r w:rsidR="0086561E" w:rsidRPr="00F7030A">
              <w:rPr>
                <w:rFonts w:ascii="Times New Roman" w:hAnsi="Times New Roman" w:cs="Times New Roman"/>
                <w:sz w:val="20"/>
                <w:szCs w:val="20"/>
                <w:rPrChange w:id="1522" w:author="Szabolcs Bene" w:date="2016-06-23T22:33:00Z">
                  <w:rPr>
                    <w:rFonts w:ascii="Times New Roman" w:hAnsi="Times New Roman" w:cs="Times New Roman"/>
                    <w:sz w:val="24"/>
                    <w:szCs w:val="24"/>
                  </w:rPr>
                </w:rPrChange>
              </w:rPr>
              <w:t>ă</w:t>
            </w:r>
            <w:r w:rsidRPr="00F7030A">
              <w:rPr>
                <w:rFonts w:ascii="Times New Roman" w:hAnsi="Times New Roman" w:cs="Times New Roman"/>
                <w:sz w:val="20"/>
                <w:szCs w:val="20"/>
                <w:rPrChange w:id="1523" w:author="Szabolcs Bene" w:date="2016-06-23T22:33:00Z">
                  <w:rPr>
                    <w:rFonts w:ascii="Times New Roman" w:hAnsi="Times New Roman" w:cs="Times New Roman"/>
                    <w:sz w:val="24"/>
                    <w:szCs w:val="24"/>
                  </w:rPr>
                </w:rPrChange>
              </w:rPr>
              <w:t xml:space="preserve"> iar </w:t>
            </w:r>
            <w:r w:rsidR="0086561E" w:rsidRPr="00F7030A">
              <w:rPr>
                <w:rFonts w:ascii="Times New Roman" w:hAnsi="Times New Roman" w:cs="Times New Roman"/>
                <w:sz w:val="20"/>
                <w:szCs w:val="20"/>
                <w:rPrChange w:id="1524" w:author="Szabolcs Bene" w:date="2016-06-23T22:33:00Z">
                  <w:rPr>
                    <w:rFonts w:ascii="Times New Roman" w:hAnsi="Times New Roman" w:cs="Times New Roman"/>
                    <w:sz w:val="24"/>
                    <w:szCs w:val="24"/>
                  </w:rPr>
                </w:rPrChange>
              </w:rPr>
              <w:t>î</w:t>
            </w:r>
            <w:r w:rsidRPr="00F7030A">
              <w:rPr>
                <w:rFonts w:ascii="Times New Roman" w:hAnsi="Times New Roman" w:cs="Times New Roman"/>
                <w:sz w:val="20"/>
                <w:szCs w:val="20"/>
                <w:rPrChange w:id="1525" w:author="Szabolcs Bene" w:date="2016-06-23T22:33:00Z">
                  <w:rPr>
                    <w:rFonts w:ascii="Times New Roman" w:hAnsi="Times New Roman" w:cs="Times New Roman"/>
                    <w:sz w:val="24"/>
                    <w:szCs w:val="24"/>
                  </w:rPr>
                </w:rPrChange>
              </w:rPr>
              <w:t>n feres</w:t>
            </w:r>
            <w:r w:rsidR="0086561E" w:rsidRPr="00F7030A">
              <w:rPr>
                <w:rFonts w:ascii="Times New Roman" w:hAnsi="Times New Roman" w:cs="Times New Roman"/>
                <w:sz w:val="20"/>
                <w:szCs w:val="20"/>
                <w:rPrChange w:id="1526" w:author="Szabolcs Bene" w:date="2016-06-23T22:33:00Z">
                  <w:rPr>
                    <w:rFonts w:ascii="Times New Roman" w:hAnsi="Times New Roman" w:cs="Times New Roman"/>
                    <w:sz w:val="24"/>
                    <w:szCs w:val="24"/>
                  </w:rPr>
                </w:rPrChange>
              </w:rPr>
              <w:t>t</w:t>
            </w:r>
            <w:r w:rsidRPr="00F7030A">
              <w:rPr>
                <w:rFonts w:ascii="Times New Roman" w:hAnsi="Times New Roman" w:cs="Times New Roman"/>
                <w:sz w:val="20"/>
                <w:szCs w:val="20"/>
                <w:rPrChange w:id="1527" w:author="Szabolcs Bene" w:date="2016-06-23T22:33:00Z">
                  <w:rPr>
                    <w:rFonts w:ascii="Times New Roman" w:hAnsi="Times New Roman" w:cs="Times New Roman"/>
                    <w:sz w:val="24"/>
                    <w:szCs w:val="24"/>
                  </w:rPr>
                </w:rPrChange>
              </w:rPr>
              <w:t>rele de video vor ap</w:t>
            </w:r>
            <w:r w:rsidR="0086561E" w:rsidRPr="00F7030A">
              <w:rPr>
                <w:rFonts w:ascii="Times New Roman" w:hAnsi="Times New Roman" w:cs="Times New Roman"/>
                <w:sz w:val="20"/>
                <w:szCs w:val="20"/>
                <w:rPrChange w:id="1528" w:author="Szabolcs Bene" w:date="2016-06-23T22:33:00Z">
                  <w:rPr>
                    <w:rFonts w:ascii="Times New Roman" w:hAnsi="Times New Roman" w:cs="Times New Roman"/>
                    <w:sz w:val="24"/>
                    <w:szCs w:val="24"/>
                  </w:rPr>
                </w:rPrChange>
              </w:rPr>
              <w:t>ă</w:t>
            </w:r>
            <w:r w:rsidRPr="00F7030A">
              <w:rPr>
                <w:rFonts w:ascii="Times New Roman" w:hAnsi="Times New Roman" w:cs="Times New Roman"/>
                <w:sz w:val="20"/>
                <w:szCs w:val="20"/>
                <w:rPrChange w:id="1529" w:author="Szabolcs Bene" w:date="2016-06-23T22:33:00Z">
                  <w:rPr>
                    <w:rFonts w:ascii="Times New Roman" w:hAnsi="Times New Roman" w:cs="Times New Roman"/>
                    <w:sz w:val="24"/>
                    <w:szCs w:val="24"/>
                  </w:rPr>
                </w:rPrChange>
              </w:rPr>
              <w:t>rea imaginile de la cele 2 surse de video</w:t>
            </w:r>
          </w:p>
        </w:tc>
      </w:tr>
      <w:tr w:rsidR="00C25929" w:rsidRPr="003E3EF0" w14:paraId="625331F9" w14:textId="77777777" w:rsidTr="00B20558">
        <w:tc>
          <w:tcPr>
            <w:tcW w:w="4081" w:type="dxa"/>
          </w:tcPr>
          <w:p w14:paraId="6BDFE9FD" w14:textId="77777777" w:rsidR="00C25929" w:rsidRPr="00F7030A" w:rsidRDefault="001B5288" w:rsidP="00B20558">
            <w:pPr>
              <w:pStyle w:val="ListParagraph"/>
              <w:ind w:left="0"/>
              <w:rPr>
                <w:rFonts w:ascii="Times New Roman" w:hAnsi="Times New Roman" w:cs="Times New Roman"/>
                <w:sz w:val="20"/>
                <w:szCs w:val="20"/>
                <w:rPrChange w:id="1530"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31" w:author="Szabolcs Bene" w:date="2016-06-23T22:33:00Z">
                  <w:rPr>
                    <w:rFonts w:ascii="Times New Roman" w:hAnsi="Times New Roman" w:cs="Times New Roman"/>
                    <w:sz w:val="24"/>
                    <w:szCs w:val="24"/>
                  </w:rPr>
                </w:rPrChange>
              </w:rPr>
              <w:t>Utilizatorul smoke va trimite un mesaj cu urmatorul text: “Salut smoke2”</w:t>
            </w:r>
          </w:p>
        </w:tc>
        <w:tc>
          <w:tcPr>
            <w:tcW w:w="4055" w:type="dxa"/>
          </w:tcPr>
          <w:p w14:paraId="08208321" w14:textId="77777777" w:rsidR="00C25929" w:rsidRPr="00F7030A" w:rsidRDefault="001B5288" w:rsidP="0086561E">
            <w:pPr>
              <w:pStyle w:val="ListParagraph"/>
              <w:ind w:left="0"/>
              <w:rPr>
                <w:rFonts w:ascii="Times New Roman" w:hAnsi="Times New Roman" w:cs="Times New Roman"/>
                <w:sz w:val="20"/>
                <w:szCs w:val="20"/>
                <w:rPrChange w:id="1532" w:author="Szabolcs Bene" w:date="2016-06-23T22:33:00Z">
                  <w:rPr>
                    <w:rFonts w:ascii="Times New Roman" w:hAnsi="Times New Roman" w:cs="Times New Roman"/>
                    <w:sz w:val="24"/>
                    <w:szCs w:val="24"/>
                  </w:rPr>
                </w:rPrChange>
              </w:rPr>
            </w:pPr>
            <w:r w:rsidRPr="00F7030A">
              <w:rPr>
                <w:rFonts w:ascii="Times New Roman" w:hAnsi="Times New Roman" w:cs="Times New Roman"/>
                <w:sz w:val="20"/>
                <w:szCs w:val="20"/>
                <w:rPrChange w:id="1533" w:author="Szabolcs Bene" w:date="2016-06-23T22:33:00Z">
                  <w:rPr>
                    <w:rFonts w:ascii="Times New Roman" w:hAnsi="Times New Roman" w:cs="Times New Roman"/>
                    <w:sz w:val="24"/>
                    <w:szCs w:val="24"/>
                  </w:rPr>
                </w:rPrChange>
              </w:rPr>
              <w:t>Utilizatorul smoke2 va primi mesajul “Salut smoke2”, iar fereasra de primire a mesajelor va fi actualizat</w:t>
            </w:r>
            <w:r w:rsidR="0086561E" w:rsidRPr="00F7030A">
              <w:rPr>
                <w:rFonts w:ascii="Times New Roman" w:hAnsi="Times New Roman" w:cs="Times New Roman"/>
                <w:sz w:val="20"/>
                <w:szCs w:val="20"/>
                <w:rPrChange w:id="1534" w:author="Szabolcs Bene" w:date="2016-06-23T22:33:00Z">
                  <w:rPr>
                    <w:rFonts w:ascii="Times New Roman" w:hAnsi="Times New Roman" w:cs="Times New Roman"/>
                    <w:sz w:val="24"/>
                    <w:szCs w:val="24"/>
                  </w:rPr>
                </w:rPrChange>
              </w:rPr>
              <w:t>ă cu</w:t>
            </w:r>
            <w:r w:rsidRPr="00F7030A">
              <w:rPr>
                <w:rFonts w:ascii="Times New Roman" w:hAnsi="Times New Roman" w:cs="Times New Roman"/>
                <w:sz w:val="20"/>
                <w:szCs w:val="20"/>
                <w:rPrChange w:id="1535" w:author="Szabolcs Bene" w:date="2016-06-23T22:33:00Z">
                  <w:rPr>
                    <w:rFonts w:ascii="Times New Roman" w:hAnsi="Times New Roman" w:cs="Times New Roman"/>
                    <w:sz w:val="24"/>
                    <w:szCs w:val="24"/>
                  </w:rPr>
                </w:rPrChange>
              </w:rPr>
              <w:t xml:space="preserve"> informa</w:t>
            </w:r>
            <w:r w:rsidR="0086561E" w:rsidRPr="00F7030A">
              <w:rPr>
                <w:rFonts w:ascii="Times New Roman" w:hAnsi="Times New Roman" w:cs="Times New Roman"/>
                <w:sz w:val="20"/>
                <w:szCs w:val="20"/>
                <w:rPrChange w:id="1536" w:author="Szabolcs Bene" w:date="2016-06-23T22:33:00Z">
                  <w:rPr>
                    <w:rFonts w:ascii="Times New Roman" w:hAnsi="Times New Roman" w:cs="Times New Roman"/>
                    <w:sz w:val="24"/>
                    <w:szCs w:val="24"/>
                  </w:rPr>
                </w:rPrChange>
              </w:rPr>
              <w:t>ț</w:t>
            </w:r>
            <w:r w:rsidRPr="00F7030A">
              <w:rPr>
                <w:rFonts w:ascii="Times New Roman" w:hAnsi="Times New Roman" w:cs="Times New Roman"/>
                <w:sz w:val="20"/>
                <w:szCs w:val="20"/>
                <w:rPrChange w:id="1537" w:author="Szabolcs Bene" w:date="2016-06-23T22:33:00Z">
                  <w:rPr>
                    <w:rFonts w:ascii="Times New Roman" w:hAnsi="Times New Roman" w:cs="Times New Roman"/>
                    <w:sz w:val="24"/>
                    <w:szCs w:val="24"/>
                  </w:rPr>
                </w:rPrChange>
              </w:rPr>
              <w:t>ia urm</w:t>
            </w:r>
            <w:r w:rsidR="0086561E" w:rsidRPr="00F7030A">
              <w:rPr>
                <w:rFonts w:ascii="Times New Roman" w:hAnsi="Times New Roman" w:cs="Times New Roman"/>
                <w:sz w:val="20"/>
                <w:szCs w:val="20"/>
                <w:rPrChange w:id="1538" w:author="Szabolcs Bene" w:date="2016-06-23T22:33:00Z">
                  <w:rPr>
                    <w:rFonts w:ascii="Times New Roman" w:hAnsi="Times New Roman" w:cs="Times New Roman"/>
                    <w:sz w:val="24"/>
                    <w:szCs w:val="24"/>
                  </w:rPr>
                </w:rPrChange>
              </w:rPr>
              <w:t>ă</w:t>
            </w:r>
            <w:r w:rsidRPr="00F7030A">
              <w:rPr>
                <w:rFonts w:ascii="Times New Roman" w:hAnsi="Times New Roman" w:cs="Times New Roman"/>
                <w:sz w:val="20"/>
                <w:szCs w:val="20"/>
                <w:rPrChange w:id="1539" w:author="Szabolcs Bene" w:date="2016-06-23T22:33:00Z">
                  <w:rPr>
                    <w:rFonts w:ascii="Times New Roman" w:hAnsi="Times New Roman" w:cs="Times New Roman"/>
                    <w:sz w:val="24"/>
                    <w:szCs w:val="24"/>
                  </w:rPr>
                </w:rPrChange>
              </w:rPr>
              <w:t>toare</w:t>
            </w:r>
            <w:r w:rsidR="00763BBE" w:rsidRPr="00F7030A">
              <w:rPr>
                <w:rFonts w:ascii="Times New Roman" w:hAnsi="Times New Roman" w:cs="Times New Roman"/>
                <w:sz w:val="20"/>
                <w:szCs w:val="20"/>
                <w:rPrChange w:id="1540" w:author="Szabolcs Bene" w:date="2016-06-23T22:33:00Z">
                  <w:rPr>
                    <w:rFonts w:ascii="Times New Roman" w:hAnsi="Times New Roman" w:cs="Times New Roman"/>
                    <w:sz w:val="24"/>
                    <w:szCs w:val="24"/>
                  </w:rPr>
                </w:rPrChange>
              </w:rPr>
              <w:t>:</w:t>
            </w:r>
            <w:r w:rsidR="00E35C7D" w:rsidRPr="00F7030A">
              <w:rPr>
                <w:rFonts w:ascii="Times New Roman" w:hAnsi="Times New Roman" w:cs="Times New Roman"/>
                <w:sz w:val="20"/>
                <w:szCs w:val="20"/>
                <w:rPrChange w:id="1541" w:author="Szabolcs Bene" w:date="2016-06-23T22:33:00Z">
                  <w:rPr>
                    <w:rFonts w:ascii="Times New Roman" w:hAnsi="Times New Roman" w:cs="Times New Roman"/>
                    <w:sz w:val="24"/>
                    <w:szCs w:val="24"/>
                  </w:rPr>
                </w:rPrChange>
              </w:rPr>
              <w:t xml:space="preserve"> [data curentă</w:t>
            </w:r>
            <w:r w:rsidRPr="00F7030A">
              <w:rPr>
                <w:rFonts w:ascii="Times New Roman" w:hAnsi="Times New Roman" w:cs="Times New Roman"/>
                <w:sz w:val="20"/>
                <w:szCs w:val="20"/>
                <w:rPrChange w:id="1542" w:author="Szabolcs Bene" w:date="2016-06-23T22:33:00Z">
                  <w:rPr>
                    <w:rFonts w:ascii="Times New Roman" w:hAnsi="Times New Roman" w:cs="Times New Roman"/>
                    <w:sz w:val="24"/>
                    <w:szCs w:val="24"/>
                  </w:rPr>
                </w:rPrChange>
              </w:rPr>
              <w:t>] smoke: Salut smoke2</w:t>
            </w:r>
          </w:p>
        </w:tc>
      </w:tr>
    </w:tbl>
    <w:p w14:paraId="2CB10502" w14:textId="77777777" w:rsidR="00D947B2" w:rsidRPr="003E3EF0" w:rsidRDefault="00D947B2" w:rsidP="006E18FC">
      <w:pPr>
        <w:pStyle w:val="ListParagraph"/>
        <w:ind w:left="1440" w:firstLine="0"/>
      </w:pPr>
    </w:p>
    <w:p w14:paraId="1E19F89E" w14:textId="77777777"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14:paraId="65638589" w14:textId="77777777"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14:paraId="3606C531" w14:textId="77777777" w:rsidR="004164D7" w:rsidRDefault="00F3628D" w:rsidP="00BE20BA">
      <w:pPr>
        <w:pStyle w:val="Heading1"/>
        <w:numPr>
          <w:ilvl w:val="0"/>
          <w:numId w:val="1"/>
        </w:numPr>
      </w:pPr>
      <w:bookmarkStart w:id="1543" w:name="h.17dp8vu" w:colFirst="0" w:colLast="0"/>
      <w:bookmarkStart w:id="1544" w:name="_Toc454486708"/>
      <w:bookmarkEnd w:id="1543"/>
      <w:r>
        <w:lastRenderedPageBreak/>
        <w:t>Manual de Instalare</w:t>
      </w:r>
      <w:r w:rsidR="00BC6B3A">
        <w:t xml:space="preserve"> și </w:t>
      </w:r>
      <w:r>
        <w:t>Utilizare</w:t>
      </w:r>
      <w:bookmarkEnd w:id="1544"/>
    </w:p>
    <w:p w14:paraId="3CC7BC45" w14:textId="77777777"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14:paraId="558E8A3E" w14:textId="77777777" w:rsidR="00B6552E" w:rsidRDefault="00B6552E" w:rsidP="00B6552E">
      <w:pPr>
        <w:pStyle w:val="Heading2"/>
        <w:numPr>
          <w:ilvl w:val="1"/>
          <w:numId w:val="1"/>
        </w:numPr>
      </w:pPr>
      <w:bookmarkStart w:id="1545" w:name="_Toc454486709"/>
      <w:r>
        <w:t>Instalare si rulare</w:t>
      </w:r>
      <w:bookmarkEnd w:id="1545"/>
    </w:p>
    <w:p w14:paraId="585A4AEF" w14:textId="77777777" w:rsidR="00235C88" w:rsidRDefault="000673D2" w:rsidP="00235C88">
      <w:pPr>
        <w:rPr>
          <w:ins w:id="1546"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14:paraId="1AF98792" w14:textId="77777777" w:rsidR="007A1A90" w:rsidRPr="007A1A90" w:rsidRDefault="007A1A90" w:rsidP="00235C88">
      <w:pPr>
        <w:rPr>
          <w:lang w:val="en-US"/>
          <w:rPrChange w:id="1547" w:author="Szabolcs Bene" w:date="2016-06-21T23:10:00Z">
            <w:rPr/>
          </w:rPrChange>
        </w:rPr>
      </w:pPr>
      <w:ins w:id="1548" w:author="Szabolcs Bene" w:date="2016-06-21T23:10:00Z">
        <w:r>
          <w:t>Configurările necesare minime de hardware sunt următoarele</w:t>
        </w:r>
        <w:r>
          <w:rPr>
            <w:lang w:val="en-US"/>
          </w:rPr>
          <w:t xml:space="preserve">: procesor Intel Core i3, </w:t>
        </w:r>
      </w:ins>
      <w:ins w:id="1549" w:author="Szabolcs Bene" w:date="2016-06-21T23:13:00Z">
        <w:r>
          <w:rPr>
            <w:lang w:val="en-US"/>
          </w:rPr>
          <w:t>plac</w:t>
        </w:r>
        <w:r>
          <w:t xml:space="preserve">ă video Nvidia </w:t>
        </w:r>
      </w:ins>
      <w:ins w:id="1550" w:author="Szabolcs Bene" w:date="2016-06-21T23:12:00Z">
        <w:r w:rsidRPr="007A1A90">
          <w:rPr>
            <w:lang w:val="en-US"/>
          </w:rPr>
          <w:t>GeForce 6100 nForce</w:t>
        </w:r>
      </w:ins>
      <w:ins w:id="1551" w:author="Szabolcs Bene" w:date="2016-06-21T23:13:00Z">
        <w:r w:rsidR="001B7459">
          <w:rPr>
            <w:lang w:val="en-US"/>
          </w:rPr>
          <w:t>,</w:t>
        </w:r>
        <w:r>
          <w:rPr>
            <w:lang w:val="en-US"/>
          </w:rPr>
          <w:t xml:space="preserve"> 2GB RAM.</w:t>
        </w:r>
      </w:ins>
    </w:p>
    <w:p w14:paraId="71D2B039" w14:textId="77777777" w:rsidR="008C31F8" w:rsidRDefault="008C31F8" w:rsidP="008C31F8">
      <w:pPr>
        <w:pStyle w:val="Heading3"/>
        <w:numPr>
          <w:ilvl w:val="2"/>
          <w:numId w:val="1"/>
        </w:numPr>
      </w:pPr>
      <w:bookmarkStart w:id="1552" w:name="_Toc454486710"/>
      <w:r>
        <w:t>Instalare Git</w:t>
      </w:r>
      <w:bookmarkEnd w:id="1552"/>
    </w:p>
    <w:p w14:paraId="3ABF5FC9" w14:textId="77777777" w:rsidR="00004C0E" w:rsidRDefault="00611299" w:rsidP="008C31F8">
      <w:r>
        <w:t xml:space="preserve">Pentru descarcarea programului utilizatorul trebuie sa intre </w:t>
      </w:r>
      <w:r w:rsidR="00004C0E">
        <w:t>pe pagina</w:t>
      </w:r>
    </w:p>
    <w:p w14:paraId="5ACA7D35" w14:textId="77777777" w:rsidR="008C31F8" w:rsidRDefault="00004C0E" w:rsidP="008C31F8">
      <w:r>
        <w:t xml:space="preserve"> </w:t>
      </w:r>
      <w:hyperlink r:id="rId39" w:history="1">
        <w:r w:rsidRPr="00E220F5">
          <w:rPr>
            <w:rStyle w:val="Hyperlink"/>
          </w:rPr>
          <w:t>https://git-scm.com/download/win</w:t>
        </w:r>
      </w:hyperlink>
    </w:p>
    <w:p w14:paraId="25323645" w14:textId="77777777" w:rsidR="00086321" w:rsidRDefault="00004C0E" w:rsidP="00004C0E">
      <w:pPr>
        <w:ind w:firstLine="0"/>
      </w:pPr>
      <w:r>
        <w:t>iar dupa descararea programului se porneste executabilul. Se urmeaza pasii de la wizardul de instalare dupa figurile urmatoare.</w:t>
      </w:r>
    </w:p>
    <w:p w14:paraId="1258AAA5" w14:textId="77777777" w:rsidR="00850583" w:rsidRDefault="00086321" w:rsidP="00850583">
      <w:pPr>
        <w:keepNext/>
        <w:ind w:firstLine="0"/>
        <w:jc w:val="center"/>
      </w:pPr>
      <w:r>
        <w:rPr>
          <w:noProof/>
        </w:rPr>
        <w:drawing>
          <wp:inline distT="0" distB="0" distL="0" distR="0" wp14:anchorId="2957F322" wp14:editId="2E171F7E">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14:paraId="6E972A8B" w14:textId="77777777" w:rsidR="00004C0E" w:rsidRPr="00850583" w:rsidRDefault="00850583" w:rsidP="00850583">
      <w:pPr>
        <w:pStyle w:val="Caption"/>
        <w:jc w:val="center"/>
        <w:rPr>
          <w:i w:val="0"/>
          <w:iCs w:val="0"/>
          <w:color w:val="000000"/>
          <w:sz w:val="24"/>
          <w:szCs w:val="24"/>
        </w:rPr>
      </w:pPr>
      <w:bookmarkStart w:id="1553" w:name="_Toc454484636"/>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bookmarkEnd w:id="1553"/>
    </w:p>
    <w:p w14:paraId="384815F3" w14:textId="77777777" w:rsidR="009D60E5" w:rsidRDefault="007800EA" w:rsidP="009D60E5">
      <w:pPr>
        <w:keepNext/>
        <w:ind w:firstLine="0"/>
        <w:jc w:val="center"/>
      </w:pPr>
      <w:r>
        <w:rPr>
          <w:noProof/>
        </w:rPr>
        <w:lastRenderedPageBreak/>
        <w:drawing>
          <wp:inline distT="0" distB="0" distL="0" distR="0" wp14:anchorId="481FEAD5" wp14:editId="0B80C0DA">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14:paraId="407EE411" w14:textId="77777777" w:rsidR="007800EA" w:rsidRPr="009D60E5" w:rsidRDefault="009D60E5" w:rsidP="009D60E5">
      <w:pPr>
        <w:pStyle w:val="Caption"/>
        <w:jc w:val="center"/>
        <w:rPr>
          <w:i w:val="0"/>
          <w:iCs w:val="0"/>
          <w:color w:val="000000"/>
          <w:sz w:val="24"/>
          <w:szCs w:val="24"/>
        </w:rPr>
      </w:pPr>
      <w:bookmarkStart w:id="1554" w:name="_Toc454484637"/>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bookmarkEnd w:id="1554"/>
    </w:p>
    <w:p w14:paraId="5F004361" w14:textId="77777777" w:rsidR="007800EA" w:rsidRDefault="007800EA" w:rsidP="00004C0E">
      <w:pPr>
        <w:ind w:firstLine="0"/>
      </w:pPr>
    </w:p>
    <w:p w14:paraId="2825CCF6" w14:textId="77777777" w:rsidR="007800EA" w:rsidRDefault="00410A3D" w:rsidP="0059717B">
      <w:pPr>
        <w:ind w:firstLine="708"/>
        <w:rPr>
          <w:ins w:id="1555" w:author="Szabolcs Bene" w:date="2016-06-21T23:07:00Z"/>
        </w:rPr>
      </w:pPr>
      <w:r>
        <w:t>Restul optiunilor poate sa ramana aceasi, iar utilizatorul poate sa dea click pe butonul de Next pana incepe instalarea aplicatiei.</w:t>
      </w:r>
    </w:p>
    <w:p w14:paraId="4D34C259" w14:textId="77777777" w:rsidR="0083453D" w:rsidRPr="008C31F8" w:rsidRDefault="0083453D" w:rsidP="0059717B">
      <w:pPr>
        <w:ind w:firstLine="708"/>
      </w:pPr>
      <w:ins w:id="1556" w:author="Szabolcs Bene" w:date="2016-06-21T23:07:00Z">
        <w:r>
          <w:t>Acest program este folosit atât pentru controlul sursei de cod a aplicației, cât și controlul versiunii a documnetației</w:t>
        </w:r>
      </w:ins>
      <w:ins w:id="1557" w:author="Szabolcs Bene" w:date="2016-06-21T23:09:00Z">
        <w:r>
          <w:t>.</w:t>
        </w:r>
      </w:ins>
    </w:p>
    <w:p w14:paraId="7C10A705" w14:textId="77777777" w:rsidR="008A55D4" w:rsidRDefault="008A55D4" w:rsidP="008A55D4">
      <w:pPr>
        <w:pStyle w:val="Heading3"/>
        <w:numPr>
          <w:ilvl w:val="2"/>
          <w:numId w:val="1"/>
        </w:numPr>
      </w:pPr>
      <w:bookmarkStart w:id="1558" w:name="_Toc454486711"/>
      <w:r>
        <w:t>Instalare XAMPP</w:t>
      </w:r>
      <w:bookmarkEnd w:id="1558"/>
    </w:p>
    <w:p w14:paraId="25E47117" w14:textId="77777777" w:rsidR="004B50E0" w:rsidRDefault="004B50E0" w:rsidP="004B50E0">
      <w:r w:rsidRPr="004B50E0">
        <w:t>Pentru instalarea programului XAMPP, utilizatorul trebuie să între pe pagina</w:t>
      </w:r>
    </w:p>
    <w:p w14:paraId="47D34603" w14:textId="77777777" w:rsidR="00581482" w:rsidRPr="004B50E0" w:rsidRDefault="00167C7F" w:rsidP="00D523EB">
      <w:hyperlink r:id="rId42" w:history="1">
        <w:r w:rsidR="00581482" w:rsidRPr="004B50E0">
          <w:t>https://www.apachefriends.org/download.html</w:t>
        </w:r>
      </w:hyperlink>
    </w:p>
    <w:p w14:paraId="0F31C5F2" w14:textId="77777777" w:rsidR="004B50E0" w:rsidRPr="004B50E0" w:rsidRDefault="004B50E0" w:rsidP="004B50E0">
      <w:r w:rsidRPr="004B50E0">
        <w:t>şi sa descarce ultima versiune a programului. După ce se termina descarcarea se poate porni executabilul de instalare şi cu instalarea programului în sine.</w:t>
      </w:r>
    </w:p>
    <w:p w14:paraId="03839B20" w14:textId="77777777" w:rsidR="00A431B6" w:rsidRDefault="004B50E0" w:rsidP="004B50E0">
      <w:r w:rsidRPr="004B50E0">
        <w:t>Minima configuratie a programului trebuie să fie ca în figura X de mai jos, iar restul optiunilor poate fi lasat pe seama clientului</w:t>
      </w:r>
      <w:r w:rsidR="00420599">
        <w:t>.</w:t>
      </w:r>
    </w:p>
    <w:p w14:paraId="6AE2D5AB" w14:textId="77777777" w:rsidR="002766BE" w:rsidRDefault="00EE4812" w:rsidP="002766BE">
      <w:pPr>
        <w:keepNext/>
        <w:jc w:val="center"/>
      </w:pPr>
      <w:r>
        <w:rPr>
          <w:noProof/>
        </w:rPr>
        <w:lastRenderedPageBreak/>
        <w:drawing>
          <wp:inline distT="0" distB="0" distL="0" distR="0" wp14:anchorId="65732C02" wp14:editId="0E6C2724">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14:paraId="1B2BE00F" w14:textId="77777777" w:rsidR="00EE4812" w:rsidRPr="002766BE" w:rsidRDefault="002766BE" w:rsidP="002766BE">
      <w:pPr>
        <w:pStyle w:val="Caption"/>
        <w:jc w:val="center"/>
        <w:rPr>
          <w:i w:val="0"/>
          <w:iCs w:val="0"/>
          <w:color w:val="000000"/>
          <w:sz w:val="24"/>
          <w:szCs w:val="24"/>
        </w:rPr>
      </w:pPr>
      <w:bookmarkStart w:id="1559" w:name="_Toc454484638"/>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bookmarkEnd w:id="1559"/>
    </w:p>
    <w:p w14:paraId="7D3F5851" w14:textId="77777777" w:rsidR="00EE4812" w:rsidRDefault="00EE4812" w:rsidP="00235C88"/>
    <w:p w14:paraId="022C1676" w14:textId="77777777"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1560" w:author="Szabolcs Bene" w:date="2016-06-21T23:09:00Z">
        <w:r w:rsidRPr="00A35228" w:rsidDel="00A2063F">
          <w:rPr>
            <w:color w:val="auto"/>
          </w:rPr>
          <w:delText>a</w:delText>
        </w:r>
      </w:del>
      <w:ins w:id="1561"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14:paraId="70666A3B" w14:textId="77777777" w:rsidR="00595FAD" w:rsidRDefault="00595FAD" w:rsidP="0059717B"/>
    <w:p w14:paraId="24065093" w14:textId="77777777" w:rsidR="0059717B" w:rsidRDefault="0059717B" w:rsidP="0059717B">
      <w:pPr>
        <w:rPr>
          <w:i/>
        </w:rPr>
      </w:pPr>
      <w:r w:rsidRPr="00CC1E7A">
        <w:rPr>
          <w:i/>
        </w:rPr>
        <w:t>&lt;Installation folder of xampp&gt;\htdocs</w:t>
      </w:r>
    </w:p>
    <w:p w14:paraId="214DDA9D" w14:textId="77777777" w:rsidR="00595FAD" w:rsidRPr="00CC1E7A" w:rsidRDefault="00595FAD" w:rsidP="0059717B">
      <w:pPr>
        <w:rPr>
          <w:i/>
        </w:rPr>
      </w:pPr>
    </w:p>
    <w:p w14:paraId="42C89040" w14:textId="77777777" w:rsidR="00B6552E" w:rsidRDefault="00595FAD" w:rsidP="0059717B">
      <w:r>
        <w:t>Dupa ce a intrat in acest folder, trebuie rulat urmatoarea comanda.</w:t>
      </w:r>
    </w:p>
    <w:p w14:paraId="2352D193" w14:textId="77777777" w:rsidR="00595FAD" w:rsidRPr="00595FAD" w:rsidRDefault="00595FAD" w:rsidP="0059717B">
      <w:pPr>
        <w:rPr>
          <w:i/>
        </w:rPr>
      </w:pPr>
    </w:p>
    <w:p w14:paraId="3B3EC494" w14:textId="77777777" w:rsidR="00595FAD" w:rsidRDefault="00167C7F" w:rsidP="0059717B">
      <w:pPr>
        <w:rPr>
          <w:i/>
        </w:rPr>
      </w:pPr>
      <w:hyperlink r:id="rId44" w:history="1">
        <w:r w:rsidR="00595FAD" w:rsidRPr="00E220F5">
          <w:rPr>
            <w:rStyle w:val="Hyperlink"/>
            <w:i/>
          </w:rPr>
          <w:t>https://github.com/Arctigor/webrtc.git</w:t>
        </w:r>
      </w:hyperlink>
    </w:p>
    <w:p w14:paraId="720822E0" w14:textId="77777777" w:rsidR="00595FAD" w:rsidRDefault="00595FAD" w:rsidP="0059717B">
      <w:pPr>
        <w:rPr>
          <w:i/>
        </w:rPr>
      </w:pPr>
    </w:p>
    <w:p w14:paraId="3D2EE5A9" w14:textId="77777777"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14:paraId="4B2D48A7" w14:textId="77777777" w:rsidR="00595FAD" w:rsidRDefault="00595FAD" w:rsidP="00595FAD"/>
    <w:p w14:paraId="23491AB7" w14:textId="77777777" w:rsidR="00595FAD" w:rsidRDefault="00595FAD" w:rsidP="00595FAD">
      <w:pPr>
        <w:rPr>
          <w:i/>
        </w:rPr>
      </w:pPr>
      <w:r>
        <w:rPr>
          <w:i/>
        </w:rPr>
        <w:t>...\</w:t>
      </w:r>
      <w:r w:rsidRPr="00595FAD">
        <w:rPr>
          <w:i/>
        </w:rPr>
        <w:t>xampp\apache\conf</w:t>
      </w:r>
    </w:p>
    <w:p w14:paraId="4692B579" w14:textId="77777777" w:rsidR="00595FAD" w:rsidRDefault="00595FAD" w:rsidP="00595FAD">
      <w:pPr>
        <w:rPr>
          <w:i/>
        </w:rPr>
      </w:pPr>
      <w:r>
        <w:rPr>
          <w:i/>
        </w:rPr>
        <w:t>...\</w:t>
      </w:r>
      <w:r w:rsidRPr="00595FAD">
        <w:rPr>
          <w:i/>
        </w:rPr>
        <w:t>xampp\apache\conf\extra</w:t>
      </w:r>
    </w:p>
    <w:p w14:paraId="0548B861" w14:textId="77777777"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14:paraId="51D61769" w14:textId="77777777" w:rsidR="004164D7" w:rsidRDefault="004164D7" w:rsidP="0059717B"/>
    <w:p w14:paraId="1D4CFD80" w14:textId="77777777" w:rsidR="00F62B8F" w:rsidRDefault="00F62B8F">
      <w:pPr>
        <w:rPr>
          <w:i/>
        </w:rPr>
      </w:pPr>
      <w:r w:rsidRPr="00F62B8F">
        <w:rPr>
          <w:i/>
        </w:rPr>
        <w:t>&lt;IP local&gt; szabi.dev</w:t>
      </w:r>
    </w:p>
    <w:p w14:paraId="2DA5CF9F" w14:textId="77777777" w:rsidR="00F62B8F" w:rsidRDefault="00F62B8F"/>
    <w:p w14:paraId="4D1AE279" w14:textId="77777777" w:rsidR="002A2378" w:rsidRPr="00A35228" w:rsidRDefault="002A2378" w:rsidP="002A2378">
      <w:pPr>
        <w:rPr>
          <w:color w:val="auto"/>
        </w:rPr>
      </w:pPr>
      <w:r w:rsidRPr="00A35228">
        <w:rPr>
          <w:color w:val="auto"/>
        </w:rPr>
        <w:t>Un exemplu ar fi 192.168.1.103 szabi.dev.</w:t>
      </w:r>
    </w:p>
    <w:p w14:paraId="1B6F2263" w14:textId="77777777"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14:paraId="1186EF0F" w14:textId="77777777" w:rsidR="00DA722F" w:rsidRDefault="00DA722F" w:rsidP="00F62B8F">
      <w:pPr>
        <w:ind w:firstLine="0"/>
      </w:pPr>
    </w:p>
    <w:p w14:paraId="008DC3AE" w14:textId="77777777" w:rsidR="00DA722F" w:rsidRDefault="002E3F40" w:rsidP="00DA722F">
      <w:pPr>
        <w:keepNext/>
        <w:ind w:firstLine="0"/>
        <w:jc w:val="center"/>
      </w:pPr>
      <w:r>
        <w:rPr>
          <w:i/>
          <w:noProof/>
        </w:rPr>
        <w:drawing>
          <wp:inline distT="0" distB="0" distL="0" distR="0" wp14:anchorId="66263E75" wp14:editId="6436F90D">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5998AAA6" w14:textId="77777777" w:rsidR="002E3F40" w:rsidRPr="00DA722F" w:rsidRDefault="00DA722F" w:rsidP="00DA722F">
      <w:pPr>
        <w:pStyle w:val="Caption"/>
        <w:jc w:val="center"/>
        <w:rPr>
          <w:i w:val="0"/>
          <w:iCs w:val="0"/>
          <w:color w:val="000000"/>
          <w:sz w:val="24"/>
          <w:szCs w:val="24"/>
        </w:rPr>
      </w:pPr>
      <w:bookmarkStart w:id="1562" w:name="_Toc454484639"/>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bookmarkEnd w:id="1562"/>
    </w:p>
    <w:p w14:paraId="50D7843D" w14:textId="77777777" w:rsidR="00C34D5D" w:rsidRDefault="00C34D5D" w:rsidP="00F62B8F">
      <w:pPr>
        <w:ind w:firstLine="0"/>
      </w:pPr>
    </w:p>
    <w:p w14:paraId="76F8E69B" w14:textId="77777777"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14:paraId="45B3CF54" w14:textId="77777777" w:rsidR="00EF5F7C" w:rsidRPr="00A35228" w:rsidRDefault="00167C7F" w:rsidP="00EF5F7C">
      <w:pPr>
        <w:rPr>
          <w:color w:val="auto"/>
        </w:rPr>
      </w:pPr>
      <w:hyperlink r:id="rId46" w:history="1">
        <w:r w:rsidR="00EF5F7C" w:rsidRPr="00A35228">
          <w:rPr>
            <w:rStyle w:val="Hyperlink"/>
            <w:color w:val="auto"/>
          </w:rPr>
          <w:t>http://localhost/phpmyadmin/</w:t>
        </w:r>
      </w:hyperlink>
    </w:p>
    <w:p w14:paraId="1E25AFA5" w14:textId="77777777"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w:t>
      </w:r>
      <w:r w:rsidRPr="00A35228">
        <w:rPr>
          <w:color w:val="auto"/>
        </w:rPr>
        <w:lastRenderedPageBreak/>
        <w:t xml:space="preserve">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14:paraId="26D01686" w14:textId="77777777" w:rsidR="007F651B" w:rsidRPr="00ED2C58" w:rsidRDefault="007F651B" w:rsidP="00ED2C58">
      <w:pPr>
        <w:ind w:firstLine="0"/>
      </w:pPr>
    </w:p>
    <w:p w14:paraId="17FCD465" w14:textId="77777777" w:rsidR="007F651B" w:rsidRDefault="007F651B" w:rsidP="0027514E">
      <w:pPr>
        <w:pStyle w:val="Heading2"/>
        <w:numPr>
          <w:ilvl w:val="1"/>
          <w:numId w:val="1"/>
        </w:numPr>
      </w:pPr>
      <w:bookmarkStart w:id="1563" w:name="_Toc454486712"/>
      <w:r>
        <w:t>Utilizarea aplica</w:t>
      </w:r>
      <w:ins w:id="1564" w:author="Szabolcs Bene" w:date="2016-06-22T22:28:00Z">
        <w:r w:rsidR="00BF12E2">
          <w:t>ț</w:t>
        </w:r>
      </w:ins>
      <w:del w:id="1565" w:author="Szabolcs Bene" w:date="2016-06-22T22:28:00Z">
        <w:r w:rsidDel="00BF12E2">
          <w:delText>t</w:delText>
        </w:r>
      </w:del>
      <w:r>
        <w:t>iei</w:t>
      </w:r>
      <w:bookmarkEnd w:id="1563"/>
    </w:p>
    <w:p w14:paraId="596CE5A1" w14:textId="77777777" w:rsidR="0009725D" w:rsidRDefault="0009725D" w:rsidP="00B84BAE">
      <w:r>
        <w:rPr>
          <w:noProof/>
        </w:rPr>
        <mc:AlternateContent>
          <mc:Choice Requires="wps">
            <w:drawing>
              <wp:anchor distT="0" distB="0" distL="114300" distR="114300" simplePos="0" relativeHeight="251649536" behindDoc="0" locked="0" layoutInCell="1" allowOverlap="1" wp14:anchorId="2BFD4CCD" wp14:editId="2F782F96">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14:paraId="359E53B7" w14:textId="77777777" w:rsidR="006C2D54" w:rsidRPr="00B84BAE" w:rsidRDefault="006C2D54" w:rsidP="00B84BAE">
                            <w:pPr>
                              <w:pStyle w:val="Caption"/>
                              <w:jc w:val="center"/>
                              <w:rPr>
                                <w:i w:val="0"/>
                                <w:iCs w:val="0"/>
                                <w:color w:val="000000"/>
                                <w:sz w:val="24"/>
                                <w:szCs w:val="24"/>
                              </w:rPr>
                            </w:pPr>
                            <w:bookmarkStart w:id="1566"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D4CCD" id="Text Box 37" o:spid="_x0000_s1031" type="#_x0000_t202" style="position:absolute;left:0;text-align:left;margin-left:-63.55pt;margin-top:99.2pt;width:55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14:paraId="359E53B7" w14:textId="77777777" w:rsidR="006C2D54" w:rsidRPr="00B84BAE" w:rsidRDefault="006C2D54" w:rsidP="00B84BAE">
                      <w:pPr>
                        <w:pStyle w:val="Caption"/>
                        <w:jc w:val="center"/>
                        <w:rPr>
                          <w:i w:val="0"/>
                          <w:iCs w:val="0"/>
                          <w:color w:val="000000"/>
                          <w:sz w:val="24"/>
                          <w:szCs w:val="24"/>
                        </w:rPr>
                      </w:pPr>
                      <w:bookmarkStart w:id="1567"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567"/>
                    </w:p>
                  </w:txbxContent>
                </v:textbox>
                <w10:wrap type="topAndBottom"/>
              </v:shape>
            </w:pict>
          </mc:Fallback>
        </mc:AlternateContent>
      </w:r>
      <w:r w:rsidR="00876EB2">
        <w:rPr>
          <w:noProof/>
        </w:rPr>
        <w:drawing>
          <wp:anchor distT="0" distB="0" distL="114300" distR="114300" simplePos="0" relativeHeight="251622912" behindDoc="1" locked="0" layoutInCell="1" allowOverlap="1" wp14:anchorId="30C66289" wp14:editId="45BF01D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14:paraId="41B24182" w14:textId="77777777" w:rsidR="00243001" w:rsidRDefault="00243001" w:rsidP="00C34D5D"/>
    <w:p w14:paraId="6E87E0E8" w14:textId="77777777"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14:paraId="6DCC0576" w14:textId="77777777"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14:paraId="46FA7056" w14:textId="77777777"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14:paraId="10B45F73" w14:textId="77777777"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14:paraId="72BE67D6" w14:textId="77777777"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14:paraId="0DA26B44" w14:textId="77777777"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14:paraId="2AF9C02F" w14:textId="77777777"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14:paraId="4A4E928E" w14:textId="77777777" w:rsidR="00A37C58" w:rsidRDefault="00A37C58" w:rsidP="00C34D5D"/>
    <w:p w14:paraId="4359365D" w14:textId="77777777" w:rsidR="0069006F" w:rsidRDefault="009A3853" w:rsidP="009A3853">
      <w:r>
        <w:rPr>
          <w:noProof/>
        </w:rPr>
        <w:lastRenderedPageBreak/>
        <mc:AlternateContent>
          <mc:Choice Requires="wps">
            <w:drawing>
              <wp:anchor distT="0" distB="0" distL="114300" distR="114300" simplePos="0" relativeHeight="251732480" behindDoc="0" locked="0" layoutInCell="1" allowOverlap="1" wp14:anchorId="4BB5F69C" wp14:editId="1EC29B49">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14:paraId="5E16448D" w14:textId="77777777" w:rsidR="006C2D54" w:rsidRPr="009A3853" w:rsidRDefault="006C2D54" w:rsidP="009A3853">
                            <w:pPr>
                              <w:pStyle w:val="Caption"/>
                              <w:jc w:val="center"/>
                              <w:rPr>
                                <w:i w:val="0"/>
                                <w:iCs w:val="0"/>
                                <w:color w:val="000000"/>
                                <w:sz w:val="24"/>
                                <w:szCs w:val="24"/>
                              </w:rPr>
                            </w:pPr>
                            <w:bookmarkStart w:id="1568"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5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F69C" id="Text Box 38" o:spid="_x0000_s1032" type="#_x0000_t202" style="position:absolute;left:0;text-align:left;margin-left:-50.95pt;margin-top:277.4pt;width:534.4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14:paraId="5E16448D" w14:textId="77777777" w:rsidR="006C2D54" w:rsidRPr="009A3853" w:rsidRDefault="006C2D54" w:rsidP="009A3853">
                      <w:pPr>
                        <w:pStyle w:val="Caption"/>
                        <w:jc w:val="center"/>
                        <w:rPr>
                          <w:i w:val="0"/>
                          <w:iCs w:val="0"/>
                          <w:color w:val="000000"/>
                          <w:sz w:val="24"/>
                          <w:szCs w:val="24"/>
                        </w:rPr>
                      </w:pPr>
                      <w:bookmarkStart w:id="1569"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569"/>
                    </w:p>
                  </w:txbxContent>
                </v:textbox>
                <w10:wrap type="topAndBottom"/>
              </v:shape>
            </w:pict>
          </mc:Fallback>
        </mc:AlternateContent>
      </w:r>
      <w:r w:rsidR="00A37C58">
        <w:rPr>
          <w:noProof/>
        </w:rPr>
        <w:drawing>
          <wp:anchor distT="0" distB="0" distL="114300" distR="114300" simplePos="0" relativeHeight="251665920" behindDoc="0" locked="0" layoutInCell="1" allowOverlap="1" wp14:anchorId="2ACC067A" wp14:editId="702150AE">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14:paraId="50877363" w14:textId="77777777"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14:paraId="7762827D" w14:textId="77777777"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14:paraId="1934FA56" w14:textId="77777777" w:rsidR="004164D7" w:rsidRDefault="00F3628D" w:rsidP="0027514E">
      <w:pPr>
        <w:pStyle w:val="Heading1"/>
        <w:numPr>
          <w:ilvl w:val="0"/>
          <w:numId w:val="1"/>
        </w:numPr>
      </w:pPr>
      <w:bookmarkStart w:id="1570" w:name="h.3rdcrjn" w:colFirst="0" w:colLast="0"/>
      <w:bookmarkStart w:id="1571" w:name="_Toc454486713"/>
      <w:bookmarkEnd w:id="1570"/>
      <w:r>
        <w:lastRenderedPageBreak/>
        <w:t>Concluzii</w:t>
      </w:r>
      <w:bookmarkEnd w:id="1571"/>
    </w:p>
    <w:p w14:paraId="207471B6" w14:textId="77777777" w:rsidR="004164D7" w:rsidRDefault="00A83F2C" w:rsidP="00844E55">
      <w:r w:rsidRPr="00A83F2C">
        <w:t xml:space="preserve">În acest capitol vor fi prezentate </w:t>
      </w:r>
      <w:del w:id="1572" w:author="Szabolcs Bene" w:date="2016-06-20T22:42:00Z">
        <w:r w:rsidR="00844E55" w:rsidDel="00D81F3C">
          <w:delText xml:space="preserve">în </w:delText>
        </w:r>
      </w:del>
      <w:ins w:id="1573" w:author="Szabolcs Bene" w:date="2016-06-20T22:42:00Z">
        <w:r w:rsidR="00D81F3C">
          <w:t xml:space="preserve">pe </w:t>
        </w:r>
      </w:ins>
      <w:r w:rsidR="00844E55">
        <w:t>scurt obiectivele propuse</w:t>
      </w:r>
      <w:ins w:id="1574" w:author="Szabolcs Bene" w:date="2016-06-20T22:45:00Z">
        <w:r w:rsidR="00D81F3C">
          <w:t>, gradul de realizare</w:t>
        </w:r>
      </w:ins>
      <w:r w:rsidR="00844E55">
        <w:t xml:space="preserve"> și câteva idei pentru dezvoltări ulterioare</w:t>
      </w:r>
      <w:r w:rsidRPr="00A83F2C">
        <w:t>.</w:t>
      </w:r>
    </w:p>
    <w:p w14:paraId="2E3B1CFF" w14:textId="77777777" w:rsidR="00E6327B" w:rsidRDefault="00E6327B" w:rsidP="00E6327B">
      <w:pPr>
        <w:pStyle w:val="Heading2"/>
        <w:numPr>
          <w:ilvl w:val="1"/>
          <w:numId w:val="1"/>
        </w:numPr>
      </w:pPr>
      <w:bookmarkStart w:id="1575" w:name="_Toc454486714"/>
      <w:r>
        <w:t>Realizarea obiectivelor propuse</w:t>
      </w:r>
      <w:bookmarkEnd w:id="1575"/>
    </w:p>
    <w:p w14:paraId="2CD44039" w14:textId="77777777" w:rsidR="00026FE1" w:rsidRPr="00026FE1" w:rsidRDefault="00026FE1" w:rsidP="00026FE1">
      <w:r w:rsidRPr="00026FE1">
        <w:t>Sistemul care s-a realizat reuseste sa isi atinga scopul de a putea fi un sistem competitiv cu sistemele similare disponibile.</w:t>
      </w:r>
    </w:p>
    <w:p w14:paraId="65B09F86" w14:textId="77777777"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14:paraId="43E4C932" w14:textId="77777777"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14:paraId="3B07641F" w14:textId="77777777"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14:paraId="2598D4C0" w14:textId="77777777" w:rsidR="00EA4BD7" w:rsidRDefault="00026FE1" w:rsidP="00026FE1">
      <w:r w:rsidRPr="00026FE1">
        <w:t>Sistemul reuseste sa livreze un mediu usor de inteles şi de utilizat,</w:t>
      </w:r>
      <w:r w:rsidR="008051FC">
        <w:t xml:space="preserve"> fapt-</w:t>
      </w:r>
      <w:r w:rsidRPr="00026FE1">
        <w:t>sus</w:t>
      </w:r>
      <w:r w:rsidR="008051FC" w:rsidRPr="00026FE1">
        <w:t>ţ</w:t>
      </w:r>
      <w:r w:rsidRPr="00026FE1">
        <w: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14:paraId="73269B45" w14:textId="77777777" w:rsidR="0030365C" w:rsidRDefault="00682628" w:rsidP="0030365C">
      <w:pPr>
        <w:pStyle w:val="Heading2"/>
        <w:numPr>
          <w:ilvl w:val="1"/>
          <w:numId w:val="1"/>
        </w:numPr>
      </w:pPr>
      <w:bookmarkStart w:id="1576" w:name="_Toc454486715"/>
      <w:r>
        <w:t>Dezvolt</w:t>
      </w:r>
      <w:ins w:id="1577" w:author="Szabolcs Bene" w:date="2016-06-22T22:25:00Z">
        <w:r w:rsidR="00FB7262">
          <w:t>ă</w:t>
        </w:r>
      </w:ins>
      <w:del w:id="1578" w:author="Szabolcs Bene" w:date="2016-06-22T22:25:00Z">
        <w:r w:rsidDel="00FB7262">
          <w:delText>a</w:delText>
        </w:r>
      </w:del>
      <w:r>
        <w:t>ri ulterioare</w:t>
      </w:r>
      <w:bookmarkEnd w:id="1576"/>
    </w:p>
    <w:p w14:paraId="2B1F97E2" w14:textId="77777777" w:rsidR="003F76E4" w:rsidRDefault="005E4D1C" w:rsidP="005E4D1C">
      <w:r>
        <w:t>În general orice sistem informatic poate să benefi</w:t>
      </w:r>
      <w:r w:rsidR="003F76E4">
        <w:t>cieze de dezvoltări ulterioare și de extinderea funcționalităților.</w:t>
      </w:r>
    </w:p>
    <w:p w14:paraId="76128FA4" w14:textId="77777777"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1579" w:author="Szabolcs Bene" w:date="2016-06-21T21:52:00Z">
        <w:r w:rsidR="00645B9B">
          <w:t>ție</w:t>
        </w:r>
      </w:ins>
      <w:del w:id="1580" w:author="Szabolcs Bene" w:date="2016-06-21T21:51:00Z">
        <w:r w:rsidDel="00645B9B">
          <w:delText>re</w:delText>
        </w:r>
      </w:del>
      <w:r>
        <w:t xml:space="preserve">. </w:t>
      </w:r>
    </w:p>
    <w:p w14:paraId="411D7EEA" w14:textId="77777777"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video, se poate introduce funcţionalitatea de a modifică volumul sunetului sau de a opri sunetul de tot. Aceste </w:t>
      </w:r>
      <w:r>
        <w:lastRenderedPageBreak/>
        <w:t>dezvoltări pot să ofere şi schimbarea calităţii videoului transmis, dar şi schimbarea dimensiun</w:t>
      </w:r>
      <w:r w:rsidR="008051FC">
        <w:t xml:space="preserve">ea </w:t>
      </w:r>
      <w:r>
        <w:t xml:space="preserve">ferestrelor video. </w:t>
      </w:r>
    </w:p>
    <w:p w14:paraId="239AA60F" w14:textId="77777777" w:rsidR="005E4D1C" w:rsidRDefault="005E4D1C" w:rsidP="005E4D1C">
      <w:r>
        <w:t xml:space="preserve">Partea de interfaţă grafică se poate îmbunătăţi prin alegerea mai multer teme de interfaţă şi salvarea acestora. </w:t>
      </w:r>
    </w:p>
    <w:p w14:paraId="7EE15920" w14:textId="77777777"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14:paraId="26250C00" w14:textId="77777777" w:rsidR="006649FE" w:rsidRDefault="00803410" w:rsidP="003D1BA6">
      <w:pPr>
        <w:pStyle w:val="Heading1"/>
        <w:ind w:firstLine="0"/>
      </w:pPr>
      <w:bookmarkStart w:id="1581" w:name="h.26in1rg" w:colFirst="0" w:colLast="0"/>
      <w:bookmarkStart w:id="1582" w:name="_Toc454486716"/>
      <w:bookmarkEnd w:id="1581"/>
      <w:r>
        <w:lastRenderedPageBreak/>
        <w:t>Bibliografie</w:t>
      </w:r>
      <w:bookmarkEnd w:id="1582"/>
    </w:p>
    <w:p w14:paraId="764A1AB6" w14:textId="77777777" w:rsidR="00DB367D" w:rsidRDefault="00192D8B" w:rsidP="00D269B2">
      <w:pPr>
        <w:ind w:left="709" w:hanging="709"/>
      </w:pPr>
      <w:r>
        <w:t>[1</w:t>
      </w:r>
      <w:r w:rsidR="00EE5C03">
        <w:t>]</w:t>
      </w:r>
      <w:r w:rsidR="00EE5C03">
        <w:tab/>
        <w:t>Flanagan,David</w:t>
      </w:r>
      <w:ins w:id="1583" w:author="Szabolcs Bene" w:date="2016-06-21T23:17:00Z">
        <w:r w:rsidR="007B4697">
          <w:t xml:space="preserve">, </w:t>
        </w:r>
        <w:r w:rsidR="007B4697" w:rsidRPr="007B4697">
          <w:t>"</w:t>
        </w:r>
      </w:ins>
      <w:del w:id="1584"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1585"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14:paraId="13EFB999" w14:textId="77777777" w:rsidR="00FB07E7" w:rsidRDefault="00FB07E7" w:rsidP="00D269B2">
      <w:pPr>
        <w:ind w:left="709" w:hanging="709"/>
      </w:pPr>
      <w:r>
        <w:t>[2]</w:t>
      </w:r>
      <w:r>
        <w:tab/>
        <w:t>Flanagan,David</w:t>
      </w:r>
      <w:del w:id="1586" w:author="Szabolcs Bene" w:date="2016-06-21T23:18:00Z">
        <w:r w:rsidDel="007B4697">
          <w:delText>:</w:delText>
        </w:r>
      </w:del>
      <w:ins w:id="1587"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1588"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14:paraId="6EAFD143" w14:textId="695A5D70" w:rsidR="006422BA" w:rsidRDefault="006422BA" w:rsidP="00884AE1">
      <w:pPr>
        <w:ind w:left="709" w:hanging="709"/>
        <w:pPrChange w:id="1589" w:author="Szabolcs Bene" w:date="2016-06-23T22:49:00Z">
          <w:pPr>
            <w:ind w:firstLine="0"/>
          </w:pPr>
        </w:pPrChange>
      </w:pPr>
      <w:r>
        <w:t>[3]</w:t>
      </w:r>
      <w:r>
        <w:tab/>
      </w:r>
      <w:ins w:id="1590"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r w:rsidR="00167C7F">
        <w:fldChar w:fldCharType="begin"/>
      </w:r>
      <w:r w:rsidR="00167C7F">
        <w:instrText xml:space="preserve"> HYPERLINK "http://www.unix.org.ua/orelly/perl/cookbook/ch11_05.htm" </w:instrText>
      </w:r>
      <w:r w:rsidR="00167C7F">
        <w:fldChar w:fldCharType="separate"/>
      </w:r>
      <w:r w:rsidRPr="00192D8B">
        <w:t>"Perl Cookbook - 11.4. Taking References to Functions"</w:t>
      </w:r>
      <w:r w:rsidR="00167C7F">
        <w:fldChar w:fldCharType="end"/>
      </w:r>
      <w:ins w:id="1591" w:author="Szabolcs Bene" w:date="2016-06-21T23:15:00Z">
        <w:r w:rsidR="004C6A59">
          <w:t>, 2010</w:t>
        </w:r>
      </w:ins>
      <w:ins w:id="1592" w:author="Szabolcs Bene" w:date="2016-06-23T22:49:00Z">
        <w:r w:rsidR="00906794">
          <w:t xml:space="preserve">, </w:t>
        </w:r>
        <w:r w:rsidR="00906794" w:rsidRPr="00906794">
          <w:t>http://docstore.mik.ua/orelly/perl/cookbook/ch11_05.htm</w:t>
        </w:r>
      </w:ins>
    </w:p>
    <w:p w14:paraId="69FBD765" w14:textId="3A0AAD1D" w:rsidR="006C62F7" w:rsidRDefault="006649FE" w:rsidP="00D269B2">
      <w:pPr>
        <w:ind w:left="720" w:hanging="720"/>
      </w:pPr>
      <w:r>
        <w:t>[4]</w:t>
      </w:r>
      <w:r>
        <w:tab/>
      </w:r>
      <w:r w:rsidR="00A13637">
        <w:t>Williams</w:t>
      </w:r>
      <w:r>
        <w:t xml:space="preserve"> Alex</w:t>
      </w:r>
      <w:r w:rsidR="00A13637">
        <w:t>,</w:t>
      </w:r>
      <w:r w:rsidRPr="006649FE">
        <w:t> </w:t>
      </w:r>
      <w:hyperlink r:id="rId56" w:history="1">
        <w:r w:rsidRPr="006649FE">
          <w:t>"GitHub Pours Energies into Enterprise – Raises $100 Million From Power VC Andreessen Horowitz"</w:t>
        </w:r>
      </w:hyperlink>
      <w:r>
        <w:t>,</w:t>
      </w:r>
      <w:r w:rsidRPr="006649FE">
        <w:t xml:space="preserve"> 2012</w:t>
      </w:r>
      <w:ins w:id="1593" w:author="Szabolcs Bene" w:date="2016-06-23T22:58:00Z">
        <w:r w:rsidR="005B29E5">
          <w:t xml:space="preserve">, </w:t>
        </w:r>
        <w:r w:rsidR="005B29E5" w:rsidRPr="005B29E5">
          <w:rPr>
            <w:rPrChange w:id="1594" w:author="Szabolcs Bene" w:date="2016-06-23T22:58:00Z">
              <w:rPr>
                <w:rStyle w:val="apple-converted-space"/>
                <w:rFonts w:ascii="Arial" w:hAnsi="Arial" w:cs="Arial"/>
                <w:color w:val="252525"/>
                <w:sz w:val="19"/>
                <w:szCs w:val="19"/>
                <w:shd w:val="clear" w:color="auto" w:fill="FFFFFF"/>
              </w:rPr>
            </w:rPrChange>
          </w:rPr>
          <w:t> </w:t>
        </w:r>
        <w:r w:rsidR="005B29E5" w:rsidRPr="005B29E5">
          <w:rPr>
            <w:rPrChange w:id="1595" w:author="Szabolcs Bene" w:date="2016-06-23T22:58:00Z">
              <w:rPr>
                <w:rFonts w:ascii="Arial" w:hAnsi="Arial" w:cs="Arial"/>
                <w:i/>
                <w:iCs/>
                <w:color w:val="252525"/>
                <w:sz w:val="19"/>
                <w:szCs w:val="19"/>
                <w:shd w:val="clear" w:color="auto" w:fill="FFFFFF"/>
              </w:rPr>
            </w:rPrChange>
          </w:rPr>
          <w:t>Bits</w:t>
        </w:r>
        <w:r w:rsidR="005B29E5" w:rsidRPr="005B29E5">
          <w:rPr>
            <w:rPrChange w:id="1596" w:author="Szabolcs Bene" w:date="2016-06-23T22:58:00Z">
              <w:rPr>
                <w:rFonts w:ascii="Arial" w:hAnsi="Arial" w:cs="Arial"/>
                <w:color w:val="252525"/>
                <w:sz w:val="19"/>
                <w:szCs w:val="19"/>
                <w:shd w:val="clear" w:color="auto" w:fill="FFFFFF"/>
              </w:rPr>
            </w:rPrChange>
          </w:rPr>
          <w:t>. The New York Times</w:t>
        </w:r>
      </w:ins>
    </w:p>
    <w:p w14:paraId="7D8338CC" w14:textId="77777777" w:rsidR="00265356" w:rsidRPr="00C74792" w:rsidRDefault="00265356" w:rsidP="00D269B2">
      <w:pPr>
        <w:ind w:left="709" w:hanging="709"/>
        <w:rPr>
          <w:rPrChange w:id="1597" w:author="Szabolcs Bene" w:date="2016-06-23T23:08:00Z">
            <w:rPr>
              <w:rStyle w:val="Hyperlink"/>
            </w:rPr>
          </w:rPrChange>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r w:rsidR="00167C7F">
        <w:fldChar w:fldCharType="begin"/>
      </w:r>
      <w:r w:rsidR="00167C7F">
        <w:instrText xml:space="preserve"> HYPERLINK "http://tools.ietf.org/html/draft-ietf-rtcweb-rtp-usage-02" </w:instrText>
      </w:r>
      <w:r w:rsidR="00167C7F">
        <w:fldChar w:fldCharType="separate"/>
      </w:r>
      <w:r w:rsidR="00653412" w:rsidRPr="00C74792">
        <w:rPr>
          <w:rPrChange w:id="1598" w:author="Szabolcs Bene" w:date="2016-06-23T23:08:00Z">
            <w:rPr>
              <w:rStyle w:val="Hyperlink"/>
            </w:rPr>
          </w:rPrChange>
        </w:rPr>
        <w:t>http://tools.ietf.org/html/draft-ietf-rtcweb-rtp-usage-02</w:t>
      </w:r>
      <w:r w:rsidR="00167C7F" w:rsidRPr="00C74792">
        <w:rPr>
          <w:rPrChange w:id="1599" w:author="Szabolcs Bene" w:date="2016-06-23T23:08:00Z">
            <w:rPr>
              <w:rStyle w:val="Hyperlink"/>
            </w:rPr>
          </w:rPrChange>
        </w:rPr>
        <w:fldChar w:fldCharType="end"/>
      </w:r>
    </w:p>
    <w:p w14:paraId="2E26D4A9" w14:textId="43E5E1EE" w:rsidR="000F0D73" w:rsidRPr="000F0D73" w:rsidRDefault="000F0D73" w:rsidP="00D269B2">
      <w:pPr>
        <w:ind w:left="709" w:hanging="709"/>
      </w:pPr>
      <w:r>
        <w:t>[6]</w:t>
      </w:r>
      <w:r>
        <w:tab/>
      </w:r>
      <w:ins w:id="1600"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1601" w:author="Szabolcs Bene" w:date="2016-06-21T23:16:00Z">
        <w:r w:rsidR="00670351" w:rsidRPr="005B29E5">
          <w:rPr>
            <w:rPrChange w:id="1602" w:author="Szabolcs Bene" w:date="2016-06-23T22:59:00Z">
              <w:rPr>
                <w:lang w:val="en-US"/>
              </w:rPr>
            </w:rPrChange>
          </w:rPr>
          <w:t>"</w:t>
        </w:r>
      </w:ins>
      <w:r w:rsidRPr="000F0D73">
        <w:t>World Wide Web Consortium</w:t>
      </w:r>
      <w:r>
        <w:t>: Conformance</w:t>
      </w:r>
      <w:ins w:id="1603"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1604" w:author="Szabolcs Bene" w:date="2016-06-21T23:17:00Z">
        <w:r w:rsidRPr="000F0D73" w:rsidDel="00C47738">
          <w:delText>1997</w:delText>
        </w:r>
      </w:del>
      <w:ins w:id="1605" w:author="Szabolcs Bene" w:date="2016-06-21T23:17:00Z">
        <w:r w:rsidR="00C47738">
          <w:t>200</w:t>
        </w:r>
        <w:r w:rsidR="00C47738" w:rsidRPr="000F0D73">
          <w:t>7</w:t>
        </w:r>
      </w:ins>
      <w:ins w:id="1606" w:author="Szabolcs Bene" w:date="2016-06-23T22:59:00Z">
        <w:r w:rsidR="005B29E5">
          <w:t xml:space="preserve">, </w:t>
        </w:r>
        <w:r w:rsidR="005B29E5" w:rsidRPr="005B29E5">
          <w:rPr>
            <w:rPrChange w:id="1607" w:author="Szabolcs Bene" w:date="2016-06-23T22:59:00Z">
              <w:rPr>
                <w:rFonts w:ascii="Arial" w:hAnsi="Arial" w:cs="Arial"/>
                <w:i/>
                <w:iCs/>
                <w:color w:val="252525"/>
                <w:sz w:val="19"/>
                <w:szCs w:val="19"/>
                <w:shd w:val="clear" w:color="auto" w:fill="FFFFFF"/>
              </w:rPr>
            </w:rPrChange>
          </w:rPr>
          <w:t>ournal of Marketing Communications</w:t>
        </w:r>
        <w:r w:rsidR="005B29E5" w:rsidRPr="005B29E5">
          <w:rPr>
            <w:rPrChange w:id="1608" w:author="Szabolcs Bene" w:date="2016-06-23T22:59:00Z">
              <w:rPr>
                <w:rStyle w:val="apple-converted-space"/>
                <w:rFonts w:ascii="Arial" w:hAnsi="Arial" w:cs="Arial"/>
                <w:color w:val="252525"/>
                <w:sz w:val="19"/>
                <w:szCs w:val="19"/>
                <w:shd w:val="clear" w:color="auto" w:fill="FFFFFF"/>
              </w:rPr>
            </w:rPrChange>
          </w:rPr>
          <w:t> (ed.</w:t>
        </w:r>
        <w:r w:rsidR="005B29E5" w:rsidRPr="005B29E5">
          <w:rPr>
            <w:rPrChange w:id="1609" w:author="Szabolcs Bene" w:date="2016-06-23T22:59:00Z">
              <w:rPr>
                <w:rFonts w:ascii="Arial" w:hAnsi="Arial" w:cs="Arial"/>
                <w:b/>
                <w:bCs/>
                <w:color w:val="252525"/>
                <w:sz w:val="19"/>
                <w:szCs w:val="19"/>
                <w:shd w:val="clear" w:color="auto" w:fill="FFFFFF"/>
              </w:rPr>
            </w:rPrChange>
          </w:rPr>
          <w:t>5)</w:t>
        </w:r>
      </w:ins>
      <w:del w:id="1610" w:author="Szabolcs Bene" w:date="2016-06-23T22:59:00Z">
        <w:r w:rsidRPr="000F0D73" w:rsidDel="005B29E5">
          <w:delText>.</w:delText>
        </w:r>
      </w:del>
    </w:p>
    <w:p w14:paraId="22B91643" w14:textId="2A507B54" w:rsidR="00F76A13" w:rsidRDefault="00F76A13" w:rsidP="00D269B2">
      <w:pPr>
        <w:ind w:left="709" w:hanging="709"/>
      </w:pPr>
      <w:r>
        <w:t>[7]</w:t>
      </w:r>
      <w:r>
        <w:tab/>
      </w:r>
      <w:del w:id="1611" w:author="Szabolcs Bene" w:date="2016-06-23T22:59:00Z">
        <w:r w:rsidRPr="000341F0" w:rsidDel="00604149">
          <w:rPr>
            <w:rPrChange w:id="1612" w:author="Szabolcs Bene" w:date="2016-06-23T23:06:00Z">
              <w:rPr>
                <w:rStyle w:val="apple-converted-space"/>
                <w:rFonts w:ascii="Arial" w:hAnsi="Arial" w:cs="Arial"/>
                <w:color w:val="252525"/>
                <w:sz w:val="19"/>
                <w:szCs w:val="19"/>
                <w:shd w:val="clear" w:color="auto" w:fill="FFFFFF"/>
              </w:rPr>
            </w:rPrChange>
          </w:rPr>
          <w:delText> </w:delText>
        </w:r>
      </w:del>
      <w:r w:rsidRPr="000341F0">
        <w:t>Udemy</w:t>
      </w:r>
      <w:ins w:id="1613" w:author="Szabolcs Bene" w:date="2016-06-21T23:15:00Z">
        <w:r w:rsidR="005327A7" w:rsidRPr="000341F0">
          <w:t>, H</w:t>
        </w:r>
      </w:ins>
      <w:r w:rsidRPr="000341F0">
        <w:t>,</w:t>
      </w:r>
      <w:r w:rsidRPr="000341F0">
        <w:rPr>
          <w:rPrChange w:id="1614" w:author="Szabolcs Bene" w:date="2016-06-23T23:06:00Z">
            <w:rPr>
              <w:i/>
              <w:iCs/>
            </w:rPr>
          </w:rPrChange>
        </w:rPr>
        <w:t xml:space="preserve"> </w:t>
      </w:r>
      <w:hyperlink r:id="rId57" w:history="1">
        <w:r w:rsidRPr="008B7613">
          <w:t>"Downloading and installing XAMPP"</w:t>
        </w:r>
      </w:hyperlink>
      <w:r w:rsidRPr="00DD5086">
        <w:t>,</w:t>
      </w:r>
      <w:ins w:id="1615" w:author="Szabolcs Bene" w:date="2016-06-23T22:59:00Z">
        <w:r w:rsidR="005B29E5" w:rsidRPr="00DD5086">
          <w:t xml:space="preserve"> </w:t>
        </w:r>
      </w:ins>
      <w:r w:rsidRPr="00DD5086">
        <w:t>2014</w:t>
      </w:r>
      <w:ins w:id="1616" w:author="Szabolcs Bene" w:date="2016-06-23T23:00:00Z">
        <w:r w:rsidR="00DD5086" w:rsidRPr="00DD5086">
          <w:t xml:space="preserve">, </w:t>
        </w:r>
        <w:r w:rsidR="00DD5086" w:rsidRPr="00DD5086">
          <w:rPr>
            <w:rPrChange w:id="1617" w:author="Szabolcs Bene" w:date="2016-06-23T23:00:00Z">
              <w:rPr>
                <w:rFonts w:ascii="Arial" w:hAnsi="Arial" w:cs="Arial"/>
                <w:color w:val="252525"/>
                <w:sz w:val="19"/>
                <w:szCs w:val="19"/>
                <w:shd w:val="clear" w:color="auto" w:fill="FFFFFF"/>
              </w:rPr>
            </w:rPrChange>
          </w:rPr>
          <w:t>Masunduh (ed. 2)</w:t>
        </w:r>
      </w:ins>
    </w:p>
    <w:p w14:paraId="3197CB07" w14:textId="195886A5" w:rsidR="00653412" w:rsidRDefault="00E967F8" w:rsidP="00D269B2">
      <w:pPr>
        <w:ind w:left="709" w:hanging="709"/>
      </w:pPr>
      <w:r>
        <w:t>[8</w:t>
      </w:r>
      <w:r w:rsidR="00653412">
        <w:t>]</w:t>
      </w:r>
      <w:r w:rsidR="00653412">
        <w:tab/>
      </w:r>
      <w:r w:rsidR="00653412" w:rsidRPr="00653412">
        <w:t>Owusu-Ansah Godfred</w:t>
      </w:r>
      <w:r w:rsidR="00653412">
        <w:t xml:space="preserve">, </w:t>
      </w:r>
      <w:hyperlink r:id="rId58" w:history="1">
        <w:r w:rsidR="00653412" w:rsidRPr="00653412">
          <w:t>"Where XAMPP is used commonly and what it can do."</w:t>
        </w:r>
      </w:hyperlink>
      <w:r w:rsidR="008D07CA">
        <w:t>, 2012</w:t>
      </w:r>
      <w:ins w:id="1618" w:author="Szabolcs Bene" w:date="2016-06-23T23:00:00Z">
        <w:r w:rsidR="007F38A2">
          <w:t xml:space="preserve">, </w:t>
        </w:r>
        <w:r w:rsidR="007F38A2" w:rsidRPr="000341F0">
          <w:rPr>
            <w:rPrChange w:id="1619" w:author="Szabolcs Bene" w:date="2016-06-23T23:06:00Z">
              <w:rPr>
                <w:rFonts w:ascii="Arial" w:hAnsi="Arial" w:cs="Arial"/>
                <w:color w:val="252525"/>
                <w:sz w:val="19"/>
                <w:szCs w:val="19"/>
                <w:shd w:val="clear" w:color="auto" w:fill="FFFFFF"/>
              </w:rPr>
            </w:rPrChange>
          </w:rPr>
          <w:t>Apachefriends.org</w:t>
        </w:r>
      </w:ins>
      <w:del w:id="1620" w:author="Szabolcs Bene" w:date="2016-06-23T23:00:00Z">
        <w:r w:rsidR="008D07CA" w:rsidRPr="000341F0" w:rsidDel="007F38A2">
          <w:delText>.</w:delText>
        </w:r>
      </w:del>
    </w:p>
    <w:p w14:paraId="27549859" w14:textId="2D1C284A" w:rsidR="008B7613" w:rsidRPr="000341F0" w:rsidRDefault="00702E0E" w:rsidP="00D269B2">
      <w:pPr>
        <w:ind w:left="709" w:hanging="709"/>
      </w:pPr>
      <w:r w:rsidRPr="000341F0">
        <w:t>[9]</w:t>
      </w:r>
      <w:r w:rsidRPr="000341F0">
        <w:tab/>
      </w:r>
      <w:ins w:id="1621" w:author="Szabolcs Bene" w:date="2016-06-21T23:15:00Z">
        <w:r w:rsidR="000656E6">
          <w:t xml:space="preserve">Williams Alex, </w:t>
        </w:r>
        <w:r w:rsidR="000656E6" w:rsidRPr="000656E6">
          <w:t>"</w:t>
        </w:r>
      </w:ins>
      <w:hyperlink r:id="rId59" w:history="1">
        <w:r w:rsidRPr="00192D8B">
          <w:t>Charter of the Real-Time Commun</w:t>
        </w:r>
        <w:r>
          <w:t>ication in WEB-browsers</w:t>
        </w:r>
        <w:r w:rsidRPr="00192D8B">
          <w:t xml:space="preserve"> working group</w:t>
        </w:r>
      </w:hyperlink>
      <w:ins w:id="1622" w:author="Szabolcs Bene" w:date="2016-06-21T23:15:00Z">
        <w:r w:rsidR="000656E6" w:rsidRPr="000656E6">
          <w:t>"</w:t>
        </w:r>
        <w:r w:rsidR="000656E6">
          <w:t>, 2013</w:t>
        </w:r>
      </w:ins>
      <w:ins w:id="1623" w:author="Szabolcs Bene" w:date="2016-06-23T23:01:00Z">
        <w:r w:rsidR="00491EC3">
          <w:t xml:space="preserve">, </w:t>
        </w:r>
        <w:r w:rsidR="00491EC3" w:rsidRPr="00491EC3">
          <w:rPr>
            <w:rPrChange w:id="1624" w:author="Szabolcs Bene" w:date="2016-06-23T23:02:00Z">
              <w:rPr>
                <w:rFonts w:ascii="Arial" w:hAnsi="Arial" w:cs="Arial"/>
                <w:color w:val="252525"/>
                <w:sz w:val="19"/>
                <w:szCs w:val="19"/>
                <w:shd w:val="clear" w:color="auto" w:fill="FFFFFF"/>
              </w:rPr>
            </w:rPrChange>
          </w:rPr>
          <w:t>Blogs.trilogy-lte.com</w:t>
        </w:r>
      </w:ins>
    </w:p>
    <w:p w14:paraId="736548C6" w14:textId="4495F71B"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1625" w:author="Szabolcs Bene" w:date="2016-06-21T23:18:00Z">
        <w:r w:rsidR="00327EA5">
          <w:t>Alex G</w:t>
        </w:r>
      </w:ins>
      <w:del w:id="1626" w:author="Szabolcs Bene" w:date="2016-06-21T23:18:00Z">
        <w:r w:rsidRPr="00192D8B" w:rsidDel="00327EA5">
          <w:delText>Google</w:delText>
        </w:r>
      </w:del>
      <w:ins w:id="1627" w:author="Szabolcs Bene" w:date="2016-06-21T23:17:00Z">
        <w:r w:rsidR="006A3149">
          <w:t xml:space="preserve">, </w:t>
        </w:r>
        <w:r w:rsidR="006A3149" w:rsidRPr="006A3149">
          <w:t>"</w:t>
        </w:r>
      </w:ins>
      <w:del w:id="1628" w:author="Szabolcs Bene" w:date="2016-06-21T23:17:00Z">
        <w:r w:rsidRPr="00192D8B" w:rsidDel="006A3149">
          <w:delText xml:space="preserve"> release of </w:delText>
        </w:r>
      </w:del>
      <w:r w:rsidRPr="00192D8B">
        <w:t xml:space="preserve">WebRTC source code from </w:t>
      </w:r>
      <w:r>
        <w:t>Harald Alvestrand</w:t>
      </w:r>
      <w:ins w:id="1629" w:author="Szabolcs Bene" w:date="2016-06-21T23:17:00Z">
        <w:r w:rsidR="006A3149" w:rsidRPr="006A3149">
          <w:t>"</w:t>
        </w:r>
      </w:ins>
      <w:r>
        <w:t>,</w:t>
      </w:r>
      <w:r w:rsidRPr="00192D8B">
        <w:t xml:space="preserve"> 2011</w:t>
      </w:r>
      <w:r w:rsidR="00371A96">
        <w:fldChar w:fldCharType="end"/>
      </w:r>
      <w:ins w:id="1630" w:author="Szabolcs Bene" w:date="2016-06-23T23:02:00Z">
        <w:r w:rsidR="007F1727">
          <w:t xml:space="preserve">, </w:t>
        </w:r>
        <w:r w:rsidR="007F1727" w:rsidRPr="000341F0">
          <w:rPr>
            <w:rPrChange w:id="1631" w:author="Szabolcs Bene" w:date="2016-06-23T23:06:00Z">
              <w:rPr>
                <w:rFonts w:ascii="Arial" w:hAnsi="Arial" w:cs="Arial"/>
                <w:color w:val="252525"/>
                <w:sz w:val="19"/>
                <w:szCs w:val="19"/>
                <w:shd w:val="clear" w:color="auto" w:fill="FFFFFF"/>
              </w:rPr>
            </w:rPrChange>
          </w:rPr>
          <w:t>Mozilla.org</w:t>
        </w:r>
      </w:ins>
      <w:del w:id="1632" w:author="Szabolcs Bene" w:date="2016-06-23T23:02:00Z">
        <w:r w:rsidDel="007F1727">
          <w:delText>.</w:delText>
        </w:r>
      </w:del>
    </w:p>
    <w:p w14:paraId="0FA5C7D9" w14:textId="080B81A8" w:rsidR="00F547CF" w:rsidRPr="00192D8B" w:rsidRDefault="0079638E" w:rsidP="001F198C">
      <w:pPr>
        <w:ind w:left="709" w:hanging="709"/>
      </w:pPr>
      <w:r>
        <w:t>[11]</w:t>
      </w:r>
      <w:r>
        <w:tab/>
      </w:r>
      <w:r w:rsidRPr="0079638E">
        <w:t>Whatwg.org</w:t>
      </w:r>
      <w:r>
        <w:t xml:space="preserve">, </w:t>
      </w:r>
      <w:hyperlink r:id="rId60" w:anchor="history-1" w:history="1">
        <w:r w:rsidRPr="00192D8B">
          <w:t>"Introduction — HTML Standard"</w:t>
        </w:r>
      </w:hyperlink>
      <w:r>
        <w:t>, 2012</w:t>
      </w:r>
      <w:ins w:id="1633" w:author="Szabolcs Bene" w:date="2016-06-23T23:03:00Z">
        <w:r w:rsidR="000341F0">
          <w:t xml:space="preserve">, </w:t>
        </w:r>
        <w:r w:rsidR="000341F0" w:rsidRPr="000341F0">
          <w:rPr>
            <w:rPrChange w:id="1634" w:author="Szabolcs Bene" w:date="2016-06-23T23:06:00Z">
              <w:rPr>
                <w:rFonts w:ascii="Arial" w:hAnsi="Arial" w:cs="Arial"/>
                <w:color w:val="252525"/>
                <w:sz w:val="19"/>
                <w:szCs w:val="19"/>
                <w:shd w:val="clear" w:color="auto" w:fill="FFFFFF"/>
              </w:rPr>
            </w:rPrChange>
          </w:rPr>
          <w:t>IETF IIIR Working Group</w:t>
        </w:r>
      </w:ins>
    </w:p>
    <w:p w14:paraId="65F0834E" w14:textId="5CCF6414" w:rsidR="00F547CF" w:rsidRPr="00192D8B" w:rsidRDefault="00EC272B" w:rsidP="00265356">
      <w:pPr>
        <w:ind w:left="709" w:hanging="709"/>
      </w:pPr>
      <w:r>
        <w:t>[12]</w:t>
      </w:r>
      <w:r>
        <w:tab/>
      </w:r>
      <w:hyperlink r:id="rId61" w:history="1">
        <w:r w:rsidRPr="00192D8B">
          <w:t>"WebRTC 1.0: Real-time Communication Between Browsers"</w:t>
        </w:r>
      </w:hyperlink>
      <w:r>
        <w:t>, 2012</w:t>
      </w:r>
      <w:ins w:id="1635" w:author="Szabolcs Bene" w:date="2016-06-23T23:03:00Z">
        <w:r w:rsidR="000341F0">
          <w:t xml:space="preserve">, </w:t>
        </w:r>
        <w:r w:rsidR="000341F0" w:rsidRPr="000341F0">
          <w:rPr>
            <w:rPrChange w:id="1636" w:author="Szabolcs Bene" w:date="2016-06-23T23:06:00Z">
              <w:rPr>
                <w:rFonts w:ascii="Arial" w:hAnsi="Arial" w:cs="Arial"/>
                <w:color w:val="252525"/>
                <w:sz w:val="19"/>
                <w:szCs w:val="19"/>
                <w:shd w:val="clear" w:color="auto" w:fill="FFFFFF"/>
              </w:rPr>
            </w:rPrChange>
          </w:rPr>
          <w:t>Dev.w3.org</w:t>
        </w:r>
      </w:ins>
    </w:p>
    <w:p w14:paraId="56EA3F5F" w14:textId="65469A21"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ins w:id="1637" w:author="Szabolcs Bene" w:date="2016-06-23T23:03:00Z">
        <w:r w:rsidR="000341F0">
          <w:t xml:space="preserve">, </w:t>
        </w:r>
        <w:r w:rsidR="000341F0" w:rsidRPr="000341F0">
          <w:rPr>
            <w:rPrChange w:id="1638" w:author="Szabolcs Bene" w:date="2016-06-23T23:06:00Z">
              <w:rPr>
                <w:rFonts w:ascii="Arial" w:hAnsi="Arial" w:cs="Arial"/>
                <w:color w:val="252525"/>
                <w:sz w:val="19"/>
                <w:szCs w:val="19"/>
                <w:shd w:val="clear" w:color="auto" w:fill="FFFFFF"/>
              </w:rPr>
            </w:rPrChange>
          </w:rPr>
          <w:t>O'Reilly Media, Inc</w:t>
        </w:r>
      </w:ins>
    </w:p>
    <w:p w14:paraId="738DF8E6" w14:textId="198FC549" w:rsidR="005E0668" w:rsidRPr="00192D8B" w:rsidRDefault="005E0668" w:rsidP="00E2636F">
      <w:pPr>
        <w:ind w:left="709" w:hanging="709"/>
      </w:pPr>
      <w:r>
        <w:t>[14]</w:t>
      </w:r>
      <w:r>
        <w:tab/>
      </w:r>
      <w:r w:rsidRPr="00192D8B">
        <w:t>W3C: PeerConnection</w:t>
      </w:r>
      <w:ins w:id="1639" w:author="Szabolcs Bene" w:date="2016-06-21T23:19:00Z">
        <w:r w:rsidR="00B0631C">
          <w:t xml:space="preserve">, </w:t>
        </w:r>
      </w:ins>
      <w:ins w:id="1640" w:author="Szabolcs Bene" w:date="2016-06-21T23:20:00Z">
        <w:r w:rsidR="00B0631C" w:rsidRPr="00B0631C">
          <w:t>"</w:t>
        </w:r>
      </w:ins>
      <w:del w:id="1641" w:author="Szabolcs Bene" w:date="2016-06-21T23:19:00Z">
        <w:r w:rsidRPr="00192D8B" w:rsidDel="00B0631C">
          <w:delText xml:space="preserve">. </w:delText>
        </w:r>
      </w:del>
      <w:r w:rsidRPr="00192D8B">
        <w:t>Working Draft</w:t>
      </w:r>
      <w:ins w:id="1642" w:author="Szabolcs Bene" w:date="2016-06-23T23:04:00Z">
        <w:r w:rsidR="000341F0">
          <w:t>,</w:t>
        </w:r>
      </w:ins>
      <w:del w:id="1643" w:author="Szabolcs Bene" w:date="2016-06-23T23:04:00Z">
        <w:r w:rsidRPr="00192D8B" w:rsidDel="000341F0">
          <w:delText>.</w:delText>
        </w:r>
      </w:del>
      <w:r w:rsidRPr="00192D8B">
        <w:t xml:space="preserve"> http://dev.w3.org/2011/webrtc/</w:t>
      </w:r>
    </w:p>
    <w:p w14:paraId="28928425" w14:textId="0F95C79F" w:rsidR="005E0668" w:rsidRDefault="005E0668" w:rsidP="00E2636F">
      <w:pPr>
        <w:ind w:left="709" w:firstLine="0"/>
      </w:pPr>
      <w:r w:rsidRPr="00192D8B">
        <w:t>editor/webrtc-20111004.html#peerco</w:t>
      </w:r>
      <w:r>
        <w:t>nnection</w:t>
      </w:r>
      <w:ins w:id="1644" w:author="Szabolcs Bene" w:date="2016-06-21T23:20:00Z">
        <w:r w:rsidR="00B0631C" w:rsidRPr="00B0631C">
          <w:t>"</w:t>
        </w:r>
      </w:ins>
      <w:r>
        <w:t>, 2011</w:t>
      </w:r>
      <w:ins w:id="1645" w:author="Szabolcs Bene" w:date="2016-06-23T23:04:00Z">
        <w:r w:rsidR="000341F0">
          <w:t xml:space="preserve">, </w:t>
        </w:r>
        <w:r w:rsidR="000341F0" w:rsidRPr="000341F0">
          <w:rPr>
            <w:rPrChange w:id="1646" w:author="Szabolcs Bene" w:date="2016-06-23T23:06:00Z">
              <w:rPr>
                <w:rFonts w:ascii="Arial" w:hAnsi="Arial" w:cs="Arial"/>
                <w:color w:val="252525"/>
                <w:sz w:val="19"/>
                <w:szCs w:val="19"/>
                <w:shd w:val="clear" w:color="auto" w:fill="FFFFFF"/>
              </w:rPr>
            </w:rPrChange>
          </w:rPr>
          <w:t>The Conversations Network</w:t>
        </w:r>
      </w:ins>
    </w:p>
    <w:p w14:paraId="17E44B32" w14:textId="70C5C465" w:rsidR="00E2636F" w:rsidRDefault="00E2636F" w:rsidP="00E2636F">
      <w:pPr>
        <w:ind w:left="709" w:hanging="709"/>
      </w:pPr>
      <w:r>
        <w:t>[15]</w:t>
      </w:r>
      <w:r>
        <w:tab/>
      </w:r>
      <w:ins w:id="1647" w:author="Szabolcs Bene" w:date="2016-06-22T22:57:00Z">
        <w:r w:rsidR="00B9377F">
          <w:t xml:space="preserve">John C, </w:t>
        </w:r>
      </w:ins>
      <w:r w:rsidRPr="00E2636F">
        <w:t>PHP Manual</w:t>
      </w:r>
      <w:r>
        <w:t xml:space="preserve">, </w:t>
      </w:r>
      <w:hyperlink r:id="rId62" w:history="1">
        <w:r w:rsidRPr="00E2636F">
          <w:t>"Introduction: What can PHP do?"</w:t>
        </w:r>
      </w:hyperlink>
      <w:r>
        <w:t>, 2009</w:t>
      </w:r>
      <w:ins w:id="1648" w:author="Szabolcs Bene" w:date="2016-06-23T23:04:00Z">
        <w:r w:rsidR="000341F0">
          <w:t xml:space="preserve">, </w:t>
        </w:r>
        <w:r w:rsidR="000341F0" w:rsidRPr="000341F0">
          <w:rPr>
            <w:rPrChange w:id="1649" w:author="Szabolcs Bene" w:date="2016-06-23T23:06:00Z">
              <w:rPr>
                <w:rFonts w:ascii="Arial" w:hAnsi="Arial" w:cs="Arial"/>
                <w:color w:val="252525"/>
                <w:sz w:val="19"/>
                <w:szCs w:val="19"/>
                <w:shd w:val="clear" w:color="auto" w:fill="FFFFFF"/>
              </w:rPr>
            </w:rPrChange>
          </w:rPr>
          <w:t>The PHP Group</w:t>
        </w:r>
      </w:ins>
    </w:p>
    <w:p w14:paraId="2C258925" w14:textId="7EA12BE3"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ins w:id="1650" w:author="Szabolcs Bene" w:date="2016-06-23T23:05:00Z">
        <w:r w:rsidR="000341F0">
          <w:t xml:space="preserve">, </w:t>
        </w:r>
        <w:r w:rsidR="000341F0" w:rsidRPr="000341F0">
          <w:rPr>
            <w:rPrChange w:id="1651" w:author="Szabolcs Bene" w:date="2016-06-23T23:06:00Z">
              <w:rPr>
                <w:rFonts w:ascii="Arial" w:hAnsi="Arial" w:cs="Arial"/>
                <w:i/>
                <w:iCs/>
                <w:color w:val="252525"/>
                <w:sz w:val="19"/>
                <w:szCs w:val="19"/>
                <w:shd w:val="clear" w:color="auto" w:fill="FFFFFF"/>
              </w:rPr>
            </w:rPrChange>
          </w:rPr>
          <w:t>Pattern-Oriented Software Architecture</w:t>
        </w:r>
      </w:ins>
    </w:p>
    <w:p w14:paraId="370B0AF6" w14:textId="1D825A1F"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3"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ins w:id="1652" w:author="Szabolcs Bene" w:date="2016-06-23T23:05:00Z">
        <w:r w:rsidR="000341F0">
          <w:t xml:space="preserve">, </w:t>
        </w:r>
        <w:r w:rsidR="000341F0" w:rsidRPr="000341F0">
          <w:rPr>
            <w:rPrChange w:id="1653" w:author="Szabolcs Bene" w:date="2016-06-23T23:06:00Z">
              <w:rPr>
                <w:rFonts w:ascii="Arial" w:hAnsi="Arial" w:cs="Arial"/>
                <w:color w:val="252525"/>
                <w:sz w:val="19"/>
                <w:szCs w:val="19"/>
                <w:shd w:val="clear" w:color="auto" w:fill="FFFFFF"/>
              </w:rPr>
            </w:rPrChange>
          </w:rPr>
          <w:t>IEEE Enterprise Distributed Object Computing Conference</w:t>
        </w:r>
      </w:ins>
    </w:p>
    <w:p w14:paraId="3DB053E3" w14:textId="07741904"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ins w:id="1654" w:author="Szabolcs Bene" w:date="2016-06-23T23:06:00Z">
        <w:r w:rsidR="000341F0">
          <w:t xml:space="preserve"> </w:t>
        </w:r>
      </w:ins>
    </w:p>
    <w:p w14:paraId="308F011C" w14:textId="3058A95C" w:rsidR="00AB5044" w:rsidRDefault="00AB5044" w:rsidP="00E2636F">
      <w:pPr>
        <w:ind w:left="709" w:hanging="709"/>
      </w:pPr>
      <w:r>
        <w:t>[19]</w:t>
      </w:r>
      <w:r>
        <w:tab/>
      </w:r>
      <w:r w:rsidRPr="00AB5044">
        <w:t xml:space="preserve">Ian </w:t>
      </w:r>
      <w:r>
        <w:t xml:space="preserve">Fette, Alexey Melnikov, </w:t>
      </w:r>
      <w:r w:rsidRPr="00AB5044">
        <w:t> </w:t>
      </w:r>
      <w:hyperlink r:id="rId64" w:anchor="section-1.7" w:history="1">
        <w:r w:rsidRPr="00AB5044">
          <w:t>"Relationship to TCP and HTTP"</w:t>
        </w:r>
      </w:hyperlink>
      <w:r>
        <w:t xml:space="preserve">, </w:t>
      </w:r>
      <w:r w:rsidRPr="00AB5044">
        <w:t>2011</w:t>
      </w:r>
      <w:ins w:id="1655" w:author="Szabolcs Bene" w:date="2016-06-23T23:06:00Z">
        <w:r w:rsidR="000341F0">
          <w:t xml:space="preserve">, </w:t>
        </w:r>
        <w:r w:rsidR="000341F0" w:rsidRPr="000341F0">
          <w:rPr>
            <w:rPrChange w:id="1656" w:author="Szabolcs Bene" w:date="2016-06-23T23:06:00Z">
              <w:rPr>
                <w:rStyle w:val="apple-converted-space"/>
                <w:rFonts w:ascii="Arial" w:hAnsi="Arial" w:cs="Arial"/>
                <w:color w:val="252525"/>
                <w:sz w:val="19"/>
                <w:szCs w:val="19"/>
                <w:shd w:val="clear" w:color="auto" w:fill="FFFFFF"/>
              </w:rPr>
            </w:rPrChange>
          </w:rPr>
          <w:t> </w:t>
        </w:r>
        <w:r w:rsidR="000341F0">
          <w:fldChar w:fldCharType="begin"/>
        </w:r>
        <w:r w:rsidR="000341F0">
          <w:instrText xml:space="preserve"> HYPERLINK "https://en.wikipedia.org/wiki/World_Wide_Web_Consortium" \o "World Wide Web Consortium" </w:instrText>
        </w:r>
        <w:r w:rsidR="000341F0">
          <w:fldChar w:fldCharType="separate"/>
        </w:r>
        <w:r w:rsidR="000341F0" w:rsidRPr="000341F0">
          <w:rPr>
            <w:rPrChange w:id="1657" w:author="Szabolcs Bene" w:date="2016-06-23T23:06:00Z">
              <w:rPr>
                <w:rStyle w:val="Hyperlink"/>
                <w:rFonts w:ascii="Arial" w:hAnsi="Arial" w:cs="Arial"/>
                <w:color w:val="0B0080"/>
                <w:sz w:val="19"/>
                <w:szCs w:val="19"/>
                <w:shd w:val="clear" w:color="auto" w:fill="FFFFFF"/>
              </w:rPr>
            </w:rPrChange>
          </w:rPr>
          <w:t>World Wide Web Consortium</w:t>
        </w:r>
        <w:r w:rsidR="000341F0">
          <w:fldChar w:fldCharType="end"/>
        </w:r>
      </w:ins>
    </w:p>
    <w:p w14:paraId="792A5A3F" w14:textId="49CFF5CC" w:rsidR="00AF35D8" w:rsidRDefault="00AF35D8" w:rsidP="00E2636F">
      <w:pPr>
        <w:ind w:left="709" w:hanging="709"/>
      </w:pPr>
      <w:r>
        <w:t>[20]</w:t>
      </w:r>
      <w:r>
        <w:tab/>
        <w:t xml:space="preserve">Peter, Lubbers, </w:t>
      </w:r>
      <w:hyperlink r:id="rId65" w:history="1">
        <w:r w:rsidRPr="00AF35D8">
          <w:t>"How Web Sockets Interact With Proxy Servers"</w:t>
        </w:r>
      </w:hyperlink>
      <w:r>
        <w:t xml:space="preserve">, </w:t>
      </w:r>
      <w:r w:rsidRPr="00AF35D8">
        <w:t>2010</w:t>
      </w:r>
      <w:ins w:id="1658" w:author="Szabolcs Bene" w:date="2016-06-23T23:07:00Z">
        <w:r w:rsidR="006C2D54">
          <w:t xml:space="preserve">, </w:t>
        </w:r>
        <w:r w:rsidR="006C2D54" w:rsidRPr="00C74792">
          <w:rPr>
            <w:rPrChange w:id="1659" w:author="Szabolcs Bene" w:date="2016-06-23T23:08:00Z">
              <w:rPr>
                <w:rFonts w:ascii="Arial" w:hAnsi="Arial" w:cs="Arial"/>
                <w:color w:val="252525"/>
                <w:sz w:val="19"/>
                <w:szCs w:val="19"/>
                <w:shd w:val="clear" w:color="auto" w:fill="FFFFFF"/>
              </w:rPr>
            </w:rPrChange>
          </w:rPr>
          <w:t>Mozilla Developer Network</w:t>
        </w:r>
      </w:ins>
    </w:p>
    <w:p w14:paraId="68D5233D" w14:textId="7B54D824" w:rsidR="00A53C2F" w:rsidDel="002C4012" w:rsidRDefault="00A53C2F">
      <w:pPr>
        <w:ind w:left="709" w:hanging="709"/>
        <w:rPr>
          <w:del w:id="1660" w:author="Szabolcs Bene" w:date="2016-06-22T19:54:00Z"/>
        </w:rPr>
        <w:pPrChange w:id="1661" w:author="Szabolcs Bene" w:date="2016-06-22T19:56:00Z">
          <w:pPr/>
        </w:pPrChange>
      </w:pPr>
      <w:r>
        <w:lastRenderedPageBreak/>
        <w:t>[21]</w:t>
      </w:r>
      <w:r>
        <w:tab/>
      </w:r>
      <w:r w:rsidR="007B493E">
        <w:fldChar w:fldCharType="begin"/>
      </w:r>
      <w:r w:rsidR="007B493E">
        <w:instrText xml:space="preserve"> HYPERLINK "https://en.wikipedia.org/wiki/Trygve_Reenskaug" \o "Trygve Reenskaug" </w:instrText>
      </w:r>
      <w:r w:rsidR="007B493E">
        <w:fldChar w:fldCharType="separate"/>
      </w:r>
      <w:r w:rsidRPr="00192D8B">
        <w:t>Trygve Reenskaug</w:t>
      </w:r>
      <w:r w:rsidR="007B493E">
        <w:fldChar w:fldCharType="end"/>
      </w:r>
      <w:r>
        <w:t xml:space="preserve">, </w:t>
      </w:r>
      <w:r w:rsidR="007B493E">
        <w:fldChar w:fldCharType="begin"/>
      </w:r>
      <w:r w:rsidR="007B493E">
        <w:instrText xml:space="preserve"> HYPERLINK "https://en.wikipedia.org/wiki/James_Coplien" \o "James Coplien" </w:instrText>
      </w:r>
      <w:r w:rsidR="007B493E">
        <w:fldChar w:fldCharType="separate"/>
      </w:r>
      <w:r w:rsidRPr="00192D8B">
        <w:t>James Coplien</w:t>
      </w:r>
      <w:r w:rsidR="007B493E">
        <w:fldChar w:fldCharType="end"/>
      </w:r>
      <w:r>
        <w:t xml:space="preserve">, </w:t>
      </w:r>
      <w:r w:rsidRPr="00A53C2F">
        <w:t>"</w:t>
      </w:r>
      <w:r w:rsidRPr="00192D8B">
        <w:t>More deeply, the framework exists to separate the representation of info</w:t>
      </w:r>
      <w:r>
        <w:t>rmation from user interaction."</w:t>
      </w:r>
      <w:r w:rsidRPr="00192D8B">
        <w:t>, 2009</w:t>
      </w:r>
      <w:ins w:id="1662" w:author="Szabolcs Bene" w:date="2016-06-23T23:08:00Z">
        <w:r w:rsidR="00C74792">
          <w:t xml:space="preserve">, </w:t>
        </w:r>
        <w:r w:rsidR="00C74792" w:rsidRPr="00C74792">
          <w:rPr>
            <w:rPrChange w:id="1663" w:author="Szabolcs Bene" w:date="2016-06-23T23:08:00Z">
              <w:rPr>
                <w:rFonts w:ascii="Arial" w:hAnsi="Arial" w:cs="Arial"/>
                <w:i/>
                <w:iCs/>
                <w:color w:val="252525"/>
                <w:sz w:val="19"/>
                <w:szCs w:val="19"/>
                <w:shd w:val="clear" w:color="auto" w:fill="FFFFFF"/>
              </w:rPr>
            </w:rPrChange>
          </w:rPr>
          <w:t>IE Engineering Team</w:t>
        </w:r>
        <w:r w:rsidR="00C74792" w:rsidRPr="00C74792">
          <w:rPr>
            <w:rPrChange w:id="1664" w:author="Szabolcs Bene" w:date="2016-06-23T23:08:00Z">
              <w:rPr>
                <w:rFonts w:ascii="Arial" w:hAnsi="Arial" w:cs="Arial"/>
                <w:color w:val="252525"/>
                <w:sz w:val="19"/>
                <w:szCs w:val="19"/>
                <w:shd w:val="clear" w:color="auto" w:fill="FFFFFF"/>
              </w:rPr>
            </w:rPrChange>
          </w:rPr>
          <w:t>. Microsoft</w:t>
        </w:r>
      </w:ins>
      <w:ins w:id="1665" w:author="CIvan" w:date="2016-06-23T11:06:00Z">
        <w:del w:id="1666" w:author="Szabolcs Bene" w:date="2016-06-23T22:38:00Z">
          <w:r w:rsidR="008447E3" w:rsidDel="0025287F">
            <w:delText xml:space="preserve">/// </w:delText>
          </w:r>
          <w:r w:rsidR="008447E3" w:rsidRPr="00C74792" w:rsidDel="0025287F">
            <w:delText>unde a aparut resursa online</w:delText>
          </w:r>
        </w:del>
      </w:ins>
    </w:p>
    <w:p w14:paraId="53B5BAD8" w14:textId="77777777" w:rsidR="002C4012" w:rsidRDefault="002C4012" w:rsidP="00E2636F">
      <w:pPr>
        <w:ind w:left="709" w:hanging="709"/>
        <w:rPr>
          <w:ins w:id="1667" w:author="Szabolcs Bene" w:date="2016-06-22T20:09:00Z"/>
        </w:rPr>
      </w:pPr>
    </w:p>
    <w:p w14:paraId="7DCDC895" w14:textId="2A12AE70" w:rsidR="002C4012" w:rsidRDefault="000341F0" w:rsidP="00E2636F">
      <w:pPr>
        <w:ind w:left="709" w:hanging="709"/>
        <w:rPr>
          <w:ins w:id="1668" w:author="Szabolcs Bene" w:date="2016-06-22T20:09:00Z"/>
        </w:rPr>
      </w:pPr>
      <w:ins w:id="1669" w:author="Szabolcs Bene" w:date="2016-06-23T23:07:00Z">
        <w:r w:rsidRPr="00C34D5D">
          <w:br w:type="page"/>
        </w:r>
      </w:ins>
    </w:p>
    <w:p w14:paraId="5A94ED58" w14:textId="77777777" w:rsidR="002C4012" w:rsidRDefault="002C4012" w:rsidP="00E2636F">
      <w:pPr>
        <w:ind w:left="709" w:hanging="709"/>
        <w:rPr>
          <w:ins w:id="1670" w:author="Szabolcs Bene" w:date="2016-06-22T20:09:00Z"/>
        </w:rPr>
      </w:pPr>
    </w:p>
    <w:p w14:paraId="1E62347E" w14:textId="77777777" w:rsidR="002C4012" w:rsidRDefault="002C4012" w:rsidP="002C4012">
      <w:pPr>
        <w:pStyle w:val="Heading1"/>
        <w:rPr>
          <w:ins w:id="1671" w:author="Szabolcs Bene" w:date="2016-06-22T20:10:00Z"/>
        </w:rPr>
      </w:pPr>
      <w:bookmarkStart w:id="1672" w:name="_Toc453675963"/>
      <w:bookmarkStart w:id="1673" w:name="_Toc454486717"/>
      <w:ins w:id="1674" w:author="Szabolcs Bene" w:date="2016-06-22T20:10:00Z">
        <w:r>
          <w:t>Anexa 1</w:t>
        </w:r>
        <w:bookmarkEnd w:id="1672"/>
        <w:r>
          <w:t xml:space="preserve"> – Lista figurilor din lucrare</w:t>
        </w:r>
        <w:bookmarkEnd w:id="1673"/>
      </w:ins>
    </w:p>
    <w:p w14:paraId="24B89D9C" w14:textId="77777777" w:rsidR="0067515E" w:rsidRDefault="002C4012">
      <w:pPr>
        <w:pStyle w:val="TableofFigures"/>
        <w:tabs>
          <w:tab w:val="right" w:leader="dot" w:pos="9350"/>
        </w:tabs>
        <w:rPr>
          <w:ins w:id="1675" w:author="Szabolcs Bene" w:date="2016-06-23T22:33:00Z"/>
          <w:rFonts w:asciiTheme="minorHAnsi" w:eastAsiaTheme="minorEastAsia" w:hAnsiTheme="minorHAnsi" w:cstheme="minorBidi"/>
          <w:noProof/>
          <w:color w:val="auto"/>
          <w:sz w:val="22"/>
          <w:szCs w:val="22"/>
        </w:rPr>
      </w:pPr>
      <w:ins w:id="1676" w:author="Szabolcs Bene" w:date="2016-06-22T20:11:00Z">
        <w:r>
          <w:fldChar w:fldCharType="begin"/>
        </w:r>
        <w:r>
          <w:instrText xml:space="preserve"> TOC \h \z \c "Figura 3" </w:instrText>
        </w:r>
      </w:ins>
      <w:r>
        <w:fldChar w:fldCharType="separate"/>
      </w:r>
      <w:ins w:id="1677" w:author="Szabolcs Bene" w:date="2016-06-23T22:33:00Z">
        <w:r w:rsidR="0067515E" w:rsidRPr="00025364">
          <w:rPr>
            <w:rStyle w:val="Hyperlink"/>
            <w:noProof/>
          </w:rPr>
          <w:fldChar w:fldCharType="begin"/>
        </w:r>
        <w:r w:rsidR="0067515E" w:rsidRPr="00025364">
          <w:rPr>
            <w:rStyle w:val="Hyperlink"/>
            <w:noProof/>
          </w:rPr>
          <w:instrText xml:space="preserve"> </w:instrText>
        </w:r>
        <w:r w:rsidR="0067515E">
          <w:rPr>
            <w:noProof/>
          </w:rPr>
          <w:instrText>HYPERLINK "C:\\Users\\Arctigor\\Downloads\\v4_licenta_Bene_Szabolcs.docx" \l "_Toc454484614"</w:instrText>
        </w:r>
        <w:r w:rsidR="0067515E" w:rsidRPr="00025364">
          <w:rPr>
            <w:rStyle w:val="Hyperlink"/>
            <w:noProof/>
          </w:rPr>
          <w:instrText xml:space="preserve"> </w:instrText>
        </w:r>
        <w:r w:rsidR="0067515E" w:rsidRPr="00025364">
          <w:rPr>
            <w:rStyle w:val="Hyperlink"/>
            <w:noProof/>
          </w:rPr>
        </w:r>
        <w:r w:rsidR="0067515E" w:rsidRPr="00025364">
          <w:rPr>
            <w:rStyle w:val="Hyperlink"/>
            <w:noProof/>
          </w:rPr>
          <w:fldChar w:fldCharType="separate"/>
        </w:r>
        <w:r w:rsidR="0067515E" w:rsidRPr="00025364">
          <w:rPr>
            <w:rStyle w:val="Hyperlink"/>
            <w:noProof/>
          </w:rPr>
          <w:t>Figura 3.1 Elementele de comunicare in timp real</w:t>
        </w:r>
        <w:r w:rsidR="0067515E">
          <w:rPr>
            <w:noProof/>
            <w:webHidden/>
          </w:rPr>
          <w:tab/>
        </w:r>
        <w:r w:rsidR="0067515E">
          <w:rPr>
            <w:noProof/>
            <w:webHidden/>
          </w:rPr>
          <w:fldChar w:fldCharType="begin"/>
        </w:r>
        <w:r w:rsidR="0067515E">
          <w:rPr>
            <w:noProof/>
            <w:webHidden/>
          </w:rPr>
          <w:instrText xml:space="preserve"> PAGEREF _Toc454484614 \h </w:instrText>
        </w:r>
        <w:r w:rsidR="0067515E">
          <w:rPr>
            <w:noProof/>
            <w:webHidden/>
          </w:rPr>
        </w:r>
      </w:ins>
      <w:r w:rsidR="0067515E">
        <w:rPr>
          <w:noProof/>
          <w:webHidden/>
        </w:rPr>
        <w:fldChar w:fldCharType="separate"/>
      </w:r>
      <w:ins w:id="1678" w:author="Szabolcs Bene" w:date="2016-06-23T22:33:00Z">
        <w:r w:rsidR="0067515E">
          <w:rPr>
            <w:noProof/>
            <w:webHidden/>
          </w:rPr>
          <w:t>11</w:t>
        </w:r>
        <w:r w:rsidR="0067515E">
          <w:rPr>
            <w:noProof/>
            <w:webHidden/>
          </w:rPr>
          <w:fldChar w:fldCharType="end"/>
        </w:r>
        <w:r w:rsidR="0067515E" w:rsidRPr="00025364">
          <w:rPr>
            <w:rStyle w:val="Hyperlink"/>
            <w:noProof/>
          </w:rPr>
          <w:fldChar w:fldCharType="end"/>
        </w:r>
      </w:ins>
    </w:p>
    <w:p w14:paraId="59832850" w14:textId="77777777" w:rsidR="0067515E" w:rsidRDefault="0067515E">
      <w:pPr>
        <w:pStyle w:val="TableofFigures"/>
        <w:tabs>
          <w:tab w:val="right" w:leader="dot" w:pos="9350"/>
        </w:tabs>
        <w:rPr>
          <w:ins w:id="1679" w:author="Szabolcs Bene" w:date="2016-06-23T22:33:00Z"/>
          <w:rFonts w:asciiTheme="minorHAnsi" w:eastAsiaTheme="minorEastAsia" w:hAnsiTheme="minorHAnsi" w:cstheme="minorBidi"/>
          <w:noProof/>
          <w:color w:val="auto"/>
          <w:sz w:val="22"/>
          <w:szCs w:val="22"/>
        </w:rPr>
      </w:pPr>
      <w:ins w:id="1680"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"C:\\Users\\Arctigor\\Downloads\\v4_licenta_Bene_Szabolcs.docx" \l "_Toc454484615"</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3.2 Arhitectura WebRTC</w:t>
        </w:r>
        <w:r>
          <w:rPr>
            <w:noProof/>
            <w:webHidden/>
          </w:rPr>
          <w:tab/>
        </w:r>
        <w:r>
          <w:rPr>
            <w:noProof/>
            <w:webHidden/>
          </w:rPr>
          <w:fldChar w:fldCharType="begin"/>
        </w:r>
        <w:r>
          <w:rPr>
            <w:noProof/>
            <w:webHidden/>
          </w:rPr>
          <w:instrText xml:space="preserve"> PAGEREF _Toc454484615 \h </w:instrText>
        </w:r>
        <w:r>
          <w:rPr>
            <w:noProof/>
            <w:webHidden/>
          </w:rPr>
        </w:r>
      </w:ins>
      <w:r>
        <w:rPr>
          <w:noProof/>
          <w:webHidden/>
        </w:rPr>
        <w:fldChar w:fldCharType="separate"/>
      </w:r>
      <w:ins w:id="1681" w:author="Szabolcs Bene" w:date="2016-06-23T22:33:00Z">
        <w:r>
          <w:rPr>
            <w:noProof/>
            <w:webHidden/>
          </w:rPr>
          <w:t>13</w:t>
        </w:r>
        <w:r>
          <w:rPr>
            <w:noProof/>
            <w:webHidden/>
          </w:rPr>
          <w:fldChar w:fldCharType="end"/>
        </w:r>
        <w:r w:rsidRPr="00025364">
          <w:rPr>
            <w:rStyle w:val="Hyperlink"/>
            <w:noProof/>
          </w:rPr>
          <w:fldChar w:fldCharType="end"/>
        </w:r>
      </w:ins>
    </w:p>
    <w:p w14:paraId="17AE5936" w14:textId="77777777" w:rsidR="0067515E" w:rsidRDefault="0067515E">
      <w:pPr>
        <w:pStyle w:val="TableofFigures"/>
        <w:tabs>
          <w:tab w:val="right" w:leader="dot" w:pos="9350"/>
        </w:tabs>
        <w:rPr>
          <w:ins w:id="1682" w:author="Szabolcs Bene" w:date="2016-06-23T22:33:00Z"/>
          <w:rFonts w:asciiTheme="minorHAnsi" w:eastAsiaTheme="minorEastAsia" w:hAnsiTheme="minorHAnsi" w:cstheme="minorBidi"/>
          <w:noProof/>
          <w:color w:val="auto"/>
          <w:sz w:val="22"/>
          <w:szCs w:val="22"/>
        </w:rPr>
      </w:pPr>
      <w:ins w:id="1683"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"_Toc454484616"</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3.3 peer-to-peer</w:t>
        </w:r>
        <w:r>
          <w:rPr>
            <w:noProof/>
            <w:webHidden/>
          </w:rPr>
          <w:tab/>
        </w:r>
        <w:r>
          <w:rPr>
            <w:noProof/>
            <w:webHidden/>
          </w:rPr>
          <w:fldChar w:fldCharType="begin"/>
        </w:r>
        <w:r>
          <w:rPr>
            <w:noProof/>
            <w:webHidden/>
          </w:rPr>
          <w:instrText xml:space="preserve"> PAGEREF _Toc454484616 \h </w:instrText>
        </w:r>
        <w:r>
          <w:rPr>
            <w:noProof/>
            <w:webHidden/>
          </w:rPr>
        </w:r>
      </w:ins>
      <w:r>
        <w:rPr>
          <w:noProof/>
          <w:webHidden/>
        </w:rPr>
        <w:fldChar w:fldCharType="separate"/>
      </w:r>
      <w:ins w:id="1684" w:author="Szabolcs Bene" w:date="2016-06-23T22:33:00Z">
        <w:r>
          <w:rPr>
            <w:noProof/>
            <w:webHidden/>
          </w:rPr>
          <w:t>14</w:t>
        </w:r>
        <w:r>
          <w:rPr>
            <w:noProof/>
            <w:webHidden/>
          </w:rPr>
          <w:fldChar w:fldCharType="end"/>
        </w:r>
        <w:r w:rsidRPr="00025364">
          <w:rPr>
            <w:rStyle w:val="Hyperlink"/>
            <w:noProof/>
          </w:rPr>
          <w:fldChar w:fldCharType="end"/>
        </w:r>
      </w:ins>
    </w:p>
    <w:p w14:paraId="16A11F6C" w14:textId="77777777" w:rsidR="0067515E" w:rsidRDefault="0067515E">
      <w:pPr>
        <w:pStyle w:val="TableofFigures"/>
        <w:tabs>
          <w:tab w:val="right" w:leader="dot" w:pos="9350"/>
        </w:tabs>
        <w:rPr>
          <w:ins w:id="1685" w:author="Szabolcs Bene" w:date="2016-06-23T22:33:00Z"/>
          <w:rFonts w:asciiTheme="minorHAnsi" w:eastAsiaTheme="minorEastAsia" w:hAnsiTheme="minorHAnsi" w:cstheme="minorBidi"/>
          <w:noProof/>
          <w:color w:val="auto"/>
          <w:sz w:val="22"/>
          <w:szCs w:val="22"/>
        </w:rPr>
      </w:pPr>
      <w:ins w:id="1686"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"_Toc454484617"</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3.4 Multicast</w:t>
        </w:r>
        <w:r>
          <w:rPr>
            <w:noProof/>
            <w:webHidden/>
          </w:rPr>
          <w:tab/>
        </w:r>
        <w:r>
          <w:rPr>
            <w:noProof/>
            <w:webHidden/>
          </w:rPr>
          <w:fldChar w:fldCharType="begin"/>
        </w:r>
        <w:r>
          <w:rPr>
            <w:noProof/>
            <w:webHidden/>
          </w:rPr>
          <w:instrText xml:space="preserve"> PAGEREF _Toc454484617 \h </w:instrText>
        </w:r>
        <w:r>
          <w:rPr>
            <w:noProof/>
            <w:webHidden/>
          </w:rPr>
        </w:r>
      </w:ins>
      <w:r>
        <w:rPr>
          <w:noProof/>
          <w:webHidden/>
        </w:rPr>
        <w:fldChar w:fldCharType="separate"/>
      </w:r>
      <w:ins w:id="1687" w:author="Szabolcs Bene" w:date="2016-06-23T22:33:00Z">
        <w:r>
          <w:rPr>
            <w:noProof/>
            <w:webHidden/>
          </w:rPr>
          <w:t>14</w:t>
        </w:r>
        <w:r>
          <w:rPr>
            <w:noProof/>
            <w:webHidden/>
          </w:rPr>
          <w:fldChar w:fldCharType="end"/>
        </w:r>
        <w:r w:rsidRPr="00025364">
          <w:rPr>
            <w:rStyle w:val="Hyperlink"/>
            <w:noProof/>
          </w:rPr>
          <w:fldChar w:fldCharType="end"/>
        </w:r>
      </w:ins>
    </w:p>
    <w:p w14:paraId="3E3F2B8E" w14:textId="77777777" w:rsidR="0067515E" w:rsidRDefault="0067515E">
      <w:pPr>
        <w:pStyle w:val="TableofFigures"/>
        <w:tabs>
          <w:tab w:val="right" w:leader="dot" w:pos="9350"/>
        </w:tabs>
        <w:rPr>
          <w:ins w:id="1688" w:author="Szabolcs Bene" w:date="2016-06-23T22:33:00Z"/>
          <w:rFonts w:asciiTheme="minorHAnsi" w:eastAsiaTheme="minorEastAsia" w:hAnsiTheme="minorHAnsi" w:cstheme="minorBidi"/>
          <w:noProof/>
          <w:color w:val="auto"/>
          <w:sz w:val="22"/>
          <w:szCs w:val="22"/>
        </w:rPr>
      </w:pPr>
      <w:ins w:id="1689"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"_Toc454484618"</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3.5 Mixer RTP</w:t>
        </w:r>
        <w:r>
          <w:rPr>
            <w:noProof/>
            <w:webHidden/>
          </w:rPr>
          <w:tab/>
        </w:r>
        <w:r>
          <w:rPr>
            <w:noProof/>
            <w:webHidden/>
          </w:rPr>
          <w:fldChar w:fldCharType="begin"/>
        </w:r>
        <w:r>
          <w:rPr>
            <w:noProof/>
            <w:webHidden/>
          </w:rPr>
          <w:instrText xml:space="preserve"> PAGEREF _Toc454484618 \h </w:instrText>
        </w:r>
        <w:r>
          <w:rPr>
            <w:noProof/>
            <w:webHidden/>
          </w:rPr>
        </w:r>
      </w:ins>
      <w:r>
        <w:rPr>
          <w:noProof/>
          <w:webHidden/>
        </w:rPr>
        <w:fldChar w:fldCharType="separate"/>
      </w:r>
      <w:ins w:id="1690" w:author="Szabolcs Bene" w:date="2016-06-23T22:33:00Z">
        <w:r>
          <w:rPr>
            <w:noProof/>
            <w:webHidden/>
          </w:rPr>
          <w:t>14</w:t>
        </w:r>
        <w:r>
          <w:rPr>
            <w:noProof/>
            <w:webHidden/>
          </w:rPr>
          <w:fldChar w:fldCharType="end"/>
        </w:r>
        <w:r w:rsidRPr="00025364">
          <w:rPr>
            <w:rStyle w:val="Hyperlink"/>
            <w:noProof/>
          </w:rPr>
          <w:fldChar w:fldCharType="end"/>
        </w:r>
      </w:ins>
    </w:p>
    <w:p w14:paraId="1876BEB4" w14:textId="77777777" w:rsidR="0067515E" w:rsidRDefault="0067515E">
      <w:pPr>
        <w:pStyle w:val="TableofFigures"/>
        <w:tabs>
          <w:tab w:val="right" w:leader="dot" w:pos="9350"/>
        </w:tabs>
        <w:rPr>
          <w:ins w:id="1691" w:author="Szabolcs Bene" w:date="2016-06-23T22:33:00Z"/>
          <w:rFonts w:asciiTheme="minorHAnsi" w:eastAsiaTheme="minorEastAsia" w:hAnsiTheme="minorHAnsi" w:cstheme="minorBidi"/>
          <w:noProof/>
          <w:color w:val="auto"/>
          <w:sz w:val="22"/>
          <w:szCs w:val="22"/>
        </w:rPr>
      </w:pPr>
      <w:ins w:id="1692"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"_Toc454484619"</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3.6 Comunicare dintre offerer si answerer</w:t>
        </w:r>
        <w:r>
          <w:rPr>
            <w:noProof/>
            <w:webHidden/>
          </w:rPr>
          <w:tab/>
        </w:r>
        <w:r>
          <w:rPr>
            <w:noProof/>
            <w:webHidden/>
          </w:rPr>
          <w:fldChar w:fldCharType="begin"/>
        </w:r>
        <w:r>
          <w:rPr>
            <w:noProof/>
            <w:webHidden/>
          </w:rPr>
          <w:instrText xml:space="preserve"> PAGEREF _Toc454484619 \h </w:instrText>
        </w:r>
        <w:r>
          <w:rPr>
            <w:noProof/>
            <w:webHidden/>
          </w:rPr>
        </w:r>
      </w:ins>
      <w:r>
        <w:rPr>
          <w:noProof/>
          <w:webHidden/>
        </w:rPr>
        <w:fldChar w:fldCharType="separate"/>
      </w:r>
      <w:ins w:id="1693" w:author="Szabolcs Bene" w:date="2016-06-23T22:33:00Z">
        <w:r>
          <w:rPr>
            <w:noProof/>
            <w:webHidden/>
          </w:rPr>
          <w:t>18</w:t>
        </w:r>
        <w:r>
          <w:rPr>
            <w:noProof/>
            <w:webHidden/>
          </w:rPr>
          <w:fldChar w:fldCharType="end"/>
        </w:r>
        <w:r w:rsidRPr="00025364">
          <w:rPr>
            <w:rStyle w:val="Hyperlink"/>
            <w:noProof/>
          </w:rPr>
          <w:fldChar w:fldCharType="end"/>
        </w:r>
      </w:ins>
    </w:p>
    <w:p w14:paraId="1E7ECA3F" w14:textId="77777777" w:rsidR="0067515E" w:rsidRDefault="0067515E">
      <w:pPr>
        <w:pStyle w:val="TableofFigures"/>
        <w:tabs>
          <w:tab w:val="right" w:leader="dot" w:pos="9350"/>
        </w:tabs>
        <w:rPr>
          <w:ins w:id="1694" w:author="Szabolcs Bene" w:date="2016-06-23T22:33:00Z"/>
          <w:rFonts w:asciiTheme="minorHAnsi" w:eastAsiaTheme="minorEastAsia" w:hAnsiTheme="minorHAnsi" w:cstheme="minorBidi"/>
          <w:noProof/>
          <w:color w:val="auto"/>
          <w:sz w:val="22"/>
          <w:szCs w:val="22"/>
        </w:rPr>
      </w:pPr>
      <w:ins w:id="1695"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"_Toc454484620"</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3.7 Conectare prin servere STUN si TURN</w:t>
        </w:r>
        <w:r>
          <w:rPr>
            <w:noProof/>
            <w:webHidden/>
          </w:rPr>
          <w:tab/>
        </w:r>
        <w:r>
          <w:rPr>
            <w:noProof/>
            <w:webHidden/>
          </w:rPr>
          <w:fldChar w:fldCharType="begin"/>
        </w:r>
        <w:r>
          <w:rPr>
            <w:noProof/>
            <w:webHidden/>
          </w:rPr>
          <w:instrText xml:space="preserve"> PAGEREF _Toc454484620 \h </w:instrText>
        </w:r>
        <w:r>
          <w:rPr>
            <w:noProof/>
            <w:webHidden/>
          </w:rPr>
        </w:r>
      </w:ins>
      <w:r>
        <w:rPr>
          <w:noProof/>
          <w:webHidden/>
        </w:rPr>
        <w:fldChar w:fldCharType="separate"/>
      </w:r>
      <w:ins w:id="1696" w:author="Szabolcs Bene" w:date="2016-06-23T22:33:00Z">
        <w:r>
          <w:rPr>
            <w:noProof/>
            <w:webHidden/>
          </w:rPr>
          <w:t>20</w:t>
        </w:r>
        <w:r>
          <w:rPr>
            <w:noProof/>
            <w:webHidden/>
          </w:rPr>
          <w:fldChar w:fldCharType="end"/>
        </w:r>
        <w:r w:rsidRPr="00025364">
          <w:rPr>
            <w:rStyle w:val="Hyperlink"/>
            <w:noProof/>
          </w:rPr>
          <w:fldChar w:fldCharType="end"/>
        </w:r>
      </w:ins>
    </w:p>
    <w:p w14:paraId="012197FA" w14:textId="77777777" w:rsidR="0067515E" w:rsidRDefault="0067515E">
      <w:pPr>
        <w:pStyle w:val="TableofFigures"/>
        <w:tabs>
          <w:tab w:val="right" w:leader="dot" w:pos="9350"/>
        </w:tabs>
        <w:rPr>
          <w:ins w:id="1697" w:author="Szabolcs Bene" w:date="2016-06-23T22:33:00Z"/>
          <w:rFonts w:asciiTheme="minorHAnsi" w:eastAsiaTheme="minorEastAsia" w:hAnsiTheme="minorHAnsi" w:cstheme="minorBidi"/>
          <w:noProof/>
          <w:color w:val="auto"/>
          <w:sz w:val="22"/>
          <w:szCs w:val="22"/>
        </w:rPr>
      </w:pPr>
      <w:ins w:id="1698"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"_Toc454484621"</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3.8 Crearea conexiunii dintre 2 clienti</w:t>
        </w:r>
        <w:r>
          <w:rPr>
            <w:noProof/>
            <w:webHidden/>
          </w:rPr>
          <w:tab/>
        </w:r>
        <w:r>
          <w:rPr>
            <w:noProof/>
            <w:webHidden/>
          </w:rPr>
          <w:fldChar w:fldCharType="begin"/>
        </w:r>
        <w:r>
          <w:rPr>
            <w:noProof/>
            <w:webHidden/>
          </w:rPr>
          <w:instrText xml:space="preserve"> PAGEREF _Toc454484621 \h </w:instrText>
        </w:r>
        <w:r>
          <w:rPr>
            <w:noProof/>
            <w:webHidden/>
          </w:rPr>
        </w:r>
      </w:ins>
      <w:r>
        <w:rPr>
          <w:noProof/>
          <w:webHidden/>
        </w:rPr>
        <w:fldChar w:fldCharType="separate"/>
      </w:r>
      <w:ins w:id="1699" w:author="Szabolcs Bene" w:date="2016-06-23T22:33:00Z">
        <w:r>
          <w:rPr>
            <w:noProof/>
            <w:webHidden/>
          </w:rPr>
          <w:t>20</w:t>
        </w:r>
        <w:r>
          <w:rPr>
            <w:noProof/>
            <w:webHidden/>
          </w:rPr>
          <w:fldChar w:fldCharType="end"/>
        </w:r>
        <w:r w:rsidRPr="00025364">
          <w:rPr>
            <w:rStyle w:val="Hyperlink"/>
            <w:noProof/>
          </w:rPr>
          <w:fldChar w:fldCharType="end"/>
        </w:r>
      </w:ins>
    </w:p>
    <w:p w14:paraId="00CFF112" w14:textId="77777777" w:rsidR="0067515E" w:rsidRDefault="0067515E">
      <w:pPr>
        <w:pStyle w:val="TableofFigures"/>
        <w:tabs>
          <w:tab w:val="right" w:leader="dot" w:pos="9350"/>
        </w:tabs>
        <w:rPr>
          <w:ins w:id="1700" w:author="Szabolcs Bene" w:date="2016-06-23T22:33:00Z"/>
          <w:rFonts w:asciiTheme="minorHAnsi" w:eastAsiaTheme="minorEastAsia" w:hAnsiTheme="minorHAnsi" w:cstheme="minorBidi"/>
          <w:noProof/>
          <w:color w:val="auto"/>
          <w:sz w:val="22"/>
          <w:szCs w:val="22"/>
        </w:rPr>
      </w:pPr>
      <w:ins w:id="1701"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"_Toc454484622"</w:instrText>
        </w:r>
        <w:r w:rsidRPr="00025364">
          <w:rPr>
            <w:rStyle w:val="Hyperlink"/>
            <w:noProof/>
          </w:rPr>
          <w:instrText xml:space="preserve"> </w:instrText>
        </w:r>
        <w:r w:rsidRPr="00025364">
          <w:rPr>
            <w:rStyle w:val="Hyperlink"/>
            <w:noProof/>
          </w:rPr>
        </w:r>
        <w:r w:rsidRPr="00025364">
          <w:rPr>
            <w:rStyle w:val="Hyperlink"/>
            <w:noProof/>
          </w:rPr>
          <w:fldChar w:fldCharType="separate"/>
        </w:r>
        <w:r w:rsidRPr="00025364">
          <w:rPr>
            <w:rStyle w:val="Hyperlink"/>
            <w:noProof/>
          </w:rPr>
          <w:t>Figura 3.9 Structura protocoalelor</w:t>
        </w:r>
        <w:r>
          <w:rPr>
            <w:noProof/>
            <w:webHidden/>
          </w:rPr>
          <w:tab/>
        </w:r>
        <w:r>
          <w:rPr>
            <w:noProof/>
            <w:webHidden/>
          </w:rPr>
          <w:fldChar w:fldCharType="begin"/>
        </w:r>
        <w:r>
          <w:rPr>
            <w:noProof/>
            <w:webHidden/>
          </w:rPr>
          <w:instrText xml:space="preserve"> PAGEREF _Toc454484622 \h </w:instrText>
        </w:r>
        <w:r>
          <w:rPr>
            <w:noProof/>
            <w:webHidden/>
          </w:rPr>
        </w:r>
      </w:ins>
      <w:r>
        <w:rPr>
          <w:noProof/>
          <w:webHidden/>
        </w:rPr>
        <w:fldChar w:fldCharType="separate"/>
      </w:r>
      <w:ins w:id="1702" w:author="Szabolcs Bene" w:date="2016-06-23T22:33:00Z">
        <w:r>
          <w:rPr>
            <w:noProof/>
            <w:webHidden/>
          </w:rPr>
          <w:t>22</w:t>
        </w:r>
        <w:r>
          <w:rPr>
            <w:noProof/>
            <w:webHidden/>
          </w:rPr>
          <w:fldChar w:fldCharType="end"/>
        </w:r>
        <w:r w:rsidRPr="00025364">
          <w:rPr>
            <w:rStyle w:val="Hyperlink"/>
            <w:noProof/>
          </w:rPr>
          <w:fldChar w:fldCharType="end"/>
        </w:r>
      </w:ins>
    </w:p>
    <w:p w14:paraId="412C1C57" w14:textId="77777777" w:rsidR="002C4012" w:rsidDel="002C4012" w:rsidRDefault="002C4012" w:rsidP="002C4012">
      <w:pPr>
        <w:pStyle w:val="Heading1"/>
        <w:rPr>
          <w:del w:id="1703" w:author="Szabolcs Bene" w:date="2016-06-22T20:11:00Z"/>
          <w:noProof/>
        </w:rPr>
      </w:pPr>
    </w:p>
    <w:p w14:paraId="3DD9F2F2" w14:textId="77777777" w:rsidR="0067515E" w:rsidRDefault="002C4012">
      <w:pPr>
        <w:pStyle w:val="TableofFigures"/>
        <w:tabs>
          <w:tab w:val="right" w:leader="dot" w:pos="9350"/>
        </w:tabs>
        <w:rPr>
          <w:ins w:id="1704" w:author="Szabolcs Bene" w:date="2016-06-23T22:33:00Z"/>
          <w:rFonts w:asciiTheme="minorHAnsi" w:eastAsiaTheme="minorEastAsia" w:hAnsiTheme="minorHAnsi" w:cstheme="minorBidi"/>
          <w:noProof/>
          <w:color w:val="auto"/>
          <w:sz w:val="22"/>
          <w:szCs w:val="22"/>
        </w:rPr>
      </w:pPr>
      <w:ins w:id="1705" w:author="Szabolcs Bene" w:date="2016-06-22T20:11:00Z">
        <w:r>
          <w:fldChar w:fldCharType="end"/>
        </w:r>
        <w:r>
          <w:fldChar w:fldCharType="begin"/>
        </w:r>
        <w:r>
          <w:instrText xml:space="preserve"> TOC \h \z \c "Figura 4." </w:instrText>
        </w:r>
      </w:ins>
      <w:r>
        <w:fldChar w:fldCharType="separate"/>
      </w:r>
      <w:ins w:id="1706" w:author="Szabolcs Bene" w:date="2016-06-23T22:33:00Z">
        <w:r w:rsidR="0067515E" w:rsidRPr="004009EE">
          <w:rPr>
            <w:rStyle w:val="Hyperlink"/>
            <w:noProof/>
          </w:rPr>
          <w:fldChar w:fldCharType="begin"/>
        </w:r>
        <w:r w:rsidR="0067515E" w:rsidRPr="004009EE">
          <w:rPr>
            <w:rStyle w:val="Hyperlink"/>
            <w:noProof/>
          </w:rPr>
          <w:instrText xml:space="preserve"> </w:instrText>
        </w:r>
        <w:r w:rsidR="0067515E">
          <w:rPr>
            <w:noProof/>
          </w:rPr>
          <w:instrText>HYPERLINK "C:\\Users\\Arctigor\\Downloads\\v4_licenta_Bene_Szabolcs.docx" \l "_Toc454484623"</w:instrText>
        </w:r>
        <w:r w:rsidR="0067515E" w:rsidRPr="004009EE">
          <w:rPr>
            <w:rStyle w:val="Hyperlink"/>
            <w:noProof/>
          </w:rPr>
          <w:instrText xml:space="preserve"> </w:instrText>
        </w:r>
        <w:r w:rsidR="0067515E" w:rsidRPr="004009EE">
          <w:rPr>
            <w:rStyle w:val="Hyperlink"/>
            <w:noProof/>
          </w:rPr>
        </w:r>
        <w:r w:rsidR="0067515E" w:rsidRPr="004009EE">
          <w:rPr>
            <w:rStyle w:val="Hyperlink"/>
            <w:noProof/>
          </w:rPr>
          <w:fldChar w:fldCharType="separate"/>
        </w:r>
        <w:r w:rsidR="0067515E" w:rsidRPr="004009EE">
          <w:rPr>
            <w:rStyle w:val="Hyperlink"/>
            <w:noProof/>
          </w:rPr>
          <w:t>Figura 4. 1 Cazuri de utilizare</w:t>
        </w:r>
        <w:r w:rsidR="0067515E">
          <w:rPr>
            <w:noProof/>
            <w:webHidden/>
          </w:rPr>
          <w:tab/>
        </w:r>
        <w:r w:rsidR="0067515E">
          <w:rPr>
            <w:noProof/>
            <w:webHidden/>
          </w:rPr>
          <w:fldChar w:fldCharType="begin"/>
        </w:r>
        <w:r w:rsidR="0067515E">
          <w:rPr>
            <w:noProof/>
            <w:webHidden/>
          </w:rPr>
          <w:instrText xml:space="preserve"> PAGEREF _Toc454484623 \h </w:instrText>
        </w:r>
        <w:r w:rsidR="0067515E">
          <w:rPr>
            <w:noProof/>
            <w:webHidden/>
          </w:rPr>
        </w:r>
      </w:ins>
      <w:r w:rsidR="0067515E">
        <w:rPr>
          <w:noProof/>
          <w:webHidden/>
        </w:rPr>
        <w:fldChar w:fldCharType="separate"/>
      </w:r>
      <w:ins w:id="1707" w:author="Szabolcs Bene" w:date="2016-06-23T22:33:00Z">
        <w:r w:rsidR="0067515E">
          <w:rPr>
            <w:noProof/>
            <w:webHidden/>
          </w:rPr>
          <w:t>32</w:t>
        </w:r>
        <w:r w:rsidR="0067515E">
          <w:rPr>
            <w:noProof/>
            <w:webHidden/>
          </w:rPr>
          <w:fldChar w:fldCharType="end"/>
        </w:r>
        <w:r w:rsidR="0067515E" w:rsidRPr="004009EE">
          <w:rPr>
            <w:rStyle w:val="Hyperlink"/>
            <w:noProof/>
          </w:rPr>
          <w:fldChar w:fldCharType="end"/>
        </w:r>
      </w:ins>
    </w:p>
    <w:p w14:paraId="0B9DBFF6" w14:textId="77777777" w:rsidR="0067515E" w:rsidDel="0067515E" w:rsidRDefault="0067515E">
      <w:pPr>
        <w:pStyle w:val="TableofFigures"/>
        <w:tabs>
          <w:tab w:val="right" w:leader="dot" w:pos="9350"/>
        </w:tabs>
        <w:rPr>
          <w:del w:id="1708" w:author="Szabolcs Bene" w:date="2016-06-23T22:33:00Z"/>
          <w:noProof/>
        </w:rPr>
      </w:pPr>
    </w:p>
    <w:p w14:paraId="690A16AA" w14:textId="77777777" w:rsidR="002C4012" w:rsidDel="002C4012" w:rsidRDefault="002C4012" w:rsidP="002C4012">
      <w:pPr>
        <w:pStyle w:val="Heading1"/>
        <w:rPr>
          <w:del w:id="1709" w:author="Szabolcs Bene" w:date="2016-06-22T20:11:00Z"/>
          <w:noProof/>
        </w:rPr>
      </w:pPr>
    </w:p>
    <w:p w14:paraId="11996BB7" w14:textId="77777777" w:rsidR="0067515E" w:rsidRDefault="002C4012">
      <w:pPr>
        <w:pStyle w:val="TableofFigures"/>
        <w:tabs>
          <w:tab w:val="right" w:leader="dot" w:pos="9350"/>
        </w:tabs>
        <w:rPr>
          <w:ins w:id="1710" w:author="Szabolcs Bene" w:date="2016-06-23T22:33:00Z"/>
          <w:rFonts w:asciiTheme="minorHAnsi" w:eastAsiaTheme="minorEastAsia" w:hAnsiTheme="minorHAnsi" w:cstheme="minorBidi"/>
          <w:noProof/>
          <w:color w:val="auto"/>
          <w:sz w:val="22"/>
          <w:szCs w:val="22"/>
        </w:rPr>
      </w:pPr>
      <w:ins w:id="1711" w:author="Szabolcs Bene" w:date="2016-06-22T20:11:00Z">
        <w:r>
          <w:fldChar w:fldCharType="end"/>
        </w:r>
      </w:ins>
      <w:ins w:id="1712" w:author="Szabolcs Bene" w:date="2016-06-22T20:12:00Z">
        <w:r>
          <w:fldChar w:fldCharType="begin"/>
        </w:r>
        <w:r>
          <w:instrText xml:space="preserve"> TOC \h \z \c "Figura 5." </w:instrText>
        </w:r>
      </w:ins>
      <w:r>
        <w:fldChar w:fldCharType="separate"/>
      </w:r>
      <w:ins w:id="1713" w:author="Szabolcs Bene" w:date="2016-06-23T22:33:00Z">
        <w:r w:rsidR="0067515E" w:rsidRPr="006327D8">
          <w:rPr>
            <w:rStyle w:val="Hyperlink"/>
            <w:noProof/>
          </w:rPr>
          <w:fldChar w:fldCharType="begin"/>
        </w:r>
        <w:r w:rsidR="0067515E" w:rsidRPr="006327D8">
          <w:rPr>
            <w:rStyle w:val="Hyperlink"/>
            <w:noProof/>
          </w:rPr>
          <w:instrText xml:space="preserve"> </w:instrText>
        </w:r>
        <w:r w:rsidR="0067515E">
          <w:rPr>
            <w:noProof/>
          </w:rPr>
          <w:instrText>HYPERLINK \l "_Toc454484624"</w:instrText>
        </w:r>
        <w:r w:rsidR="0067515E" w:rsidRPr="006327D8">
          <w:rPr>
            <w:rStyle w:val="Hyperlink"/>
            <w:noProof/>
          </w:rPr>
          <w:instrText xml:space="preserve"> </w:instrText>
        </w:r>
        <w:r w:rsidR="0067515E" w:rsidRPr="006327D8">
          <w:rPr>
            <w:rStyle w:val="Hyperlink"/>
            <w:noProof/>
          </w:rPr>
        </w:r>
        <w:r w:rsidR="0067515E" w:rsidRPr="006327D8">
          <w:rPr>
            <w:rStyle w:val="Hyperlink"/>
            <w:noProof/>
          </w:rPr>
          <w:fldChar w:fldCharType="separate"/>
        </w:r>
        <w:r w:rsidR="0067515E" w:rsidRPr="006327D8">
          <w:rPr>
            <w:rStyle w:val="Hyperlink"/>
            <w:noProof/>
          </w:rPr>
          <w:t>Figura 5.1 Arhitectura de niveluri a aplicației</w:t>
        </w:r>
        <w:r w:rsidR="0067515E">
          <w:rPr>
            <w:noProof/>
            <w:webHidden/>
          </w:rPr>
          <w:tab/>
        </w:r>
        <w:r w:rsidR="0067515E">
          <w:rPr>
            <w:noProof/>
            <w:webHidden/>
          </w:rPr>
          <w:fldChar w:fldCharType="begin"/>
        </w:r>
        <w:r w:rsidR="0067515E">
          <w:rPr>
            <w:noProof/>
            <w:webHidden/>
          </w:rPr>
          <w:instrText xml:space="preserve"> PAGEREF _Toc454484624 \h </w:instrText>
        </w:r>
        <w:r w:rsidR="0067515E">
          <w:rPr>
            <w:noProof/>
            <w:webHidden/>
          </w:rPr>
        </w:r>
      </w:ins>
      <w:r w:rsidR="0067515E">
        <w:rPr>
          <w:noProof/>
          <w:webHidden/>
        </w:rPr>
        <w:fldChar w:fldCharType="separate"/>
      </w:r>
      <w:ins w:id="1714" w:author="Szabolcs Bene" w:date="2016-06-23T22:33:00Z">
        <w:r w:rsidR="0067515E">
          <w:rPr>
            <w:noProof/>
            <w:webHidden/>
          </w:rPr>
          <w:t>36</w:t>
        </w:r>
        <w:r w:rsidR="0067515E">
          <w:rPr>
            <w:noProof/>
            <w:webHidden/>
          </w:rPr>
          <w:fldChar w:fldCharType="end"/>
        </w:r>
        <w:r w:rsidR="0067515E" w:rsidRPr="006327D8">
          <w:rPr>
            <w:rStyle w:val="Hyperlink"/>
            <w:noProof/>
          </w:rPr>
          <w:fldChar w:fldCharType="end"/>
        </w:r>
      </w:ins>
    </w:p>
    <w:p w14:paraId="45C5F4C4" w14:textId="77777777" w:rsidR="0067515E" w:rsidRDefault="0067515E">
      <w:pPr>
        <w:pStyle w:val="TableofFigures"/>
        <w:tabs>
          <w:tab w:val="right" w:leader="dot" w:pos="9350"/>
        </w:tabs>
        <w:rPr>
          <w:ins w:id="1715" w:author="Szabolcs Bene" w:date="2016-06-23T22:33:00Z"/>
          <w:rFonts w:asciiTheme="minorHAnsi" w:eastAsiaTheme="minorEastAsia" w:hAnsiTheme="minorHAnsi" w:cstheme="minorBidi"/>
          <w:noProof/>
          <w:color w:val="auto"/>
          <w:sz w:val="22"/>
          <w:szCs w:val="22"/>
        </w:rPr>
      </w:pPr>
      <w:ins w:id="1716"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"_Toc454484625"</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 2 Arhitectura MVC</w:t>
        </w:r>
        <w:r>
          <w:rPr>
            <w:noProof/>
            <w:webHidden/>
          </w:rPr>
          <w:tab/>
        </w:r>
        <w:r>
          <w:rPr>
            <w:noProof/>
            <w:webHidden/>
          </w:rPr>
          <w:fldChar w:fldCharType="begin"/>
        </w:r>
        <w:r>
          <w:rPr>
            <w:noProof/>
            <w:webHidden/>
          </w:rPr>
          <w:instrText xml:space="preserve"> PAGEREF _Toc454484625 \h </w:instrText>
        </w:r>
        <w:r>
          <w:rPr>
            <w:noProof/>
            <w:webHidden/>
          </w:rPr>
        </w:r>
      </w:ins>
      <w:r>
        <w:rPr>
          <w:noProof/>
          <w:webHidden/>
        </w:rPr>
        <w:fldChar w:fldCharType="separate"/>
      </w:r>
      <w:ins w:id="1717" w:author="Szabolcs Bene" w:date="2016-06-23T22:33:00Z">
        <w:r>
          <w:rPr>
            <w:noProof/>
            <w:webHidden/>
          </w:rPr>
          <w:t>38</w:t>
        </w:r>
        <w:r>
          <w:rPr>
            <w:noProof/>
            <w:webHidden/>
          </w:rPr>
          <w:fldChar w:fldCharType="end"/>
        </w:r>
        <w:r w:rsidRPr="006327D8">
          <w:rPr>
            <w:rStyle w:val="Hyperlink"/>
            <w:noProof/>
          </w:rPr>
          <w:fldChar w:fldCharType="end"/>
        </w:r>
      </w:ins>
    </w:p>
    <w:p w14:paraId="564BE043" w14:textId="77777777" w:rsidR="0067515E" w:rsidRDefault="0067515E">
      <w:pPr>
        <w:pStyle w:val="TableofFigures"/>
        <w:tabs>
          <w:tab w:val="right" w:leader="dot" w:pos="9350"/>
        </w:tabs>
        <w:rPr>
          <w:ins w:id="1718" w:author="Szabolcs Bene" w:date="2016-06-23T22:33:00Z"/>
          <w:rFonts w:asciiTheme="minorHAnsi" w:eastAsiaTheme="minorEastAsia" w:hAnsiTheme="minorHAnsi" w:cstheme="minorBidi"/>
          <w:noProof/>
          <w:color w:val="auto"/>
          <w:sz w:val="22"/>
          <w:szCs w:val="22"/>
        </w:rPr>
      </w:pPr>
      <w:ins w:id="1719"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"_Toc454484626"</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5.3 Diagrama de secventa a unui exemplu de MVC</w:t>
        </w:r>
        <w:r>
          <w:rPr>
            <w:noProof/>
            <w:webHidden/>
          </w:rPr>
          <w:tab/>
        </w:r>
        <w:r>
          <w:rPr>
            <w:noProof/>
            <w:webHidden/>
          </w:rPr>
          <w:fldChar w:fldCharType="begin"/>
        </w:r>
        <w:r>
          <w:rPr>
            <w:noProof/>
            <w:webHidden/>
          </w:rPr>
          <w:instrText xml:space="preserve"> PAGEREF _Toc454484626 \h </w:instrText>
        </w:r>
        <w:r>
          <w:rPr>
            <w:noProof/>
            <w:webHidden/>
          </w:rPr>
        </w:r>
      </w:ins>
      <w:r>
        <w:rPr>
          <w:noProof/>
          <w:webHidden/>
        </w:rPr>
        <w:fldChar w:fldCharType="separate"/>
      </w:r>
      <w:ins w:id="1720" w:author="Szabolcs Bene" w:date="2016-06-23T22:33:00Z">
        <w:r>
          <w:rPr>
            <w:noProof/>
            <w:webHidden/>
          </w:rPr>
          <w:t>39</w:t>
        </w:r>
        <w:r>
          <w:rPr>
            <w:noProof/>
            <w:webHidden/>
          </w:rPr>
          <w:fldChar w:fldCharType="end"/>
        </w:r>
        <w:r w:rsidRPr="006327D8">
          <w:rPr>
            <w:rStyle w:val="Hyperlink"/>
            <w:noProof/>
          </w:rPr>
          <w:fldChar w:fldCharType="end"/>
        </w:r>
      </w:ins>
    </w:p>
    <w:p w14:paraId="37E75B1C" w14:textId="77777777" w:rsidR="0067515E" w:rsidRDefault="0067515E">
      <w:pPr>
        <w:pStyle w:val="TableofFigures"/>
        <w:tabs>
          <w:tab w:val="right" w:leader="dot" w:pos="9350"/>
        </w:tabs>
        <w:rPr>
          <w:ins w:id="1721" w:author="Szabolcs Bene" w:date="2016-06-23T22:33:00Z"/>
          <w:rFonts w:asciiTheme="minorHAnsi" w:eastAsiaTheme="minorEastAsia" w:hAnsiTheme="minorHAnsi" w:cstheme="minorBidi"/>
          <w:noProof/>
          <w:color w:val="auto"/>
          <w:sz w:val="22"/>
          <w:szCs w:val="22"/>
        </w:rPr>
      </w:pPr>
      <w:ins w:id="1722"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"_Toc454484627"</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5.4 Diagrama de secventa a Front Controller-ului</w:t>
        </w:r>
        <w:r>
          <w:rPr>
            <w:noProof/>
            <w:webHidden/>
          </w:rPr>
          <w:tab/>
        </w:r>
        <w:r>
          <w:rPr>
            <w:noProof/>
            <w:webHidden/>
          </w:rPr>
          <w:fldChar w:fldCharType="begin"/>
        </w:r>
        <w:r>
          <w:rPr>
            <w:noProof/>
            <w:webHidden/>
          </w:rPr>
          <w:instrText xml:space="preserve"> PAGEREF _Toc454484627 \h </w:instrText>
        </w:r>
        <w:r>
          <w:rPr>
            <w:noProof/>
            <w:webHidden/>
          </w:rPr>
        </w:r>
      </w:ins>
      <w:r>
        <w:rPr>
          <w:noProof/>
          <w:webHidden/>
        </w:rPr>
        <w:fldChar w:fldCharType="separate"/>
      </w:r>
      <w:ins w:id="1723" w:author="Szabolcs Bene" w:date="2016-06-23T22:33:00Z">
        <w:r>
          <w:rPr>
            <w:noProof/>
            <w:webHidden/>
          </w:rPr>
          <w:t>40</w:t>
        </w:r>
        <w:r>
          <w:rPr>
            <w:noProof/>
            <w:webHidden/>
          </w:rPr>
          <w:fldChar w:fldCharType="end"/>
        </w:r>
        <w:r w:rsidRPr="006327D8">
          <w:rPr>
            <w:rStyle w:val="Hyperlink"/>
            <w:noProof/>
          </w:rPr>
          <w:fldChar w:fldCharType="end"/>
        </w:r>
      </w:ins>
    </w:p>
    <w:p w14:paraId="419F02CF" w14:textId="77777777" w:rsidR="0067515E" w:rsidRDefault="0067515E">
      <w:pPr>
        <w:pStyle w:val="TableofFigures"/>
        <w:tabs>
          <w:tab w:val="right" w:leader="dot" w:pos="9350"/>
        </w:tabs>
        <w:rPr>
          <w:ins w:id="1724" w:author="Szabolcs Bene" w:date="2016-06-23T22:33:00Z"/>
          <w:rFonts w:asciiTheme="minorHAnsi" w:eastAsiaTheme="minorEastAsia" w:hAnsiTheme="minorHAnsi" w:cstheme="minorBidi"/>
          <w:noProof/>
          <w:color w:val="auto"/>
          <w:sz w:val="22"/>
          <w:szCs w:val="22"/>
        </w:rPr>
      </w:pPr>
      <w:ins w:id="1725"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"_Toc454484628"</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5.5 Arhitectura de componente</w:t>
        </w:r>
        <w:r>
          <w:rPr>
            <w:noProof/>
            <w:webHidden/>
          </w:rPr>
          <w:tab/>
        </w:r>
        <w:r>
          <w:rPr>
            <w:noProof/>
            <w:webHidden/>
          </w:rPr>
          <w:fldChar w:fldCharType="begin"/>
        </w:r>
        <w:r>
          <w:rPr>
            <w:noProof/>
            <w:webHidden/>
          </w:rPr>
          <w:instrText xml:space="preserve"> PAGEREF _Toc454484628 \h </w:instrText>
        </w:r>
        <w:r>
          <w:rPr>
            <w:noProof/>
            <w:webHidden/>
          </w:rPr>
        </w:r>
      </w:ins>
      <w:r>
        <w:rPr>
          <w:noProof/>
          <w:webHidden/>
        </w:rPr>
        <w:fldChar w:fldCharType="separate"/>
      </w:r>
      <w:ins w:id="1726" w:author="Szabolcs Bene" w:date="2016-06-23T22:33:00Z">
        <w:r>
          <w:rPr>
            <w:noProof/>
            <w:webHidden/>
          </w:rPr>
          <w:t>41</w:t>
        </w:r>
        <w:r>
          <w:rPr>
            <w:noProof/>
            <w:webHidden/>
          </w:rPr>
          <w:fldChar w:fldCharType="end"/>
        </w:r>
        <w:r w:rsidRPr="006327D8">
          <w:rPr>
            <w:rStyle w:val="Hyperlink"/>
            <w:noProof/>
          </w:rPr>
          <w:fldChar w:fldCharType="end"/>
        </w:r>
      </w:ins>
    </w:p>
    <w:p w14:paraId="0C3B9D8A" w14:textId="77777777" w:rsidR="0067515E" w:rsidRDefault="0067515E">
      <w:pPr>
        <w:pStyle w:val="TableofFigures"/>
        <w:tabs>
          <w:tab w:val="right" w:leader="dot" w:pos="9350"/>
        </w:tabs>
        <w:rPr>
          <w:ins w:id="1727" w:author="Szabolcs Bene" w:date="2016-06-23T22:33:00Z"/>
          <w:rFonts w:asciiTheme="minorHAnsi" w:eastAsiaTheme="minorEastAsia" w:hAnsiTheme="minorHAnsi" w:cstheme="minorBidi"/>
          <w:noProof/>
          <w:color w:val="auto"/>
          <w:sz w:val="22"/>
          <w:szCs w:val="22"/>
        </w:rPr>
      </w:pPr>
      <w:ins w:id="1728"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"_Toc454484629"</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5.6 Arhitectura detaliata a aplicatiei</w:t>
        </w:r>
        <w:r>
          <w:rPr>
            <w:noProof/>
            <w:webHidden/>
          </w:rPr>
          <w:tab/>
        </w:r>
        <w:r>
          <w:rPr>
            <w:noProof/>
            <w:webHidden/>
          </w:rPr>
          <w:fldChar w:fldCharType="begin"/>
        </w:r>
        <w:r>
          <w:rPr>
            <w:noProof/>
            <w:webHidden/>
          </w:rPr>
          <w:instrText xml:space="preserve"> PAGEREF _Toc454484629 \h </w:instrText>
        </w:r>
        <w:r>
          <w:rPr>
            <w:noProof/>
            <w:webHidden/>
          </w:rPr>
        </w:r>
      </w:ins>
      <w:r>
        <w:rPr>
          <w:noProof/>
          <w:webHidden/>
        </w:rPr>
        <w:fldChar w:fldCharType="separate"/>
      </w:r>
      <w:ins w:id="1729" w:author="Szabolcs Bene" w:date="2016-06-23T22:33:00Z">
        <w:r>
          <w:rPr>
            <w:noProof/>
            <w:webHidden/>
          </w:rPr>
          <w:t>42</w:t>
        </w:r>
        <w:r>
          <w:rPr>
            <w:noProof/>
            <w:webHidden/>
          </w:rPr>
          <w:fldChar w:fldCharType="end"/>
        </w:r>
        <w:r w:rsidRPr="006327D8">
          <w:rPr>
            <w:rStyle w:val="Hyperlink"/>
            <w:noProof/>
          </w:rPr>
          <w:fldChar w:fldCharType="end"/>
        </w:r>
      </w:ins>
    </w:p>
    <w:p w14:paraId="66175E8B" w14:textId="77777777" w:rsidR="0067515E" w:rsidRDefault="0067515E">
      <w:pPr>
        <w:pStyle w:val="TableofFigures"/>
        <w:tabs>
          <w:tab w:val="right" w:leader="dot" w:pos="9350"/>
        </w:tabs>
        <w:rPr>
          <w:ins w:id="1730" w:author="Szabolcs Bene" w:date="2016-06-23T22:33:00Z"/>
          <w:rFonts w:asciiTheme="minorHAnsi" w:eastAsiaTheme="minorEastAsia" w:hAnsiTheme="minorHAnsi" w:cstheme="minorBidi"/>
          <w:noProof/>
          <w:color w:val="auto"/>
          <w:sz w:val="22"/>
          <w:szCs w:val="22"/>
        </w:rPr>
      </w:pPr>
      <w:ins w:id="1731"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"_Toc454484630"</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5.7 Componenta de server</w:t>
        </w:r>
        <w:r>
          <w:rPr>
            <w:noProof/>
            <w:webHidden/>
          </w:rPr>
          <w:tab/>
        </w:r>
        <w:r>
          <w:rPr>
            <w:noProof/>
            <w:webHidden/>
          </w:rPr>
          <w:fldChar w:fldCharType="begin"/>
        </w:r>
        <w:r>
          <w:rPr>
            <w:noProof/>
            <w:webHidden/>
          </w:rPr>
          <w:instrText xml:space="preserve"> PAGEREF _Toc454484630 \h </w:instrText>
        </w:r>
        <w:r>
          <w:rPr>
            <w:noProof/>
            <w:webHidden/>
          </w:rPr>
        </w:r>
      </w:ins>
      <w:r>
        <w:rPr>
          <w:noProof/>
          <w:webHidden/>
        </w:rPr>
        <w:fldChar w:fldCharType="separate"/>
      </w:r>
      <w:ins w:id="1732" w:author="Szabolcs Bene" w:date="2016-06-23T22:33:00Z">
        <w:r>
          <w:rPr>
            <w:noProof/>
            <w:webHidden/>
          </w:rPr>
          <w:t>43</w:t>
        </w:r>
        <w:r>
          <w:rPr>
            <w:noProof/>
            <w:webHidden/>
          </w:rPr>
          <w:fldChar w:fldCharType="end"/>
        </w:r>
        <w:r w:rsidRPr="006327D8">
          <w:rPr>
            <w:rStyle w:val="Hyperlink"/>
            <w:noProof/>
          </w:rPr>
          <w:fldChar w:fldCharType="end"/>
        </w:r>
      </w:ins>
    </w:p>
    <w:p w14:paraId="2992E92B" w14:textId="77777777" w:rsidR="0067515E" w:rsidRDefault="0067515E">
      <w:pPr>
        <w:pStyle w:val="TableofFigures"/>
        <w:tabs>
          <w:tab w:val="right" w:leader="dot" w:pos="9350"/>
        </w:tabs>
        <w:rPr>
          <w:ins w:id="1733" w:author="Szabolcs Bene" w:date="2016-06-23T22:33:00Z"/>
          <w:rFonts w:asciiTheme="minorHAnsi" w:eastAsiaTheme="minorEastAsia" w:hAnsiTheme="minorHAnsi" w:cstheme="minorBidi"/>
          <w:noProof/>
          <w:color w:val="auto"/>
          <w:sz w:val="22"/>
          <w:szCs w:val="22"/>
        </w:rPr>
      </w:pPr>
      <w:ins w:id="1734"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"_Toc454484631"</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5.8 Diagrama de cl</w:t>
        </w:r>
        <w:r w:rsidRPr="006327D8">
          <w:rPr>
            <w:rStyle w:val="Hyperlink"/>
            <w:noProof/>
          </w:rPr>
          <w:t>a</w:t>
        </w:r>
        <w:r w:rsidRPr="006327D8">
          <w:rPr>
            <w:rStyle w:val="Hyperlink"/>
            <w:noProof/>
          </w:rPr>
          <w:t>se/muta pe pag anterioara</w:t>
        </w:r>
        <w:r>
          <w:rPr>
            <w:noProof/>
            <w:webHidden/>
          </w:rPr>
          <w:tab/>
        </w:r>
        <w:r>
          <w:rPr>
            <w:noProof/>
            <w:webHidden/>
          </w:rPr>
          <w:fldChar w:fldCharType="begin"/>
        </w:r>
        <w:r>
          <w:rPr>
            <w:noProof/>
            <w:webHidden/>
          </w:rPr>
          <w:instrText xml:space="preserve"> PAGEREF _Toc454484631 \h </w:instrText>
        </w:r>
        <w:r>
          <w:rPr>
            <w:noProof/>
            <w:webHidden/>
          </w:rPr>
        </w:r>
      </w:ins>
      <w:r>
        <w:rPr>
          <w:noProof/>
          <w:webHidden/>
        </w:rPr>
        <w:fldChar w:fldCharType="separate"/>
      </w:r>
      <w:ins w:id="1735" w:author="Szabolcs Bene" w:date="2016-06-23T22:33:00Z">
        <w:r>
          <w:rPr>
            <w:noProof/>
            <w:webHidden/>
          </w:rPr>
          <w:t>44</w:t>
        </w:r>
        <w:r>
          <w:rPr>
            <w:noProof/>
            <w:webHidden/>
          </w:rPr>
          <w:fldChar w:fldCharType="end"/>
        </w:r>
        <w:r w:rsidRPr="006327D8">
          <w:rPr>
            <w:rStyle w:val="Hyperlink"/>
            <w:noProof/>
          </w:rPr>
          <w:fldChar w:fldCharType="end"/>
        </w:r>
      </w:ins>
    </w:p>
    <w:p w14:paraId="0407D4F7" w14:textId="77777777" w:rsidR="0067515E" w:rsidRDefault="0067515E">
      <w:pPr>
        <w:pStyle w:val="TableofFigures"/>
        <w:tabs>
          <w:tab w:val="right" w:leader="dot" w:pos="9350"/>
        </w:tabs>
        <w:rPr>
          <w:ins w:id="1736" w:author="Szabolcs Bene" w:date="2016-06-23T22:33:00Z"/>
          <w:rFonts w:asciiTheme="minorHAnsi" w:eastAsiaTheme="minorEastAsia" w:hAnsiTheme="minorHAnsi" w:cstheme="minorBidi"/>
          <w:noProof/>
          <w:color w:val="auto"/>
          <w:sz w:val="22"/>
          <w:szCs w:val="22"/>
        </w:rPr>
      </w:pPr>
      <w:ins w:id="1737"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"_Toc454484632"</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5.9 Componenta de client</w:t>
        </w:r>
        <w:r>
          <w:rPr>
            <w:noProof/>
            <w:webHidden/>
          </w:rPr>
          <w:tab/>
        </w:r>
        <w:r>
          <w:rPr>
            <w:noProof/>
            <w:webHidden/>
          </w:rPr>
          <w:fldChar w:fldCharType="begin"/>
        </w:r>
        <w:r>
          <w:rPr>
            <w:noProof/>
            <w:webHidden/>
          </w:rPr>
          <w:instrText xml:space="preserve"> PAGEREF _Toc454484632 \h </w:instrText>
        </w:r>
        <w:r>
          <w:rPr>
            <w:noProof/>
            <w:webHidden/>
          </w:rPr>
        </w:r>
      </w:ins>
      <w:r>
        <w:rPr>
          <w:noProof/>
          <w:webHidden/>
        </w:rPr>
        <w:fldChar w:fldCharType="separate"/>
      </w:r>
      <w:ins w:id="1738" w:author="Szabolcs Bene" w:date="2016-06-23T22:33:00Z">
        <w:r>
          <w:rPr>
            <w:noProof/>
            <w:webHidden/>
          </w:rPr>
          <w:t>47</w:t>
        </w:r>
        <w:r>
          <w:rPr>
            <w:noProof/>
            <w:webHidden/>
          </w:rPr>
          <w:fldChar w:fldCharType="end"/>
        </w:r>
        <w:r w:rsidRPr="006327D8">
          <w:rPr>
            <w:rStyle w:val="Hyperlink"/>
            <w:noProof/>
          </w:rPr>
          <w:fldChar w:fldCharType="end"/>
        </w:r>
      </w:ins>
    </w:p>
    <w:p w14:paraId="3B81C001" w14:textId="77777777" w:rsidR="0067515E" w:rsidRDefault="0067515E">
      <w:pPr>
        <w:pStyle w:val="TableofFigures"/>
        <w:tabs>
          <w:tab w:val="right" w:leader="dot" w:pos="9350"/>
        </w:tabs>
        <w:rPr>
          <w:ins w:id="1739" w:author="Szabolcs Bene" w:date="2016-06-23T22:33:00Z"/>
          <w:rFonts w:asciiTheme="minorHAnsi" w:eastAsiaTheme="minorEastAsia" w:hAnsiTheme="minorHAnsi" w:cstheme="minorBidi"/>
          <w:noProof/>
          <w:color w:val="auto"/>
          <w:sz w:val="22"/>
          <w:szCs w:val="22"/>
        </w:rPr>
      </w:pPr>
      <w:ins w:id="1740"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"_Toc454484633"</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5.10 Diagrama de pagini PHP</w:t>
        </w:r>
        <w:r>
          <w:rPr>
            <w:noProof/>
            <w:webHidden/>
          </w:rPr>
          <w:tab/>
        </w:r>
        <w:r>
          <w:rPr>
            <w:noProof/>
            <w:webHidden/>
          </w:rPr>
          <w:fldChar w:fldCharType="begin"/>
        </w:r>
        <w:r>
          <w:rPr>
            <w:noProof/>
            <w:webHidden/>
          </w:rPr>
          <w:instrText xml:space="preserve"> PAGEREF _Toc454484633 \h </w:instrText>
        </w:r>
        <w:r>
          <w:rPr>
            <w:noProof/>
            <w:webHidden/>
          </w:rPr>
        </w:r>
      </w:ins>
      <w:r>
        <w:rPr>
          <w:noProof/>
          <w:webHidden/>
        </w:rPr>
        <w:fldChar w:fldCharType="separate"/>
      </w:r>
      <w:ins w:id="1741" w:author="Szabolcs Bene" w:date="2016-06-23T22:33:00Z">
        <w:r>
          <w:rPr>
            <w:noProof/>
            <w:webHidden/>
          </w:rPr>
          <w:t>48</w:t>
        </w:r>
        <w:r>
          <w:rPr>
            <w:noProof/>
            <w:webHidden/>
          </w:rPr>
          <w:fldChar w:fldCharType="end"/>
        </w:r>
        <w:r w:rsidRPr="006327D8">
          <w:rPr>
            <w:rStyle w:val="Hyperlink"/>
            <w:noProof/>
          </w:rPr>
          <w:fldChar w:fldCharType="end"/>
        </w:r>
      </w:ins>
    </w:p>
    <w:p w14:paraId="7BAFA9A5" w14:textId="77777777" w:rsidR="0067515E" w:rsidRDefault="0067515E">
      <w:pPr>
        <w:pStyle w:val="TableofFigures"/>
        <w:tabs>
          <w:tab w:val="right" w:leader="dot" w:pos="9350"/>
        </w:tabs>
        <w:rPr>
          <w:ins w:id="1742" w:author="Szabolcs Bene" w:date="2016-06-23T22:33:00Z"/>
          <w:rFonts w:asciiTheme="minorHAnsi" w:eastAsiaTheme="minorEastAsia" w:hAnsiTheme="minorHAnsi" w:cstheme="minorBidi"/>
          <w:noProof/>
          <w:color w:val="auto"/>
          <w:sz w:val="22"/>
          <w:szCs w:val="22"/>
        </w:rPr>
      </w:pPr>
      <w:ins w:id="1743"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"_Toc454484634"</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 11 Diagrama pentru conectare intre clienti</w:t>
        </w:r>
        <w:r>
          <w:rPr>
            <w:noProof/>
            <w:webHidden/>
          </w:rPr>
          <w:tab/>
        </w:r>
        <w:r>
          <w:rPr>
            <w:noProof/>
            <w:webHidden/>
          </w:rPr>
          <w:fldChar w:fldCharType="begin"/>
        </w:r>
        <w:r>
          <w:rPr>
            <w:noProof/>
            <w:webHidden/>
          </w:rPr>
          <w:instrText xml:space="preserve"> PAGEREF _Toc454484634 \h </w:instrText>
        </w:r>
        <w:r>
          <w:rPr>
            <w:noProof/>
            <w:webHidden/>
          </w:rPr>
        </w:r>
      </w:ins>
      <w:r>
        <w:rPr>
          <w:noProof/>
          <w:webHidden/>
        </w:rPr>
        <w:fldChar w:fldCharType="separate"/>
      </w:r>
      <w:ins w:id="1744" w:author="Szabolcs Bene" w:date="2016-06-23T22:33:00Z">
        <w:r>
          <w:rPr>
            <w:noProof/>
            <w:webHidden/>
          </w:rPr>
          <w:t>51</w:t>
        </w:r>
        <w:r>
          <w:rPr>
            <w:noProof/>
            <w:webHidden/>
          </w:rPr>
          <w:fldChar w:fldCharType="end"/>
        </w:r>
        <w:r w:rsidRPr="006327D8">
          <w:rPr>
            <w:rStyle w:val="Hyperlink"/>
            <w:noProof/>
          </w:rPr>
          <w:fldChar w:fldCharType="end"/>
        </w:r>
      </w:ins>
    </w:p>
    <w:p w14:paraId="1D0C237E" w14:textId="77777777" w:rsidR="0067515E" w:rsidRDefault="0067515E">
      <w:pPr>
        <w:pStyle w:val="TableofFigures"/>
        <w:tabs>
          <w:tab w:val="right" w:leader="dot" w:pos="9350"/>
        </w:tabs>
        <w:rPr>
          <w:ins w:id="1745" w:author="Szabolcs Bene" w:date="2016-06-23T22:33:00Z"/>
          <w:rFonts w:asciiTheme="minorHAnsi" w:eastAsiaTheme="minorEastAsia" w:hAnsiTheme="minorHAnsi" w:cstheme="minorBidi"/>
          <w:noProof/>
          <w:color w:val="auto"/>
          <w:sz w:val="22"/>
          <w:szCs w:val="22"/>
        </w:rPr>
      </w:pPr>
      <w:ins w:id="1746"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"_Toc454484635"</w:instrText>
        </w:r>
        <w:r w:rsidRPr="006327D8">
          <w:rPr>
            <w:rStyle w:val="Hyperlink"/>
            <w:noProof/>
          </w:rPr>
          <w:instrText xml:space="preserve"> </w:instrText>
        </w:r>
        <w:r w:rsidRPr="006327D8">
          <w:rPr>
            <w:rStyle w:val="Hyperlink"/>
            <w:noProof/>
          </w:rPr>
        </w:r>
        <w:r w:rsidRPr="006327D8">
          <w:rPr>
            <w:rStyle w:val="Hyperlink"/>
            <w:noProof/>
          </w:rPr>
          <w:fldChar w:fldCharType="separate"/>
        </w:r>
        <w:r w:rsidRPr="006327D8">
          <w:rPr>
            <w:rStyle w:val="Hyperlink"/>
            <w:noProof/>
          </w:rPr>
          <w:t>Figura 5.12 Baza de date</w:t>
        </w:r>
        <w:r>
          <w:rPr>
            <w:noProof/>
            <w:webHidden/>
          </w:rPr>
          <w:tab/>
        </w:r>
        <w:r>
          <w:rPr>
            <w:noProof/>
            <w:webHidden/>
          </w:rPr>
          <w:fldChar w:fldCharType="begin"/>
        </w:r>
        <w:r>
          <w:rPr>
            <w:noProof/>
            <w:webHidden/>
          </w:rPr>
          <w:instrText xml:space="preserve"> PAGEREF _Toc454484635 \h </w:instrText>
        </w:r>
        <w:r>
          <w:rPr>
            <w:noProof/>
            <w:webHidden/>
          </w:rPr>
        </w:r>
      </w:ins>
      <w:r>
        <w:rPr>
          <w:noProof/>
          <w:webHidden/>
        </w:rPr>
        <w:fldChar w:fldCharType="separate"/>
      </w:r>
      <w:ins w:id="1747" w:author="Szabolcs Bene" w:date="2016-06-23T22:33:00Z">
        <w:r>
          <w:rPr>
            <w:noProof/>
            <w:webHidden/>
          </w:rPr>
          <w:t>58</w:t>
        </w:r>
        <w:r>
          <w:rPr>
            <w:noProof/>
            <w:webHidden/>
          </w:rPr>
          <w:fldChar w:fldCharType="end"/>
        </w:r>
        <w:r w:rsidRPr="006327D8">
          <w:rPr>
            <w:rStyle w:val="Hyperlink"/>
            <w:noProof/>
          </w:rPr>
          <w:fldChar w:fldCharType="end"/>
        </w:r>
      </w:ins>
    </w:p>
    <w:p w14:paraId="77DDC347" w14:textId="77777777" w:rsidR="0067515E" w:rsidDel="0067515E" w:rsidRDefault="0067515E">
      <w:pPr>
        <w:pStyle w:val="TableofFigures"/>
        <w:tabs>
          <w:tab w:val="right" w:leader="dot" w:pos="9350"/>
        </w:tabs>
        <w:rPr>
          <w:del w:id="1748" w:author="Szabolcs Bene" w:date="2016-06-23T22:33:00Z"/>
          <w:noProof/>
        </w:rPr>
      </w:pPr>
    </w:p>
    <w:p w14:paraId="1644E6B6" w14:textId="77777777" w:rsidR="009250CB" w:rsidDel="009250CB" w:rsidRDefault="009250CB">
      <w:pPr>
        <w:pStyle w:val="TableofFigures"/>
        <w:tabs>
          <w:tab w:val="right" w:leader="dot" w:pos="9350"/>
        </w:tabs>
        <w:rPr>
          <w:del w:id="1749" w:author="Szabolcs Bene" w:date="2016-06-22T22:43:00Z"/>
          <w:noProof/>
        </w:rPr>
      </w:pPr>
    </w:p>
    <w:p w14:paraId="6C539A66" w14:textId="77777777" w:rsidR="002C4012" w:rsidDel="002C4012" w:rsidRDefault="002C4012" w:rsidP="002C4012">
      <w:pPr>
        <w:pStyle w:val="Heading1"/>
        <w:rPr>
          <w:del w:id="1750" w:author="Szabolcs Bene" w:date="2016-06-22T20:12:00Z"/>
          <w:noProof/>
        </w:rPr>
      </w:pPr>
    </w:p>
    <w:p w14:paraId="04982D1E" w14:textId="77777777" w:rsidR="0067515E" w:rsidRDefault="002C4012">
      <w:pPr>
        <w:pStyle w:val="TableofFigures"/>
        <w:tabs>
          <w:tab w:val="right" w:leader="dot" w:pos="9350"/>
        </w:tabs>
        <w:rPr>
          <w:ins w:id="1751" w:author="Szabolcs Bene" w:date="2016-06-23T22:33:00Z"/>
          <w:rFonts w:asciiTheme="minorHAnsi" w:eastAsiaTheme="minorEastAsia" w:hAnsiTheme="minorHAnsi" w:cstheme="minorBidi"/>
          <w:noProof/>
          <w:color w:val="auto"/>
          <w:sz w:val="22"/>
          <w:szCs w:val="22"/>
        </w:rPr>
      </w:pPr>
      <w:ins w:id="1752" w:author="Szabolcs Bene" w:date="2016-06-22T20:12:00Z">
        <w:r>
          <w:fldChar w:fldCharType="end"/>
        </w:r>
        <w:r w:rsidR="006C5AAD">
          <w:fldChar w:fldCharType="begin"/>
        </w:r>
        <w:r w:rsidR="006C5AAD">
          <w:instrText xml:space="preserve"> TOC \h \z \c "Figura 7." </w:instrText>
        </w:r>
      </w:ins>
      <w:r w:rsidR="006C5AAD">
        <w:fldChar w:fldCharType="separate"/>
      </w:r>
      <w:ins w:id="1753" w:author="Szabolcs Bene" w:date="2016-06-23T22:33:00Z">
        <w:r w:rsidR="0067515E" w:rsidRPr="00CD2A9E">
          <w:rPr>
            <w:rStyle w:val="Hyperlink"/>
            <w:noProof/>
          </w:rPr>
          <w:fldChar w:fldCharType="begin"/>
        </w:r>
        <w:r w:rsidR="0067515E" w:rsidRPr="00CD2A9E">
          <w:rPr>
            <w:rStyle w:val="Hyperlink"/>
            <w:noProof/>
          </w:rPr>
          <w:instrText xml:space="preserve"> </w:instrText>
        </w:r>
        <w:r w:rsidR="0067515E">
          <w:rPr>
            <w:noProof/>
          </w:rPr>
          <w:instrText>HYPERLINK \l "_Toc454484636"</w:instrText>
        </w:r>
        <w:r w:rsidR="0067515E" w:rsidRPr="00CD2A9E">
          <w:rPr>
            <w:rStyle w:val="Hyperlink"/>
            <w:noProof/>
          </w:rPr>
          <w:instrText xml:space="preserve"> </w:instrText>
        </w:r>
        <w:r w:rsidR="0067515E" w:rsidRPr="00CD2A9E">
          <w:rPr>
            <w:rStyle w:val="Hyperlink"/>
            <w:noProof/>
          </w:rPr>
        </w:r>
        <w:r w:rsidR="0067515E" w:rsidRPr="00CD2A9E">
          <w:rPr>
            <w:rStyle w:val="Hyperlink"/>
            <w:noProof/>
          </w:rPr>
          <w:fldChar w:fldCharType="separate"/>
        </w:r>
        <w:r w:rsidR="0067515E" w:rsidRPr="00CD2A9E">
          <w:rPr>
            <w:rStyle w:val="Hyperlink"/>
            <w:noProof/>
          </w:rPr>
          <w:t>Figura 7.1 Selectarea functiilor Git</w:t>
        </w:r>
        <w:r w:rsidR="0067515E">
          <w:rPr>
            <w:noProof/>
            <w:webHidden/>
          </w:rPr>
          <w:tab/>
        </w:r>
        <w:r w:rsidR="0067515E">
          <w:rPr>
            <w:noProof/>
            <w:webHidden/>
          </w:rPr>
          <w:fldChar w:fldCharType="begin"/>
        </w:r>
        <w:r w:rsidR="0067515E">
          <w:rPr>
            <w:noProof/>
            <w:webHidden/>
          </w:rPr>
          <w:instrText xml:space="preserve"> PAGEREF _Toc454484636 \h </w:instrText>
        </w:r>
        <w:r w:rsidR="0067515E">
          <w:rPr>
            <w:noProof/>
            <w:webHidden/>
          </w:rPr>
        </w:r>
      </w:ins>
      <w:r w:rsidR="0067515E">
        <w:rPr>
          <w:noProof/>
          <w:webHidden/>
        </w:rPr>
        <w:fldChar w:fldCharType="separate"/>
      </w:r>
      <w:ins w:id="1754" w:author="Szabolcs Bene" w:date="2016-06-23T22:33:00Z">
        <w:r w:rsidR="0067515E">
          <w:rPr>
            <w:noProof/>
            <w:webHidden/>
          </w:rPr>
          <w:t>63</w:t>
        </w:r>
        <w:r w:rsidR="0067515E">
          <w:rPr>
            <w:noProof/>
            <w:webHidden/>
          </w:rPr>
          <w:fldChar w:fldCharType="end"/>
        </w:r>
        <w:r w:rsidR="0067515E" w:rsidRPr="00CD2A9E">
          <w:rPr>
            <w:rStyle w:val="Hyperlink"/>
            <w:noProof/>
          </w:rPr>
          <w:fldChar w:fldCharType="end"/>
        </w:r>
      </w:ins>
    </w:p>
    <w:p w14:paraId="5D078CDF" w14:textId="77777777" w:rsidR="0067515E" w:rsidRDefault="0067515E">
      <w:pPr>
        <w:pStyle w:val="TableofFigures"/>
        <w:tabs>
          <w:tab w:val="right" w:leader="dot" w:pos="9350"/>
        </w:tabs>
        <w:rPr>
          <w:ins w:id="1755" w:author="Szabolcs Bene" w:date="2016-06-23T22:33:00Z"/>
          <w:rFonts w:asciiTheme="minorHAnsi" w:eastAsiaTheme="minorEastAsia" w:hAnsiTheme="minorHAnsi" w:cstheme="minorBidi"/>
          <w:noProof/>
          <w:color w:val="auto"/>
          <w:sz w:val="22"/>
          <w:szCs w:val="22"/>
        </w:rPr>
      </w:pPr>
      <w:ins w:id="1756"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"_Toc454484637"</w:instrText>
        </w:r>
        <w:r w:rsidRPr="00CD2A9E">
          <w:rPr>
            <w:rStyle w:val="Hyperlink"/>
            <w:noProof/>
          </w:rPr>
          <w:instrText xml:space="preserve"> </w:instrText>
        </w:r>
        <w:r w:rsidRPr="00CD2A9E">
          <w:rPr>
            <w:rStyle w:val="Hyperlink"/>
            <w:noProof/>
          </w:rPr>
        </w:r>
        <w:r w:rsidRPr="00CD2A9E">
          <w:rPr>
            <w:rStyle w:val="Hyperlink"/>
            <w:noProof/>
          </w:rPr>
          <w:fldChar w:fldCharType="separate"/>
        </w:r>
        <w:r w:rsidRPr="00CD2A9E">
          <w:rPr>
            <w:rStyle w:val="Hyperlink"/>
            <w:noProof/>
          </w:rPr>
          <w:t>Figura 7.2 Selectarea functiei din cmd</w:t>
        </w:r>
        <w:r>
          <w:rPr>
            <w:noProof/>
            <w:webHidden/>
          </w:rPr>
          <w:tab/>
        </w:r>
        <w:r>
          <w:rPr>
            <w:noProof/>
            <w:webHidden/>
          </w:rPr>
          <w:fldChar w:fldCharType="begin"/>
        </w:r>
        <w:r>
          <w:rPr>
            <w:noProof/>
            <w:webHidden/>
          </w:rPr>
          <w:instrText xml:space="preserve"> PAGEREF _Toc454484637 \h </w:instrText>
        </w:r>
        <w:r>
          <w:rPr>
            <w:noProof/>
            <w:webHidden/>
          </w:rPr>
        </w:r>
      </w:ins>
      <w:r>
        <w:rPr>
          <w:noProof/>
          <w:webHidden/>
        </w:rPr>
        <w:fldChar w:fldCharType="separate"/>
      </w:r>
      <w:ins w:id="1757" w:author="Szabolcs Bene" w:date="2016-06-23T22:33:00Z">
        <w:r>
          <w:rPr>
            <w:noProof/>
            <w:webHidden/>
          </w:rPr>
          <w:t>64</w:t>
        </w:r>
        <w:r>
          <w:rPr>
            <w:noProof/>
            <w:webHidden/>
          </w:rPr>
          <w:fldChar w:fldCharType="end"/>
        </w:r>
        <w:r w:rsidRPr="00CD2A9E">
          <w:rPr>
            <w:rStyle w:val="Hyperlink"/>
            <w:noProof/>
          </w:rPr>
          <w:fldChar w:fldCharType="end"/>
        </w:r>
      </w:ins>
    </w:p>
    <w:p w14:paraId="05B430F7" w14:textId="77777777" w:rsidR="0067515E" w:rsidRDefault="0067515E">
      <w:pPr>
        <w:pStyle w:val="TableofFigures"/>
        <w:tabs>
          <w:tab w:val="right" w:leader="dot" w:pos="9350"/>
        </w:tabs>
        <w:rPr>
          <w:ins w:id="1758" w:author="Szabolcs Bene" w:date="2016-06-23T22:33:00Z"/>
          <w:rFonts w:asciiTheme="minorHAnsi" w:eastAsiaTheme="minorEastAsia" w:hAnsiTheme="minorHAnsi" w:cstheme="minorBidi"/>
          <w:noProof/>
          <w:color w:val="auto"/>
          <w:sz w:val="22"/>
          <w:szCs w:val="22"/>
        </w:rPr>
      </w:pPr>
      <w:ins w:id="1759"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"_Toc454484638"</w:instrText>
        </w:r>
        <w:r w:rsidRPr="00CD2A9E">
          <w:rPr>
            <w:rStyle w:val="Hyperlink"/>
            <w:noProof/>
          </w:rPr>
          <w:instrText xml:space="preserve"> </w:instrText>
        </w:r>
        <w:r w:rsidRPr="00CD2A9E">
          <w:rPr>
            <w:rStyle w:val="Hyperlink"/>
            <w:noProof/>
          </w:rPr>
        </w:r>
        <w:r w:rsidRPr="00CD2A9E">
          <w:rPr>
            <w:rStyle w:val="Hyperlink"/>
            <w:noProof/>
          </w:rPr>
          <w:fldChar w:fldCharType="separate"/>
        </w:r>
        <w:r w:rsidRPr="00CD2A9E">
          <w:rPr>
            <w:rStyle w:val="Hyperlink"/>
            <w:noProof/>
          </w:rPr>
          <w:t>Figura 7.3 Selectarea functiilor XAMPP</w:t>
        </w:r>
        <w:r>
          <w:rPr>
            <w:noProof/>
            <w:webHidden/>
          </w:rPr>
          <w:tab/>
        </w:r>
        <w:r>
          <w:rPr>
            <w:noProof/>
            <w:webHidden/>
          </w:rPr>
          <w:fldChar w:fldCharType="begin"/>
        </w:r>
        <w:r>
          <w:rPr>
            <w:noProof/>
            <w:webHidden/>
          </w:rPr>
          <w:instrText xml:space="preserve"> PAGEREF _Toc454484638 \h </w:instrText>
        </w:r>
        <w:r>
          <w:rPr>
            <w:noProof/>
            <w:webHidden/>
          </w:rPr>
        </w:r>
      </w:ins>
      <w:r>
        <w:rPr>
          <w:noProof/>
          <w:webHidden/>
        </w:rPr>
        <w:fldChar w:fldCharType="separate"/>
      </w:r>
      <w:ins w:id="1760" w:author="Szabolcs Bene" w:date="2016-06-23T22:33:00Z">
        <w:r>
          <w:rPr>
            <w:noProof/>
            <w:webHidden/>
          </w:rPr>
          <w:t>65</w:t>
        </w:r>
        <w:r>
          <w:rPr>
            <w:noProof/>
            <w:webHidden/>
          </w:rPr>
          <w:fldChar w:fldCharType="end"/>
        </w:r>
        <w:r w:rsidRPr="00CD2A9E">
          <w:rPr>
            <w:rStyle w:val="Hyperlink"/>
            <w:noProof/>
          </w:rPr>
          <w:fldChar w:fldCharType="end"/>
        </w:r>
      </w:ins>
    </w:p>
    <w:p w14:paraId="6CC7210F" w14:textId="77777777" w:rsidR="0067515E" w:rsidRDefault="0067515E">
      <w:pPr>
        <w:pStyle w:val="TableofFigures"/>
        <w:tabs>
          <w:tab w:val="right" w:leader="dot" w:pos="9350"/>
        </w:tabs>
        <w:rPr>
          <w:ins w:id="1761" w:author="Szabolcs Bene" w:date="2016-06-23T22:33:00Z"/>
          <w:rFonts w:asciiTheme="minorHAnsi" w:eastAsiaTheme="minorEastAsia" w:hAnsiTheme="minorHAnsi" w:cstheme="minorBidi"/>
          <w:noProof/>
          <w:color w:val="auto"/>
          <w:sz w:val="22"/>
          <w:szCs w:val="22"/>
        </w:rPr>
      </w:pPr>
      <w:ins w:id="1762"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"_Toc454484639"</w:instrText>
        </w:r>
        <w:r w:rsidRPr="00CD2A9E">
          <w:rPr>
            <w:rStyle w:val="Hyperlink"/>
            <w:noProof/>
          </w:rPr>
          <w:instrText xml:space="preserve"> </w:instrText>
        </w:r>
        <w:r w:rsidRPr="00CD2A9E">
          <w:rPr>
            <w:rStyle w:val="Hyperlink"/>
            <w:noProof/>
          </w:rPr>
        </w:r>
        <w:r w:rsidRPr="00CD2A9E">
          <w:rPr>
            <w:rStyle w:val="Hyperlink"/>
            <w:noProof/>
          </w:rPr>
          <w:fldChar w:fldCharType="separate"/>
        </w:r>
        <w:r w:rsidRPr="00CD2A9E">
          <w:rPr>
            <w:rStyle w:val="Hyperlink"/>
            <w:noProof/>
          </w:rPr>
          <w:t>Figura 7.4 Pornirea serverelor</w:t>
        </w:r>
        <w:r>
          <w:rPr>
            <w:noProof/>
            <w:webHidden/>
          </w:rPr>
          <w:tab/>
        </w:r>
        <w:r>
          <w:rPr>
            <w:noProof/>
            <w:webHidden/>
          </w:rPr>
          <w:fldChar w:fldCharType="begin"/>
        </w:r>
        <w:r>
          <w:rPr>
            <w:noProof/>
            <w:webHidden/>
          </w:rPr>
          <w:instrText xml:space="preserve"> PAGEREF _Toc454484639 \h </w:instrText>
        </w:r>
        <w:r>
          <w:rPr>
            <w:noProof/>
            <w:webHidden/>
          </w:rPr>
        </w:r>
      </w:ins>
      <w:r>
        <w:rPr>
          <w:noProof/>
          <w:webHidden/>
        </w:rPr>
        <w:fldChar w:fldCharType="separate"/>
      </w:r>
      <w:ins w:id="1763" w:author="Szabolcs Bene" w:date="2016-06-23T22:33:00Z">
        <w:r>
          <w:rPr>
            <w:noProof/>
            <w:webHidden/>
          </w:rPr>
          <w:t>66</w:t>
        </w:r>
        <w:r>
          <w:rPr>
            <w:noProof/>
            <w:webHidden/>
          </w:rPr>
          <w:fldChar w:fldCharType="end"/>
        </w:r>
        <w:r w:rsidRPr="00CD2A9E">
          <w:rPr>
            <w:rStyle w:val="Hyperlink"/>
            <w:noProof/>
          </w:rPr>
          <w:fldChar w:fldCharType="end"/>
        </w:r>
      </w:ins>
    </w:p>
    <w:p w14:paraId="2E4C3888" w14:textId="77777777" w:rsidR="0067515E" w:rsidRDefault="0067515E">
      <w:pPr>
        <w:pStyle w:val="TableofFigures"/>
        <w:tabs>
          <w:tab w:val="right" w:leader="dot" w:pos="9350"/>
        </w:tabs>
        <w:rPr>
          <w:ins w:id="1764" w:author="Szabolcs Bene" w:date="2016-06-23T22:33:00Z"/>
          <w:rFonts w:asciiTheme="minorHAnsi" w:eastAsiaTheme="minorEastAsia" w:hAnsiTheme="minorHAnsi" w:cstheme="minorBidi"/>
          <w:noProof/>
          <w:color w:val="auto"/>
          <w:sz w:val="22"/>
          <w:szCs w:val="22"/>
        </w:rPr>
      </w:pPr>
      <w:ins w:id="1765"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"_Toc454484640"</w:instrText>
        </w:r>
        <w:r w:rsidRPr="00CD2A9E">
          <w:rPr>
            <w:rStyle w:val="Hyperlink"/>
            <w:noProof/>
          </w:rPr>
          <w:instrText xml:space="preserve"> </w:instrText>
        </w:r>
        <w:r w:rsidRPr="00CD2A9E">
          <w:rPr>
            <w:rStyle w:val="Hyperlink"/>
            <w:noProof/>
          </w:rPr>
        </w:r>
        <w:r w:rsidRPr="00CD2A9E">
          <w:rPr>
            <w:rStyle w:val="Hyperlink"/>
            <w:noProof/>
          </w:rPr>
          <w:fldChar w:fldCharType="separate"/>
        </w:r>
        <w:r w:rsidRPr="00CD2A9E">
          <w:rPr>
            <w:rStyle w:val="Hyperlink"/>
            <w:noProof/>
          </w:rPr>
          <w:t>Figura 7. 5 Meniul aplicatiei</w:t>
        </w:r>
        <w:r>
          <w:rPr>
            <w:noProof/>
            <w:webHidden/>
          </w:rPr>
          <w:tab/>
        </w:r>
        <w:r>
          <w:rPr>
            <w:noProof/>
            <w:webHidden/>
          </w:rPr>
          <w:fldChar w:fldCharType="begin"/>
        </w:r>
        <w:r>
          <w:rPr>
            <w:noProof/>
            <w:webHidden/>
          </w:rPr>
          <w:instrText xml:space="preserve"> PAGEREF _Toc454484640 \h </w:instrText>
        </w:r>
        <w:r>
          <w:rPr>
            <w:noProof/>
            <w:webHidden/>
          </w:rPr>
        </w:r>
      </w:ins>
      <w:r>
        <w:rPr>
          <w:noProof/>
          <w:webHidden/>
        </w:rPr>
        <w:fldChar w:fldCharType="separate"/>
      </w:r>
      <w:ins w:id="1766" w:author="Szabolcs Bene" w:date="2016-06-23T22:33:00Z">
        <w:r>
          <w:rPr>
            <w:noProof/>
            <w:webHidden/>
          </w:rPr>
          <w:t>67</w:t>
        </w:r>
        <w:r>
          <w:rPr>
            <w:noProof/>
            <w:webHidden/>
          </w:rPr>
          <w:fldChar w:fldCharType="end"/>
        </w:r>
        <w:r w:rsidRPr="00CD2A9E">
          <w:rPr>
            <w:rStyle w:val="Hyperlink"/>
            <w:noProof/>
          </w:rPr>
          <w:fldChar w:fldCharType="end"/>
        </w:r>
      </w:ins>
    </w:p>
    <w:p w14:paraId="3D218B74" w14:textId="77777777" w:rsidR="0067515E" w:rsidRDefault="0067515E">
      <w:pPr>
        <w:pStyle w:val="TableofFigures"/>
        <w:tabs>
          <w:tab w:val="right" w:leader="dot" w:pos="9350"/>
        </w:tabs>
        <w:rPr>
          <w:ins w:id="1767" w:author="Szabolcs Bene" w:date="2016-06-23T22:33:00Z"/>
          <w:rFonts w:asciiTheme="minorHAnsi" w:eastAsiaTheme="minorEastAsia" w:hAnsiTheme="minorHAnsi" w:cstheme="minorBidi"/>
          <w:noProof/>
          <w:color w:val="auto"/>
          <w:sz w:val="22"/>
          <w:szCs w:val="22"/>
        </w:rPr>
      </w:pPr>
      <w:ins w:id="1768"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"_Toc454484641"</w:instrText>
        </w:r>
        <w:r w:rsidRPr="00CD2A9E">
          <w:rPr>
            <w:rStyle w:val="Hyperlink"/>
            <w:noProof/>
          </w:rPr>
          <w:instrText xml:space="preserve"> </w:instrText>
        </w:r>
        <w:r w:rsidRPr="00CD2A9E">
          <w:rPr>
            <w:rStyle w:val="Hyperlink"/>
            <w:noProof/>
          </w:rPr>
        </w:r>
        <w:r w:rsidRPr="00CD2A9E">
          <w:rPr>
            <w:rStyle w:val="Hyperlink"/>
            <w:noProof/>
          </w:rPr>
          <w:fldChar w:fldCharType="separate"/>
        </w:r>
        <w:r w:rsidRPr="00CD2A9E">
          <w:rPr>
            <w:rStyle w:val="Hyperlink"/>
            <w:noProof/>
          </w:rPr>
          <w:t>Figura 7.6 Conexiunie realizata cu succes</w:t>
        </w:r>
        <w:r>
          <w:rPr>
            <w:noProof/>
            <w:webHidden/>
          </w:rPr>
          <w:tab/>
        </w:r>
        <w:r>
          <w:rPr>
            <w:noProof/>
            <w:webHidden/>
          </w:rPr>
          <w:fldChar w:fldCharType="begin"/>
        </w:r>
        <w:r>
          <w:rPr>
            <w:noProof/>
            <w:webHidden/>
          </w:rPr>
          <w:instrText xml:space="preserve"> PAGEREF _Toc454484641 \h </w:instrText>
        </w:r>
        <w:r>
          <w:rPr>
            <w:noProof/>
            <w:webHidden/>
          </w:rPr>
        </w:r>
      </w:ins>
      <w:r>
        <w:rPr>
          <w:noProof/>
          <w:webHidden/>
        </w:rPr>
        <w:fldChar w:fldCharType="separate"/>
      </w:r>
      <w:ins w:id="1769" w:author="Szabolcs Bene" w:date="2016-06-23T22:33:00Z">
        <w:r>
          <w:rPr>
            <w:noProof/>
            <w:webHidden/>
          </w:rPr>
          <w:t>68</w:t>
        </w:r>
        <w:r>
          <w:rPr>
            <w:noProof/>
            <w:webHidden/>
          </w:rPr>
          <w:fldChar w:fldCharType="end"/>
        </w:r>
        <w:r w:rsidRPr="00CD2A9E">
          <w:rPr>
            <w:rStyle w:val="Hyperlink"/>
            <w:noProof/>
          </w:rPr>
          <w:fldChar w:fldCharType="end"/>
        </w:r>
      </w:ins>
    </w:p>
    <w:p w14:paraId="63E2886A" w14:textId="77777777" w:rsidR="0067515E" w:rsidDel="0067515E" w:rsidRDefault="0067515E">
      <w:pPr>
        <w:pStyle w:val="TableofFigures"/>
        <w:tabs>
          <w:tab w:val="right" w:leader="dot" w:pos="9350"/>
        </w:tabs>
        <w:rPr>
          <w:del w:id="1770" w:author="Szabolcs Bene" w:date="2016-06-23T22:33:00Z"/>
          <w:noProof/>
        </w:rPr>
      </w:pPr>
    </w:p>
    <w:p w14:paraId="0867037C" w14:textId="77777777" w:rsidR="009250CB" w:rsidDel="009250CB" w:rsidRDefault="009250CB" w:rsidP="0025043F">
      <w:pPr>
        <w:pStyle w:val="TableofFigures"/>
        <w:tabs>
          <w:tab w:val="right" w:leader="dot" w:pos="9350"/>
        </w:tabs>
        <w:rPr>
          <w:del w:id="1771" w:author="Szabolcs Bene" w:date="2016-06-22T22:44:00Z"/>
          <w:noProof/>
        </w:rPr>
      </w:pPr>
    </w:p>
    <w:p w14:paraId="72FD5A6D" w14:textId="77777777" w:rsidR="006C5AAD" w:rsidDel="006C5AAD" w:rsidRDefault="006C5AAD" w:rsidP="002C4012">
      <w:pPr>
        <w:pStyle w:val="Heading1"/>
        <w:rPr>
          <w:del w:id="1772" w:author="Szabolcs Bene" w:date="2016-06-22T20:12:00Z"/>
          <w:noProof/>
        </w:rPr>
      </w:pPr>
    </w:p>
    <w:p w14:paraId="7C82F224" w14:textId="77777777" w:rsidR="00723A08" w:rsidRDefault="006C5AAD">
      <w:pPr>
        <w:pStyle w:val="Heading1"/>
        <w:ind w:firstLine="0"/>
        <w:rPr>
          <w:ins w:id="1773" w:author="Szabolcs Bene" w:date="2016-06-22T22:44:00Z"/>
        </w:rPr>
        <w:pPrChange w:id="1774" w:author="Szabolcs Bene" w:date="2016-06-22T22:44:00Z">
          <w:pPr>
            <w:pStyle w:val="Heading1"/>
          </w:pPr>
        </w:pPrChange>
      </w:pPr>
      <w:ins w:id="1775" w:author="Szabolcs Bene" w:date="2016-06-22T20:12:00Z">
        <w:r>
          <w:fldChar w:fldCharType="end"/>
        </w:r>
      </w:ins>
      <w:ins w:id="1776" w:author="Szabolcs Bene" w:date="2016-06-22T22:44:00Z">
        <w:r w:rsidR="00723A08">
          <w:br w:type="page"/>
        </w:r>
      </w:ins>
    </w:p>
    <w:p w14:paraId="445836FD" w14:textId="5A9ACEAA" w:rsidR="00334099" w:rsidRDefault="0025043F" w:rsidP="00334099">
      <w:pPr>
        <w:pStyle w:val="Heading1"/>
        <w:rPr>
          <w:ins w:id="1777" w:author="Szabolcs Bene" w:date="2016-06-23T22:41:00Z"/>
        </w:rPr>
        <w:pPrChange w:id="1778" w:author="Szabolcs Bene" w:date="2016-06-23T22:41:00Z">
          <w:pPr>
            <w:pStyle w:val="TableofFigures"/>
            <w:tabs>
              <w:tab w:val="right" w:leader="dot" w:pos="9350"/>
            </w:tabs>
          </w:pPr>
        </w:pPrChange>
      </w:pPr>
      <w:bookmarkStart w:id="1779" w:name="_Toc454486718"/>
      <w:ins w:id="1780" w:author="Szabolcs Bene" w:date="2016-06-22T22:21:00Z">
        <w:r>
          <w:lastRenderedPageBreak/>
          <w:t>Anexa 2 – Lista tabelelor din lucrare</w:t>
        </w:r>
      </w:ins>
      <w:bookmarkEnd w:id="1779"/>
    </w:p>
    <w:p w14:paraId="2AF33B3F" w14:textId="77777777" w:rsidR="0025043F" w:rsidDel="00334099" w:rsidRDefault="0025043F">
      <w:pPr>
        <w:pStyle w:val="TableofFigures"/>
        <w:tabs>
          <w:tab w:val="right" w:leader="dot" w:pos="9350"/>
        </w:tabs>
        <w:rPr>
          <w:del w:id="1781" w:author="Szabolcs Bene" w:date="2016-06-23T22:40:00Z"/>
          <w:rStyle w:val="Hyperlink"/>
          <w:noProof/>
        </w:rPr>
      </w:pPr>
      <w:ins w:id="1782" w:author="Szabolcs Bene" w:date="2016-06-22T22:21:00Z">
        <w:r>
          <w:fldChar w:fldCharType="begin"/>
        </w:r>
        <w:r>
          <w:instrText xml:space="preserve"> TOC \h \z \c "Tabel 3." </w:instrText>
        </w:r>
      </w:ins>
      <w:r>
        <w:fldChar w:fldCharType="separate"/>
      </w:r>
      <w:ins w:id="1783" w:author="Szabolcs Bene" w:date="2016-06-22T22:21:00Z">
        <w:r w:rsidRPr="009A5C87">
          <w:rPr>
            <w:rStyle w:val="Hyperlink"/>
            <w:noProof/>
          </w:rPr>
          <w:fldChar w:fldCharType="begin"/>
        </w:r>
        <w:r w:rsidRPr="009A5C87">
          <w:rPr>
            <w:rStyle w:val="Hyperlink"/>
            <w:noProof/>
          </w:rPr>
          <w:instrText xml:space="preserve"> </w:instrText>
        </w:r>
        <w:r>
          <w:rPr>
            <w:noProof/>
          </w:rPr>
          <w:instrText>HYPERLINK \l "_Toc454397441"</w:instrText>
        </w:r>
        <w:r w:rsidRPr="009A5C87">
          <w:rPr>
            <w:rStyle w:val="Hyperlink"/>
            <w:noProof/>
          </w:rPr>
          <w:instrText xml:space="preserve"> </w:instrText>
        </w:r>
        <w:r w:rsidRPr="009A5C87">
          <w:rPr>
            <w:rStyle w:val="Hyperlink"/>
            <w:noProof/>
          </w:rPr>
          <w:fldChar w:fldCharType="separate"/>
        </w:r>
        <w:r w:rsidRPr="009A5C87">
          <w:rPr>
            <w:rStyle w:val="Hyperlink"/>
            <w:noProof/>
          </w:rPr>
          <w:t>Tabel 3.1 We</w:t>
        </w:r>
        <w:r w:rsidRPr="009A5C87">
          <w:rPr>
            <w:rStyle w:val="Hyperlink"/>
            <w:noProof/>
          </w:rPr>
          <w:t>b</w:t>
        </w:r>
        <w:r w:rsidRPr="009A5C87">
          <w:rPr>
            <w:rStyle w:val="Hyperlink"/>
            <w:noProof/>
          </w:rPr>
          <w:t>RTC vs WebSockets</w:t>
        </w:r>
        <w:r>
          <w:rPr>
            <w:noProof/>
            <w:webHidden/>
          </w:rPr>
          <w:tab/>
        </w:r>
        <w:r>
          <w:rPr>
            <w:noProof/>
            <w:webHidden/>
          </w:rPr>
          <w:fldChar w:fldCharType="begin"/>
        </w:r>
        <w:r>
          <w:rPr>
            <w:noProof/>
            <w:webHidden/>
          </w:rPr>
          <w:instrText xml:space="preserve"> PAGEREF _Toc454397441 \h </w:instrText>
        </w:r>
      </w:ins>
      <w:r>
        <w:rPr>
          <w:noProof/>
          <w:webHidden/>
        </w:rPr>
      </w:r>
      <w:r>
        <w:rPr>
          <w:noProof/>
          <w:webHidden/>
        </w:rPr>
        <w:fldChar w:fldCharType="separate"/>
      </w:r>
      <w:ins w:id="1784" w:author="Szabolcs Bene" w:date="2016-06-22T22:44:00Z">
        <w:r w:rsidR="009250CB">
          <w:rPr>
            <w:noProof/>
            <w:webHidden/>
          </w:rPr>
          <w:t>15</w:t>
        </w:r>
      </w:ins>
      <w:ins w:id="1785" w:author="Szabolcs Bene" w:date="2016-06-22T22:21:00Z">
        <w:r>
          <w:rPr>
            <w:noProof/>
            <w:webHidden/>
          </w:rPr>
          <w:fldChar w:fldCharType="end"/>
        </w:r>
        <w:r w:rsidRPr="009A5C87">
          <w:rPr>
            <w:rStyle w:val="Hyperlink"/>
            <w:noProof/>
          </w:rPr>
          <w:fldChar w:fldCharType="end"/>
        </w:r>
      </w:ins>
    </w:p>
    <w:p w14:paraId="5034B3A8" w14:textId="2F492ADC" w:rsidR="001D6386" w:rsidRDefault="00167C7F" w:rsidP="00334099">
      <w:pPr>
        <w:pStyle w:val="TableofFigures"/>
        <w:tabs>
          <w:tab w:val="right" w:leader="dot" w:pos="9350"/>
        </w:tabs>
        <w:rPr>
          <w:rFonts w:asciiTheme="minorHAnsi" w:eastAsiaTheme="minorEastAsia" w:hAnsiTheme="minorHAnsi" w:cstheme="minorBidi"/>
          <w:noProof/>
          <w:color w:val="auto"/>
          <w:sz w:val="22"/>
          <w:szCs w:val="22"/>
          <w:lang w:val="en-US" w:eastAsia="en-US"/>
        </w:rPr>
      </w:pPr>
      <w:del w:id="1786" w:author="Szabolcs Bene" w:date="2016-06-23T22:40:00Z">
        <w:r w:rsidDel="00334099">
          <w:fldChar w:fldCharType="begin"/>
        </w:r>
        <w:r w:rsidDel="00334099">
          <w:delInstrText xml:space="preserve"> HYPERLINK \l "_Toc454468161" </w:delInstrText>
        </w:r>
        <w:r w:rsidDel="00334099">
          <w:fldChar w:fldCharType="separate"/>
        </w:r>
        <w:r w:rsidR="001D6386" w:rsidRPr="00FD2573" w:rsidDel="00334099">
          <w:rPr>
            <w:rStyle w:val="Hyperlink"/>
            <w:noProof/>
          </w:rPr>
          <w:delText>Tabel 5.1 Des</w:delText>
        </w:r>
        <w:r w:rsidR="001D6386" w:rsidRPr="00FD2573" w:rsidDel="00334099">
          <w:rPr>
            <w:rStyle w:val="Hyperlink"/>
            <w:noProof/>
          </w:rPr>
          <w:delText>c</w:delText>
        </w:r>
        <w:r w:rsidR="001D6386" w:rsidRPr="00FD2573" w:rsidDel="00334099">
          <w:rPr>
            <w:rStyle w:val="Hyperlink"/>
            <w:noProof/>
          </w:rPr>
          <w:delText>rierea tabelului offers</w:delText>
        </w:r>
        <w:r w:rsidR="001D6386" w:rsidDel="00334099">
          <w:rPr>
            <w:noProof/>
            <w:webHidden/>
          </w:rPr>
          <w:tab/>
        </w:r>
        <w:r w:rsidR="001D6386" w:rsidDel="00334099">
          <w:rPr>
            <w:noProof/>
            <w:webHidden/>
          </w:rPr>
          <w:fldChar w:fldCharType="begin"/>
        </w:r>
        <w:r w:rsidR="001D6386" w:rsidDel="00334099">
          <w:rPr>
            <w:noProof/>
            <w:webHidden/>
          </w:rPr>
          <w:delInstrText xml:space="preserve"> PAGEREF _Toc454468161 \h </w:delInstrText>
        </w:r>
        <w:r w:rsidR="001D6386" w:rsidDel="00334099">
          <w:rPr>
            <w:noProof/>
            <w:webHidden/>
          </w:rPr>
        </w:r>
        <w:r w:rsidR="001D6386" w:rsidDel="00334099">
          <w:rPr>
            <w:noProof/>
            <w:webHidden/>
          </w:rPr>
          <w:fldChar w:fldCharType="separate"/>
        </w:r>
        <w:r w:rsidR="001D6386" w:rsidDel="00334099">
          <w:rPr>
            <w:noProof/>
            <w:webHidden/>
          </w:rPr>
          <w:delText>59</w:delText>
        </w:r>
        <w:r w:rsidR="001D6386" w:rsidDel="00334099">
          <w:rPr>
            <w:noProof/>
            <w:webHidden/>
          </w:rPr>
          <w:fldChar w:fldCharType="end"/>
        </w:r>
        <w:r w:rsidDel="00334099">
          <w:rPr>
            <w:noProof/>
          </w:rPr>
          <w:fldChar w:fldCharType="end"/>
        </w:r>
      </w:del>
    </w:p>
    <w:p w14:paraId="7207CF89" w14:textId="77777777" w:rsidR="00334099" w:rsidRDefault="0025043F" w:rsidP="00334099">
      <w:pPr>
        <w:pStyle w:val="TableofFigures"/>
        <w:tabs>
          <w:tab w:val="right" w:leader="dot" w:pos="9350"/>
        </w:tabs>
        <w:rPr>
          <w:ins w:id="1787" w:author="Szabolcs Bene" w:date="2016-06-23T22:41:00Z"/>
          <w:rFonts w:asciiTheme="minorHAnsi" w:eastAsiaTheme="minorEastAsia" w:hAnsiTheme="minorHAnsi" w:cstheme="minorBidi"/>
          <w:noProof/>
          <w:color w:val="auto"/>
          <w:sz w:val="22"/>
          <w:szCs w:val="22"/>
        </w:rPr>
      </w:pPr>
      <w:ins w:id="1788" w:author="Szabolcs Bene" w:date="2016-06-22T22:21:00Z">
        <w:r>
          <w:fldChar w:fldCharType="end"/>
        </w:r>
      </w:ins>
      <w:ins w:id="1789" w:author="Szabolcs Bene" w:date="2016-06-23T22:41:00Z">
        <w:r w:rsidR="00334099">
          <w:fldChar w:fldCharType="begin"/>
        </w:r>
        <w:r w:rsidR="00334099">
          <w:instrText xml:space="preserve"> TOC \h \z \c "Tabel 5." </w:instrText>
        </w:r>
        <w:r w:rsidR="00334099">
          <w:fldChar w:fldCharType="separate"/>
        </w:r>
        <w:r w:rsidR="00334099" w:rsidRPr="009111A1">
          <w:rPr>
            <w:rStyle w:val="Hyperlink"/>
            <w:noProof/>
          </w:rPr>
          <w:fldChar w:fldCharType="begin"/>
        </w:r>
        <w:r w:rsidR="00334099" w:rsidRPr="009111A1">
          <w:rPr>
            <w:rStyle w:val="Hyperlink"/>
            <w:noProof/>
          </w:rPr>
          <w:instrText xml:space="preserve"> </w:instrText>
        </w:r>
        <w:r w:rsidR="00334099">
          <w:rPr>
            <w:noProof/>
          </w:rPr>
          <w:instrText>HYPERLINK \l "_Toc454485005"</w:instrText>
        </w:r>
        <w:r w:rsidR="00334099" w:rsidRPr="009111A1">
          <w:rPr>
            <w:rStyle w:val="Hyperlink"/>
            <w:noProof/>
          </w:rPr>
          <w:instrText xml:space="preserve"> </w:instrText>
        </w:r>
        <w:r w:rsidR="00334099" w:rsidRPr="009111A1">
          <w:rPr>
            <w:rStyle w:val="Hyperlink"/>
            <w:noProof/>
          </w:rPr>
        </w:r>
        <w:r w:rsidR="00334099" w:rsidRPr="009111A1">
          <w:rPr>
            <w:rStyle w:val="Hyperlink"/>
            <w:noProof/>
          </w:rPr>
          <w:fldChar w:fldCharType="separate"/>
        </w:r>
        <w:r w:rsidR="00334099" w:rsidRPr="009111A1">
          <w:rPr>
            <w:rStyle w:val="Hyperlink"/>
            <w:noProof/>
          </w:rPr>
          <w:t>Tabel 5.1 Descr</w:t>
        </w:r>
        <w:r w:rsidR="00334099" w:rsidRPr="009111A1">
          <w:rPr>
            <w:rStyle w:val="Hyperlink"/>
            <w:noProof/>
          </w:rPr>
          <w:t>i</w:t>
        </w:r>
        <w:r w:rsidR="00334099" w:rsidRPr="009111A1">
          <w:rPr>
            <w:rStyle w:val="Hyperlink"/>
            <w:noProof/>
          </w:rPr>
          <w:t>erea tabelului offers</w:t>
        </w:r>
        <w:r w:rsidR="00334099">
          <w:rPr>
            <w:noProof/>
            <w:webHidden/>
          </w:rPr>
          <w:tab/>
        </w:r>
        <w:r w:rsidR="00334099">
          <w:rPr>
            <w:noProof/>
            <w:webHidden/>
          </w:rPr>
          <w:fldChar w:fldCharType="begin"/>
        </w:r>
        <w:r w:rsidR="00334099">
          <w:rPr>
            <w:noProof/>
            <w:webHidden/>
          </w:rPr>
          <w:instrText xml:space="preserve"> PAGEREF _Toc454485005 \h </w:instrText>
        </w:r>
        <w:r w:rsidR="00334099">
          <w:rPr>
            <w:noProof/>
            <w:webHidden/>
          </w:rPr>
        </w:r>
        <w:r w:rsidR="00334099">
          <w:rPr>
            <w:noProof/>
            <w:webHidden/>
          </w:rPr>
          <w:fldChar w:fldCharType="separate"/>
        </w:r>
        <w:r w:rsidR="00334099">
          <w:rPr>
            <w:noProof/>
            <w:webHidden/>
          </w:rPr>
          <w:t>58</w:t>
        </w:r>
        <w:r w:rsidR="00334099">
          <w:rPr>
            <w:noProof/>
            <w:webHidden/>
          </w:rPr>
          <w:fldChar w:fldCharType="end"/>
        </w:r>
        <w:r w:rsidR="00334099" w:rsidRPr="009111A1">
          <w:rPr>
            <w:rStyle w:val="Hyperlink"/>
            <w:noProof/>
          </w:rPr>
          <w:fldChar w:fldCharType="end"/>
        </w:r>
      </w:ins>
    </w:p>
    <w:p w14:paraId="47C1702E" w14:textId="45AE5BB7" w:rsidR="00324635" w:rsidRDefault="00334099" w:rsidP="00334099">
      <w:pPr>
        <w:pStyle w:val="TableofFigures"/>
        <w:tabs>
          <w:tab w:val="right" w:leader="dot" w:pos="9350"/>
        </w:tabs>
        <w:rPr>
          <w:ins w:id="1790" w:author="Szabolcs Bene" w:date="2016-06-23T22:38:00Z"/>
          <w:rFonts w:asciiTheme="minorHAnsi" w:eastAsiaTheme="minorEastAsia" w:hAnsiTheme="minorHAnsi" w:cstheme="minorBidi"/>
          <w:noProof/>
          <w:color w:val="auto"/>
          <w:sz w:val="22"/>
          <w:szCs w:val="22"/>
        </w:rPr>
      </w:pPr>
      <w:ins w:id="1791" w:author="Szabolcs Bene" w:date="2016-06-23T22:41:00Z">
        <w:r>
          <w:fldChar w:fldCharType="end"/>
        </w:r>
      </w:ins>
      <w:ins w:id="1792" w:author="Szabolcs Bene" w:date="2016-06-22T22:22:00Z">
        <w:r w:rsidR="0025043F">
          <w:fldChar w:fldCharType="begin"/>
        </w:r>
        <w:r w:rsidR="0025043F">
          <w:instrText xml:space="preserve"> TOC \h \z \c "Tabel 6." </w:instrText>
        </w:r>
      </w:ins>
      <w:r w:rsidR="0025043F">
        <w:fldChar w:fldCharType="separate"/>
      </w:r>
      <w:ins w:id="1793" w:author="Szabolcs Bene" w:date="2016-06-23T22:38:00Z">
        <w:r w:rsidR="00324635" w:rsidRPr="00D2483F">
          <w:rPr>
            <w:rStyle w:val="Hyperlink"/>
            <w:noProof/>
          </w:rPr>
          <w:fldChar w:fldCharType="begin"/>
        </w:r>
        <w:r w:rsidR="00324635" w:rsidRPr="00D2483F">
          <w:rPr>
            <w:rStyle w:val="Hyperlink"/>
            <w:noProof/>
          </w:rPr>
          <w:instrText xml:space="preserve"> </w:instrText>
        </w:r>
        <w:r w:rsidR="00324635">
          <w:rPr>
            <w:noProof/>
          </w:rPr>
          <w:instrText>HYPERLINK \l "_Toc454484867"</w:instrText>
        </w:r>
        <w:r w:rsidR="00324635" w:rsidRPr="00D2483F">
          <w:rPr>
            <w:rStyle w:val="Hyperlink"/>
            <w:noProof/>
          </w:rPr>
          <w:instrText xml:space="preserve"> </w:instrText>
        </w:r>
        <w:r w:rsidR="00324635" w:rsidRPr="00D2483F">
          <w:rPr>
            <w:rStyle w:val="Hyperlink"/>
            <w:noProof/>
          </w:rPr>
        </w:r>
        <w:r w:rsidR="00324635" w:rsidRPr="00D2483F">
          <w:rPr>
            <w:rStyle w:val="Hyperlink"/>
            <w:noProof/>
          </w:rPr>
          <w:fldChar w:fldCharType="separate"/>
        </w:r>
        <w:r w:rsidR="00324635" w:rsidRPr="00D2483F">
          <w:rPr>
            <w:rStyle w:val="Hyperlink"/>
            <w:noProof/>
          </w:rPr>
          <w:t>Tabel 6.1 Inregistrarea utilizatorului</w:t>
        </w:r>
        <w:r w:rsidR="00324635">
          <w:rPr>
            <w:noProof/>
            <w:webHidden/>
          </w:rPr>
          <w:tab/>
        </w:r>
        <w:r w:rsidR="00324635">
          <w:rPr>
            <w:noProof/>
            <w:webHidden/>
          </w:rPr>
          <w:fldChar w:fldCharType="begin"/>
        </w:r>
        <w:r w:rsidR="00324635">
          <w:rPr>
            <w:noProof/>
            <w:webHidden/>
          </w:rPr>
          <w:instrText xml:space="preserve"> PAGEREF _Toc454484867 \h </w:instrText>
        </w:r>
        <w:r w:rsidR="00324635">
          <w:rPr>
            <w:noProof/>
            <w:webHidden/>
          </w:rPr>
        </w:r>
      </w:ins>
      <w:r w:rsidR="00324635">
        <w:rPr>
          <w:noProof/>
          <w:webHidden/>
        </w:rPr>
        <w:fldChar w:fldCharType="separate"/>
      </w:r>
      <w:ins w:id="1794" w:author="Szabolcs Bene" w:date="2016-06-23T22:38:00Z">
        <w:r w:rsidR="00324635">
          <w:rPr>
            <w:noProof/>
            <w:webHidden/>
          </w:rPr>
          <w:t>60</w:t>
        </w:r>
        <w:r w:rsidR="00324635">
          <w:rPr>
            <w:noProof/>
            <w:webHidden/>
          </w:rPr>
          <w:fldChar w:fldCharType="end"/>
        </w:r>
        <w:r w:rsidR="00324635" w:rsidRPr="00D2483F">
          <w:rPr>
            <w:rStyle w:val="Hyperlink"/>
            <w:noProof/>
          </w:rPr>
          <w:fldChar w:fldCharType="end"/>
        </w:r>
      </w:ins>
    </w:p>
    <w:p w14:paraId="62F95DC4" w14:textId="77777777" w:rsidR="00324635" w:rsidRDefault="00324635">
      <w:pPr>
        <w:pStyle w:val="TableofFigures"/>
        <w:tabs>
          <w:tab w:val="right" w:leader="dot" w:pos="9350"/>
        </w:tabs>
        <w:rPr>
          <w:ins w:id="1795" w:author="Szabolcs Bene" w:date="2016-06-23T22:38:00Z"/>
          <w:rFonts w:asciiTheme="minorHAnsi" w:eastAsiaTheme="minorEastAsia" w:hAnsiTheme="minorHAnsi" w:cstheme="minorBidi"/>
          <w:noProof/>
          <w:color w:val="auto"/>
          <w:sz w:val="22"/>
          <w:szCs w:val="22"/>
        </w:rPr>
      </w:pPr>
      <w:ins w:id="1796"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"_Toc454484868"</w:instrText>
        </w:r>
        <w:r w:rsidRPr="00D2483F">
          <w:rPr>
            <w:rStyle w:val="Hyperlink"/>
            <w:noProof/>
          </w:rPr>
          <w:instrText xml:space="preserve"> </w:instrText>
        </w:r>
        <w:r w:rsidRPr="00D2483F">
          <w:rPr>
            <w:rStyle w:val="Hyperlink"/>
            <w:noProof/>
          </w:rPr>
        </w:r>
        <w:r w:rsidRPr="00D2483F">
          <w:rPr>
            <w:rStyle w:val="Hyperlink"/>
            <w:noProof/>
          </w:rPr>
          <w:fldChar w:fldCharType="separate"/>
        </w:r>
        <w:r w:rsidRPr="00D2483F">
          <w:rPr>
            <w:rStyle w:val="Hyperlink"/>
            <w:rFonts w:eastAsiaTheme="minorHAnsi"/>
            <w:noProof/>
            <w:lang w:val="en-US" w:eastAsia="en-US"/>
          </w:rPr>
          <w:t>Tabel 6.2 Login si Logout</w:t>
        </w:r>
        <w:r>
          <w:rPr>
            <w:noProof/>
            <w:webHidden/>
          </w:rPr>
          <w:tab/>
        </w:r>
        <w:r>
          <w:rPr>
            <w:noProof/>
            <w:webHidden/>
          </w:rPr>
          <w:fldChar w:fldCharType="begin"/>
        </w:r>
        <w:r>
          <w:rPr>
            <w:noProof/>
            <w:webHidden/>
          </w:rPr>
          <w:instrText xml:space="preserve"> PAGEREF _Toc454484868 \h </w:instrText>
        </w:r>
        <w:r>
          <w:rPr>
            <w:noProof/>
            <w:webHidden/>
          </w:rPr>
        </w:r>
      </w:ins>
      <w:r>
        <w:rPr>
          <w:noProof/>
          <w:webHidden/>
        </w:rPr>
        <w:fldChar w:fldCharType="separate"/>
      </w:r>
      <w:ins w:id="1797" w:author="Szabolcs Bene" w:date="2016-06-23T22:38:00Z">
        <w:r>
          <w:rPr>
            <w:noProof/>
            <w:webHidden/>
          </w:rPr>
          <w:t>61</w:t>
        </w:r>
        <w:r>
          <w:rPr>
            <w:noProof/>
            <w:webHidden/>
          </w:rPr>
          <w:fldChar w:fldCharType="end"/>
        </w:r>
        <w:r w:rsidRPr="00D2483F">
          <w:rPr>
            <w:rStyle w:val="Hyperlink"/>
            <w:noProof/>
          </w:rPr>
          <w:fldChar w:fldCharType="end"/>
        </w:r>
      </w:ins>
    </w:p>
    <w:p w14:paraId="138F05DE" w14:textId="77777777" w:rsidR="00324635" w:rsidRDefault="00324635">
      <w:pPr>
        <w:pStyle w:val="TableofFigures"/>
        <w:tabs>
          <w:tab w:val="right" w:leader="dot" w:pos="9350"/>
        </w:tabs>
        <w:rPr>
          <w:ins w:id="1798" w:author="Szabolcs Bene" w:date="2016-06-23T22:38:00Z"/>
          <w:rFonts w:asciiTheme="minorHAnsi" w:eastAsiaTheme="minorEastAsia" w:hAnsiTheme="minorHAnsi" w:cstheme="minorBidi"/>
          <w:noProof/>
          <w:color w:val="auto"/>
          <w:sz w:val="22"/>
          <w:szCs w:val="22"/>
        </w:rPr>
      </w:pPr>
      <w:ins w:id="1799"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"_Toc454484869"</w:instrText>
        </w:r>
        <w:r w:rsidRPr="00D2483F">
          <w:rPr>
            <w:rStyle w:val="Hyperlink"/>
            <w:noProof/>
          </w:rPr>
          <w:instrText xml:space="preserve"> </w:instrText>
        </w:r>
        <w:r w:rsidRPr="00D2483F">
          <w:rPr>
            <w:rStyle w:val="Hyperlink"/>
            <w:noProof/>
          </w:rPr>
        </w:r>
        <w:r w:rsidRPr="00D2483F">
          <w:rPr>
            <w:rStyle w:val="Hyperlink"/>
            <w:noProof/>
          </w:rPr>
          <w:fldChar w:fldCharType="separate"/>
        </w:r>
        <w:r w:rsidRPr="00D2483F">
          <w:rPr>
            <w:rStyle w:val="Hyperlink"/>
            <w:rFonts w:eastAsiaTheme="minorHAnsi"/>
            <w:noProof/>
            <w:lang w:val="en-US" w:eastAsia="en-US"/>
          </w:rPr>
          <w:t>Tabel 6.3 Adaugare prieteni</w:t>
        </w:r>
        <w:r>
          <w:rPr>
            <w:noProof/>
            <w:webHidden/>
          </w:rPr>
          <w:tab/>
        </w:r>
        <w:r>
          <w:rPr>
            <w:noProof/>
            <w:webHidden/>
          </w:rPr>
          <w:fldChar w:fldCharType="begin"/>
        </w:r>
        <w:r>
          <w:rPr>
            <w:noProof/>
            <w:webHidden/>
          </w:rPr>
          <w:instrText xml:space="preserve"> PAGEREF _Toc454484869 \h </w:instrText>
        </w:r>
        <w:r>
          <w:rPr>
            <w:noProof/>
            <w:webHidden/>
          </w:rPr>
        </w:r>
      </w:ins>
      <w:r>
        <w:rPr>
          <w:noProof/>
          <w:webHidden/>
        </w:rPr>
        <w:fldChar w:fldCharType="separate"/>
      </w:r>
      <w:ins w:id="1800" w:author="Szabolcs Bene" w:date="2016-06-23T22:38:00Z">
        <w:r>
          <w:rPr>
            <w:noProof/>
            <w:webHidden/>
          </w:rPr>
          <w:t>61</w:t>
        </w:r>
        <w:r>
          <w:rPr>
            <w:noProof/>
            <w:webHidden/>
          </w:rPr>
          <w:fldChar w:fldCharType="end"/>
        </w:r>
        <w:r w:rsidRPr="00D2483F">
          <w:rPr>
            <w:rStyle w:val="Hyperlink"/>
            <w:noProof/>
          </w:rPr>
          <w:fldChar w:fldCharType="end"/>
        </w:r>
      </w:ins>
    </w:p>
    <w:p w14:paraId="70E0CB12" w14:textId="77777777" w:rsidR="00324635" w:rsidRDefault="00324635">
      <w:pPr>
        <w:pStyle w:val="TableofFigures"/>
        <w:tabs>
          <w:tab w:val="right" w:leader="dot" w:pos="9350"/>
        </w:tabs>
        <w:rPr>
          <w:ins w:id="1801" w:author="Szabolcs Bene" w:date="2016-06-23T22:38:00Z"/>
          <w:rFonts w:asciiTheme="minorHAnsi" w:eastAsiaTheme="minorEastAsia" w:hAnsiTheme="minorHAnsi" w:cstheme="minorBidi"/>
          <w:noProof/>
          <w:color w:val="auto"/>
          <w:sz w:val="22"/>
          <w:szCs w:val="22"/>
        </w:rPr>
      </w:pPr>
      <w:ins w:id="1802"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"_Toc454484870"</w:instrText>
        </w:r>
        <w:r w:rsidRPr="00D2483F">
          <w:rPr>
            <w:rStyle w:val="Hyperlink"/>
            <w:noProof/>
          </w:rPr>
          <w:instrText xml:space="preserve"> </w:instrText>
        </w:r>
        <w:r w:rsidRPr="00D2483F">
          <w:rPr>
            <w:rStyle w:val="Hyperlink"/>
            <w:noProof/>
          </w:rPr>
        </w:r>
        <w:r w:rsidRPr="00D2483F">
          <w:rPr>
            <w:rStyle w:val="Hyperlink"/>
            <w:noProof/>
          </w:rPr>
          <w:fldChar w:fldCharType="separate"/>
        </w:r>
        <w:r w:rsidRPr="00D2483F">
          <w:rPr>
            <w:rStyle w:val="Hyperlink"/>
            <w:rFonts w:eastAsiaTheme="minorHAnsi"/>
            <w:noProof/>
            <w:lang w:val="en-US" w:eastAsia="en-US"/>
          </w:rPr>
          <w:t>Tabel 6.4 Conectare cu prieteni</w:t>
        </w:r>
        <w:r>
          <w:rPr>
            <w:noProof/>
            <w:webHidden/>
          </w:rPr>
          <w:tab/>
        </w:r>
        <w:r>
          <w:rPr>
            <w:noProof/>
            <w:webHidden/>
          </w:rPr>
          <w:fldChar w:fldCharType="begin"/>
        </w:r>
        <w:r>
          <w:rPr>
            <w:noProof/>
            <w:webHidden/>
          </w:rPr>
          <w:instrText xml:space="preserve"> PAGEREF _Toc454484870 \h </w:instrText>
        </w:r>
        <w:r>
          <w:rPr>
            <w:noProof/>
            <w:webHidden/>
          </w:rPr>
        </w:r>
      </w:ins>
      <w:r>
        <w:rPr>
          <w:noProof/>
          <w:webHidden/>
        </w:rPr>
        <w:fldChar w:fldCharType="separate"/>
      </w:r>
      <w:ins w:id="1803" w:author="Szabolcs Bene" w:date="2016-06-23T22:38:00Z">
        <w:r>
          <w:rPr>
            <w:noProof/>
            <w:webHidden/>
          </w:rPr>
          <w:t>62</w:t>
        </w:r>
        <w:r>
          <w:rPr>
            <w:noProof/>
            <w:webHidden/>
          </w:rPr>
          <w:fldChar w:fldCharType="end"/>
        </w:r>
        <w:r w:rsidRPr="00D2483F">
          <w:rPr>
            <w:rStyle w:val="Hyperlink"/>
            <w:noProof/>
          </w:rPr>
          <w:fldChar w:fldCharType="end"/>
        </w:r>
      </w:ins>
    </w:p>
    <w:p w14:paraId="73E8DF0A" w14:textId="77777777" w:rsidR="00324635" w:rsidDel="00324635" w:rsidRDefault="00324635">
      <w:pPr>
        <w:pStyle w:val="TableofFigures"/>
        <w:tabs>
          <w:tab w:val="right" w:leader="dot" w:pos="9350"/>
        </w:tabs>
        <w:rPr>
          <w:del w:id="1804" w:author="Szabolcs Bene" w:date="2016-06-23T22:38:00Z"/>
          <w:noProof/>
        </w:rPr>
      </w:pPr>
    </w:p>
    <w:p w14:paraId="64A152C7" w14:textId="77777777" w:rsidR="009250CB" w:rsidDel="009250CB" w:rsidRDefault="009250CB">
      <w:pPr>
        <w:pStyle w:val="TableofFigures"/>
        <w:tabs>
          <w:tab w:val="right" w:leader="dot" w:pos="9350"/>
        </w:tabs>
        <w:rPr>
          <w:del w:id="1805" w:author="Szabolcs Bene" w:date="2016-06-22T22:44:00Z"/>
          <w:noProof/>
        </w:rPr>
      </w:pPr>
    </w:p>
    <w:p w14:paraId="1BF17EE7" w14:textId="77777777" w:rsidR="0025043F" w:rsidDel="0025043F" w:rsidRDefault="0025043F" w:rsidP="0025043F">
      <w:pPr>
        <w:rPr>
          <w:del w:id="1806" w:author="Szabolcs Bene" w:date="2016-06-22T22:22:00Z"/>
          <w:noProof/>
        </w:rPr>
      </w:pPr>
    </w:p>
    <w:p w14:paraId="1A9E18E5" w14:textId="7B4F80F0" w:rsidR="001D6386" w:rsidDel="00334099" w:rsidRDefault="0025043F" w:rsidP="00334099">
      <w:pPr>
        <w:pStyle w:val="TableofFigures"/>
        <w:tabs>
          <w:tab w:val="right" w:leader="dot" w:pos="9350"/>
        </w:tabs>
        <w:rPr>
          <w:del w:id="1807" w:author="Szabolcs Bene" w:date="2016-06-23T22:41:00Z"/>
          <w:noProof/>
        </w:rPr>
        <w:pPrChange w:id="1808" w:author="Szabolcs Bene" w:date="2016-06-23T22:41:00Z">
          <w:pPr/>
        </w:pPrChange>
      </w:pPr>
      <w:ins w:id="1809" w:author="Szabolcs Bene" w:date="2016-06-22T22:22:00Z">
        <w:r>
          <w:fldChar w:fldCharType="end"/>
        </w:r>
      </w:ins>
      <w:del w:id="1810" w:author="Szabolcs Bene" w:date="2016-06-23T22:41:00Z">
        <w:r w:rsidR="001D6386" w:rsidDel="00334099">
          <w:fldChar w:fldCharType="begin"/>
        </w:r>
        <w:r w:rsidR="001D6386" w:rsidDel="00334099">
          <w:delInstrText xml:space="preserve"> TOC \h \z \c "Tabel 5." </w:delInstrText>
        </w:r>
        <w:r w:rsidR="001D6386" w:rsidDel="00334099">
          <w:fldChar w:fldCharType="separate"/>
        </w:r>
      </w:del>
    </w:p>
    <w:p w14:paraId="3E2DCCC7" w14:textId="4808AD69" w:rsidR="0025043F" w:rsidRPr="00867F94" w:rsidRDefault="001D6386" w:rsidP="00334099">
      <w:pPr>
        <w:pStyle w:val="TableofFigures"/>
        <w:tabs>
          <w:tab w:val="right" w:leader="dot" w:pos="9350"/>
        </w:tabs>
        <w:rPr>
          <w:ins w:id="1811" w:author="Szabolcs Bene" w:date="2016-06-22T20:10:00Z"/>
        </w:rPr>
        <w:pPrChange w:id="1812" w:author="Szabolcs Bene" w:date="2016-06-23T22:41:00Z">
          <w:pPr>
            <w:pStyle w:val="Heading1"/>
          </w:pPr>
        </w:pPrChange>
      </w:pPr>
      <w:del w:id="1813" w:author="Szabolcs Bene" w:date="2016-06-23T22:41:00Z">
        <w:r w:rsidDel="00334099">
          <w:fldChar w:fldCharType="end"/>
        </w:r>
      </w:del>
    </w:p>
    <w:p w14:paraId="7E15C1FC" w14:textId="2FB2CFDC" w:rsidR="001C782D" w:rsidRPr="008447E3" w:rsidRDefault="002C4012" w:rsidP="001C782D">
      <w:pPr>
        <w:pStyle w:val="Heading1"/>
        <w:rPr>
          <w:ins w:id="1814" w:author="Szabolcs Bene" w:date="2016-06-22T22:45:00Z"/>
          <w:color w:val="FF0000"/>
          <w:rPrChange w:id="1815" w:author="CIvan" w:date="2016-06-23T11:04:00Z">
            <w:rPr>
              <w:ins w:id="1816" w:author="Szabolcs Bene" w:date="2016-06-22T22:45:00Z"/>
            </w:rPr>
          </w:rPrChange>
        </w:rPr>
      </w:pPr>
      <w:ins w:id="1817" w:author="Szabolcs Bene" w:date="2016-06-22T20:10:00Z">
        <w:r w:rsidRPr="002C4012" w:rsidDel="009D038A">
          <w:rPr>
            <w:b w:val="0"/>
          </w:rPr>
          <w:t xml:space="preserve"> </w:t>
        </w:r>
      </w:ins>
      <w:ins w:id="1818" w:author="Szabolcs Bene" w:date="2016-06-23T22:41:00Z">
        <w:r w:rsidR="00433594">
          <w:rPr>
            <w:b w:val="0"/>
          </w:rPr>
          <w:t xml:space="preserve"> </w:t>
        </w:r>
      </w:ins>
      <w:ins w:id="1819" w:author="Szabolcs Bene" w:date="2016-06-22T22:45:00Z">
        <w:r w:rsidR="001C782D">
          <w:br w:type="page"/>
        </w:r>
        <w:r w:rsidR="001C782D" w:rsidRPr="002C4012" w:rsidDel="009D038A">
          <w:rPr>
            <w:b w:val="0"/>
          </w:rPr>
          <w:lastRenderedPageBreak/>
          <w:t xml:space="preserve"> </w:t>
        </w:r>
        <w:bookmarkStart w:id="1820" w:name="_Toc454486719"/>
        <w:r w:rsidR="001C782D">
          <w:t>Anexa 3 – Glosar de termeni</w:t>
        </w:r>
      </w:ins>
      <w:bookmarkEnd w:id="1820"/>
      <w:ins w:id="1821" w:author="CIvan" w:date="2016-06-23T11:04:00Z">
        <w:del w:id="1822" w:author="Szabolcs Bene" w:date="2016-06-23T22:31:00Z">
          <w:r w:rsidR="008447E3" w:rsidDel="00B33D1E">
            <w:delText>/</w:delText>
          </w:r>
          <w:r w:rsidR="008447E3" w:rsidRPr="008447E3" w:rsidDel="00B33D1E">
            <w:rPr>
              <w:color w:val="FF0000"/>
              <w:rPrChange w:id="1823" w:author="CIvan" w:date="2016-06-23T11:04:00Z">
                <w:rPr/>
              </w:rPrChange>
            </w:rPr>
            <w:delText>de formatat</w:delText>
          </w:r>
        </w:del>
      </w:ins>
    </w:p>
    <w:tbl>
      <w:tblPr>
        <w:tblStyle w:val="TableGrid"/>
        <w:tblW w:w="0" w:type="auto"/>
        <w:tblLook w:val="04A0" w:firstRow="1" w:lastRow="0" w:firstColumn="1" w:lastColumn="0" w:noHBand="0" w:noVBand="1"/>
      </w:tblPr>
      <w:tblGrid>
        <w:gridCol w:w="4428"/>
        <w:gridCol w:w="4428"/>
      </w:tblGrid>
      <w:tr w:rsidR="00195658" w14:paraId="4E8903A3" w14:textId="77777777" w:rsidTr="00195658">
        <w:trPr>
          <w:ins w:id="1824" w:author="Szabolcs Bene" w:date="2016-06-22T22:46:00Z"/>
        </w:trPr>
        <w:tc>
          <w:tcPr>
            <w:tcW w:w="4428" w:type="dxa"/>
          </w:tcPr>
          <w:p w14:paraId="23BFDCA1" w14:textId="77777777" w:rsidR="00195658" w:rsidRPr="00F7030A" w:rsidRDefault="00195658">
            <w:pPr>
              <w:pStyle w:val="Default"/>
              <w:rPr>
                <w:ins w:id="1825" w:author="Szabolcs Bene" w:date="2016-06-22T22:46:00Z"/>
                <w:rFonts w:ascii="Times New Roman" w:hAnsi="Times New Roman" w:cs="Times New Roman"/>
                <w:sz w:val="20"/>
                <w:szCs w:val="20"/>
                <w:rPrChange w:id="1826" w:author="Szabolcs Bene" w:date="2016-06-23T22:31:00Z">
                  <w:rPr>
                    <w:ins w:id="1827" w:author="Szabolcs Bene" w:date="2016-06-22T22:46:00Z"/>
                  </w:rPr>
                </w:rPrChange>
              </w:rPr>
              <w:pPrChange w:id="1828" w:author="Szabolcs Bene" w:date="2016-06-22T22:47:00Z">
                <w:pPr/>
              </w:pPrChange>
            </w:pPr>
            <w:ins w:id="1829" w:author="Szabolcs Bene" w:date="2016-06-22T22:46:00Z">
              <w:r w:rsidRPr="00F7030A">
                <w:rPr>
                  <w:rFonts w:ascii="Times New Roman" w:hAnsi="Times New Roman" w:cs="Times New Roman"/>
                  <w:sz w:val="20"/>
                  <w:szCs w:val="20"/>
                  <w:rPrChange w:id="1830" w:author="Szabolcs Bene" w:date="2016-06-23T22:31:00Z">
                    <w:rPr/>
                  </w:rPrChange>
                </w:rPr>
                <w:t xml:space="preserve">API </w:t>
              </w:r>
            </w:ins>
          </w:p>
        </w:tc>
        <w:tc>
          <w:tcPr>
            <w:tcW w:w="4428" w:type="dxa"/>
          </w:tcPr>
          <w:p w14:paraId="127FDE8A" w14:textId="77777777" w:rsidR="00195658" w:rsidRPr="00F7030A" w:rsidRDefault="00195658">
            <w:pPr>
              <w:pStyle w:val="Default"/>
              <w:rPr>
                <w:ins w:id="1831" w:author="Szabolcs Bene" w:date="2016-06-22T22:46:00Z"/>
                <w:rFonts w:ascii="Times New Roman" w:hAnsi="Times New Roman" w:cs="Times New Roman"/>
                <w:sz w:val="20"/>
                <w:szCs w:val="20"/>
                <w:rPrChange w:id="1832" w:author="Szabolcs Bene" w:date="2016-06-23T22:31:00Z">
                  <w:rPr>
                    <w:ins w:id="1833" w:author="Szabolcs Bene" w:date="2016-06-22T22:46:00Z"/>
                  </w:rPr>
                </w:rPrChange>
              </w:rPr>
              <w:pPrChange w:id="1834" w:author="Szabolcs Bene" w:date="2016-06-22T22:47:00Z">
                <w:pPr/>
              </w:pPrChange>
            </w:pPr>
            <w:ins w:id="1835" w:author="Szabolcs Bene" w:date="2016-06-22T22:47:00Z">
              <w:r w:rsidRPr="00F7030A">
                <w:rPr>
                  <w:rFonts w:ascii="Times New Roman" w:hAnsi="Times New Roman" w:cs="Times New Roman"/>
                  <w:sz w:val="20"/>
                  <w:szCs w:val="20"/>
                  <w:rPrChange w:id="1836" w:author="Szabolcs Bene" w:date="2016-06-23T22:31:00Z">
                    <w:rPr/>
                  </w:rPrChange>
                </w:rPr>
                <w:t>Application Programming Interface</w:t>
              </w:r>
            </w:ins>
          </w:p>
        </w:tc>
      </w:tr>
      <w:tr w:rsidR="00195658" w14:paraId="5393A6E6" w14:textId="77777777" w:rsidTr="00195658">
        <w:trPr>
          <w:ins w:id="1837" w:author="Szabolcs Bene" w:date="2016-06-22T22:48:00Z"/>
        </w:trPr>
        <w:tc>
          <w:tcPr>
            <w:tcW w:w="4428" w:type="dxa"/>
          </w:tcPr>
          <w:p w14:paraId="795D6432" w14:textId="77777777" w:rsidR="00195658" w:rsidRPr="00F7030A" w:rsidRDefault="00195658" w:rsidP="00195658">
            <w:pPr>
              <w:pStyle w:val="Default"/>
              <w:rPr>
                <w:ins w:id="1838" w:author="Szabolcs Bene" w:date="2016-06-22T22:48:00Z"/>
                <w:rFonts w:ascii="Times New Roman" w:hAnsi="Times New Roman" w:cs="Times New Roman"/>
                <w:sz w:val="20"/>
                <w:szCs w:val="20"/>
                <w:rPrChange w:id="1839" w:author="Szabolcs Bene" w:date="2016-06-23T22:31:00Z">
                  <w:rPr>
                    <w:ins w:id="1840" w:author="Szabolcs Bene" w:date="2016-06-22T22:48:00Z"/>
                  </w:rPr>
                </w:rPrChange>
              </w:rPr>
            </w:pPr>
            <w:ins w:id="1841" w:author="Szabolcs Bene" w:date="2016-06-22T22:48:00Z">
              <w:r w:rsidRPr="00F7030A">
                <w:rPr>
                  <w:rFonts w:ascii="Times New Roman" w:hAnsi="Times New Roman" w:cs="Times New Roman"/>
                  <w:sz w:val="20"/>
                  <w:szCs w:val="20"/>
                  <w:rPrChange w:id="1842" w:author="Szabolcs Bene" w:date="2016-06-23T22:31:00Z">
                    <w:rPr/>
                  </w:rPrChange>
                </w:rPr>
                <w:t>CSS</w:t>
              </w:r>
            </w:ins>
          </w:p>
        </w:tc>
        <w:tc>
          <w:tcPr>
            <w:tcW w:w="4428" w:type="dxa"/>
          </w:tcPr>
          <w:p w14:paraId="0ED9C628" w14:textId="77777777" w:rsidR="00195658" w:rsidRPr="00F7030A" w:rsidRDefault="00B40EEB" w:rsidP="00195658">
            <w:pPr>
              <w:pStyle w:val="Default"/>
              <w:rPr>
                <w:ins w:id="1843" w:author="Szabolcs Bene" w:date="2016-06-22T22:48:00Z"/>
                <w:rFonts w:ascii="Times New Roman" w:hAnsi="Times New Roman" w:cs="Times New Roman"/>
                <w:sz w:val="20"/>
                <w:szCs w:val="20"/>
                <w:rPrChange w:id="1844" w:author="Szabolcs Bene" w:date="2016-06-23T22:31:00Z">
                  <w:rPr>
                    <w:ins w:id="1845" w:author="Szabolcs Bene" w:date="2016-06-22T22:48:00Z"/>
                  </w:rPr>
                </w:rPrChange>
              </w:rPr>
            </w:pPr>
            <w:ins w:id="1846" w:author="Szabolcs Bene" w:date="2016-06-22T22:53:00Z">
              <w:r w:rsidRPr="00F7030A">
                <w:rPr>
                  <w:rFonts w:ascii="Times New Roman" w:hAnsi="Times New Roman" w:cs="Times New Roman"/>
                  <w:color w:val="222222"/>
                  <w:sz w:val="20"/>
                  <w:szCs w:val="20"/>
                  <w:shd w:val="clear" w:color="auto" w:fill="FFFFFF"/>
                  <w:rPrChange w:id="1847" w:author="Szabolcs Bene" w:date="2016-06-23T22:31:00Z">
                    <w:rPr>
                      <w:rFonts w:ascii="Arial" w:hAnsi="Arial" w:cs="Arial"/>
                      <w:color w:val="222222"/>
                      <w:shd w:val="clear" w:color="auto" w:fill="FFFFFF"/>
                    </w:rPr>
                  </w:rPrChange>
                </w:rPr>
                <w:t>Cascading Style Sheets</w:t>
              </w:r>
            </w:ins>
          </w:p>
        </w:tc>
      </w:tr>
      <w:tr w:rsidR="00B40EEB" w14:paraId="7623BE4A" w14:textId="77777777" w:rsidTr="00195658">
        <w:trPr>
          <w:ins w:id="1848" w:author="Szabolcs Bene" w:date="2016-06-22T22:48:00Z"/>
        </w:trPr>
        <w:tc>
          <w:tcPr>
            <w:tcW w:w="4428" w:type="dxa"/>
          </w:tcPr>
          <w:p w14:paraId="6276B280" w14:textId="77777777" w:rsidR="00B40EEB" w:rsidRPr="00F7030A" w:rsidRDefault="00B40EEB" w:rsidP="00195658">
            <w:pPr>
              <w:pStyle w:val="Default"/>
              <w:rPr>
                <w:ins w:id="1849" w:author="Szabolcs Bene" w:date="2016-06-22T22:48:00Z"/>
                <w:rFonts w:ascii="Times New Roman" w:hAnsi="Times New Roman" w:cs="Times New Roman"/>
                <w:sz w:val="20"/>
                <w:szCs w:val="20"/>
                <w:rPrChange w:id="1850" w:author="Szabolcs Bene" w:date="2016-06-23T22:31:00Z">
                  <w:rPr>
                    <w:ins w:id="1851" w:author="Szabolcs Bene" w:date="2016-06-22T22:48:00Z"/>
                  </w:rPr>
                </w:rPrChange>
              </w:rPr>
            </w:pPr>
            <w:ins w:id="1852" w:author="Szabolcs Bene" w:date="2016-06-22T22:48:00Z">
              <w:r w:rsidRPr="00F7030A">
                <w:rPr>
                  <w:rFonts w:ascii="Times New Roman" w:hAnsi="Times New Roman" w:cs="Times New Roman"/>
                  <w:sz w:val="20"/>
                  <w:szCs w:val="20"/>
                  <w:rPrChange w:id="1853" w:author="Szabolcs Bene" w:date="2016-06-23T22:31:00Z">
                    <w:rPr/>
                  </w:rPrChange>
                </w:rPr>
                <w:t>JS</w:t>
              </w:r>
            </w:ins>
          </w:p>
        </w:tc>
        <w:tc>
          <w:tcPr>
            <w:tcW w:w="4428" w:type="dxa"/>
          </w:tcPr>
          <w:p w14:paraId="7EAAB662" w14:textId="77777777" w:rsidR="00B40EEB" w:rsidRPr="00F7030A" w:rsidRDefault="00B40EEB" w:rsidP="00195658">
            <w:pPr>
              <w:pStyle w:val="Default"/>
              <w:rPr>
                <w:ins w:id="1854" w:author="Szabolcs Bene" w:date="2016-06-22T22:48:00Z"/>
                <w:rFonts w:ascii="Times New Roman" w:hAnsi="Times New Roman" w:cs="Times New Roman"/>
                <w:sz w:val="20"/>
                <w:szCs w:val="20"/>
                <w:rPrChange w:id="1855" w:author="Szabolcs Bene" w:date="2016-06-23T22:31:00Z">
                  <w:rPr>
                    <w:ins w:id="1856" w:author="Szabolcs Bene" w:date="2016-06-22T22:48:00Z"/>
                  </w:rPr>
                </w:rPrChange>
              </w:rPr>
            </w:pPr>
            <w:ins w:id="1857" w:author="Szabolcs Bene" w:date="2016-06-22T22:51:00Z">
              <w:r w:rsidRPr="00F7030A">
                <w:rPr>
                  <w:rFonts w:ascii="Times New Roman" w:hAnsi="Times New Roman" w:cs="Times New Roman"/>
                  <w:sz w:val="20"/>
                  <w:szCs w:val="20"/>
                  <w:rPrChange w:id="1858" w:author="Szabolcs Bene" w:date="2016-06-23T22:31:00Z">
                    <w:rPr/>
                  </w:rPrChange>
                </w:rPr>
                <w:t>JavaScript</w:t>
              </w:r>
            </w:ins>
          </w:p>
        </w:tc>
      </w:tr>
      <w:tr w:rsidR="00195658" w14:paraId="3BC13686" w14:textId="77777777" w:rsidTr="00195658">
        <w:trPr>
          <w:ins w:id="1859" w:author="Szabolcs Bene" w:date="2016-06-22T22:46:00Z"/>
        </w:trPr>
        <w:tc>
          <w:tcPr>
            <w:tcW w:w="4428" w:type="dxa"/>
          </w:tcPr>
          <w:p w14:paraId="54482447" w14:textId="77777777" w:rsidR="00195658" w:rsidRPr="00F7030A" w:rsidRDefault="00195658">
            <w:pPr>
              <w:pStyle w:val="Default"/>
              <w:rPr>
                <w:ins w:id="1860" w:author="Szabolcs Bene" w:date="2016-06-22T22:46:00Z"/>
                <w:rFonts w:ascii="Times New Roman" w:hAnsi="Times New Roman" w:cs="Times New Roman"/>
                <w:sz w:val="20"/>
                <w:szCs w:val="20"/>
                <w:rPrChange w:id="1861" w:author="Szabolcs Bene" w:date="2016-06-23T22:31:00Z">
                  <w:rPr>
                    <w:ins w:id="1862" w:author="Szabolcs Bene" w:date="2016-06-22T22:46:00Z"/>
                  </w:rPr>
                </w:rPrChange>
              </w:rPr>
              <w:pPrChange w:id="1863" w:author="Szabolcs Bene" w:date="2016-06-22T22:47:00Z">
                <w:pPr/>
              </w:pPrChange>
            </w:pPr>
            <w:ins w:id="1864" w:author="Szabolcs Bene" w:date="2016-06-22T22:47:00Z">
              <w:r w:rsidRPr="00F7030A">
                <w:rPr>
                  <w:rFonts w:ascii="Times New Roman" w:hAnsi="Times New Roman" w:cs="Times New Roman"/>
                  <w:sz w:val="20"/>
                  <w:szCs w:val="20"/>
                  <w:rPrChange w:id="1865" w:author="Szabolcs Bene" w:date="2016-06-23T22:31:00Z">
                    <w:rPr/>
                  </w:rPrChange>
                </w:rPr>
                <w:t>HTTP</w:t>
              </w:r>
            </w:ins>
          </w:p>
        </w:tc>
        <w:tc>
          <w:tcPr>
            <w:tcW w:w="4428" w:type="dxa"/>
          </w:tcPr>
          <w:p w14:paraId="6EA49A52" w14:textId="77777777" w:rsidR="00195658" w:rsidRPr="00F7030A" w:rsidRDefault="00195658">
            <w:pPr>
              <w:pStyle w:val="Default"/>
              <w:rPr>
                <w:ins w:id="1866" w:author="Szabolcs Bene" w:date="2016-06-22T22:46:00Z"/>
                <w:rFonts w:ascii="Times New Roman" w:hAnsi="Times New Roman" w:cs="Times New Roman"/>
                <w:sz w:val="20"/>
                <w:szCs w:val="20"/>
                <w:rPrChange w:id="1867" w:author="Szabolcs Bene" w:date="2016-06-23T22:31:00Z">
                  <w:rPr>
                    <w:ins w:id="1868" w:author="Szabolcs Bene" w:date="2016-06-22T22:46:00Z"/>
                  </w:rPr>
                </w:rPrChange>
              </w:rPr>
              <w:pPrChange w:id="1869" w:author="Szabolcs Bene" w:date="2016-06-22T22:47:00Z">
                <w:pPr/>
              </w:pPrChange>
            </w:pPr>
            <w:ins w:id="1870" w:author="Szabolcs Bene" w:date="2016-06-22T22:47:00Z">
              <w:r w:rsidRPr="00F7030A">
                <w:rPr>
                  <w:rFonts w:ascii="Times New Roman" w:hAnsi="Times New Roman" w:cs="Times New Roman"/>
                  <w:sz w:val="20"/>
                  <w:szCs w:val="20"/>
                  <w:rPrChange w:id="1871" w:author="Szabolcs Bene" w:date="2016-06-23T22:31:00Z">
                    <w:rPr/>
                  </w:rPrChange>
                </w:rPr>
                <w:t xml:space="preserve">Hypertext Transfer Protocol </w:t>
              </w:r>
            </w:ins>
          </w:p>
        </w:tc>
      </w:tr>
      <w:tr w:rsidR="00B40EEB" w14:paraId="3DF5CCB1" w14:textId="77777777" w:rsidTr="00195658">
        <w:trPr>
          <w:ins w:id="1872" w:author="Szabolcs Bene" w:date="2016-06-22T22:49:00Z"/>
        </w:trPr>
        <w:tc>
          <w:tcPr>
            <w:tcW w:w="4428" w:type="dxa"/>
          </w:tcPr>
          <w:p w14:paraId="7E557A88" w14:textId="77777777" w:rsidR="00B40EEB" w:rsidRPr="00F7030A" w:rsidRDefault="00B40EEB" w:rsidP="00195658">
            <w:pPr>
              <w:pStyle w:val="Default"/>
              <w:rPr>
                <w:ins w:id="1873" w:author="Szabolcs Bene" w:date="2016-06-22T22:49:00Z"/>
                <w:rFonts w:ascii="Times New Roman" w:hAnsi="Times New Roman" w:cs="Times New Roman"/>
                <w:sz w:val="20"/>
                <w:szCs w:val="20"/>
                <w:rPrChange w:id="1874" w:author="Szabolcs Bene" w:date="2016-06-23T22:31:00Z">
                  <w:rPr>
                    <w:ins w:id="1875" w:author="Szabolcs Bene" w:date="2016-06-22T22:49:00Z"/>
                  </w:rPr>
                </w:rPrChange>
              </w:rPr>
            </w:pPr>
            <w:ins w:id="1876" w:author="Szabolcs Bene" w:date="2016-06-22T22:49:00Z">
              <w:r w:rsidRPr="00F7030A">
                <w:rPr>
                  <w:rFonts w:ascii="Times New Roman" w:hAnsi="Times New Roman" w:cs="Times New Roman"/>
                  <w:sz w:val="20"/>
                  <w:szCs w:val="20"/>
                  <w:rPrChange w:id="1877" w:author="Szabolcs Bene" w:date="2016-06-23T22:31:00Z">
                    <w:rPr/>
                  </w:rPrChange>
                </w:rPr>
                <w:t>HTML</w:t>
              </w:r>
            </w:ins>
          </w:p>
        </w:tc>
        <w:tc>
          <w:tcPr>
            <w:tcW w:w="4428" w:type="dxa"/>
          </w:tcPr>
          <w:p w14:paraId="304ABB07" w14:textId="77777777" w:rsidR="00B40EEB" w:rsidRPr="00F7030A" w:rsidRDefault="00B40EEB" w:rsidP="00195658">
            <w:pPr>
              <w:pStyle w:val="Default"/>
              <w:rPr>
                <w:ins w:id="1878" w:author="Szabolcs Bene" w:date="2016-06-22T22:49:00Z"/>
                <w:rFonts w:ascii="Times New Roman" w:hAnsi="Times New Roman" w:cs="Times New Roman"/>
                <w:sz w:val="20"/>
                <w:szCs w:val="20"/>
                <w:rPrChange w:id="1879" w:author="Szabolcs Bene" w:date="2016-06-23T22:31:00Z">
                  <w:rPr>
                    <w:ins w:id="1880" w:author="Szabolcs Bene" w:date="2016-06-22T22:49:00Z"/>
                  </w:rPr>
                </w:rPrChange>
              </w:rPr>
            </w:pPr>
            <w:ins w:id="1881" w:author="Szabolcs Bene" w:date="2016-06-22T22:51:00Z">
              <w:r w:rsidRPr="00F7030A">
                <w:rPr>
                  <w:rFonts w:ascii="Times New Roman" w:hAnsi="Times New Roman" w:cs="Times New Roman"/>
                  <w:sz w:val="20"/>
                  <w:szCs w:val="20"/>
                  <w:rPrChange w:id="1882" w:author="Szabolcs Bene" w:date="2016-06-23T22:31:00Z">
                    <w:rPr/>
                  </w:rPrChange>
                </w:rPr>
                <w:t>HyperText Markup Language</w:t>
              </w:r>
            </w:ins>
          </w:p>
        </w:tc>
      </w:tr>
      <w:tr w:rsidR="00B40EEB" w14:paraId="13E09EFF" w14:textId="77777777" w:rsidTr="00195658">
        <w:trPr>
          <w:ins w:id="1883" w:author="Szabolcs Bene" w:date="2016-06-22T22:49:00Z"/>
        </w:trPr>
        <w:tc>
          <w:tcPr>
            <w:tcW w:w="4428" w:type="dxa"/>
          </w:tcPr>
          <w:p w14:paraId="19BA7147" w14:textId="77777777" w:rsidR="00B40EEB" w:rsidRPr="00F7030A" w:rsidRDefault="00B40EEB" w:rsidP="00195658">
            <w:pPr>
              <w:pStyle w:val="Default"/>
              <w:rPr>
                <w:ins w:id="1884" w:author="Szabolcs Bene" w:date="2016-06-22T22:49:00Z"/>
                <w:rFonts w:ascii="Times New Roman" w:hAnsi="Times New Roman" w:cs="Times New Roman"/>
                <w:sz w:val="20"/>
                <w:szCs w:val="20"/>
                <w:rPrChange w:id="1885" w:author="Szabolcs Bene" w:date="2016-06-23T22:31:00Z">
                  <w:rPr>
                    <w:ins w:id="1886" w:author="Szabolcs Bene" w:date="2016-06-22T22:49:00Z"/>
                  </w:rPr>
                </w:rPrChange>
              </w:rPr>
            </w:pPr>
            <w:ins w:id="1887" w:author="Szabolcs Bene" w:date="2016-06-22T22:49:00Z">
              <w:r w:rsidRPr="00F7030A">
                <w:rPr>
                  <w:rFonts w:ascii="Times New Roman" w:hAnsi="Times New Roman" w:cs="Times New Roman"/>
                  <w:sz w:val="20"/>
                  <w:szCs w:val="20"/>
                  <w:rPrChange w:id="1888" w:author="Szabolcs Bene" w:date="2016-06-23T22:31:00Z">
                    <w:rPr/>
                  </w:rPrChange>
                </w:rPr>
                <w:t>ICE</w:t>
              </w:r>
            </w:ins>
          </w:p>
        </w:tc>
        <w:tc>
          <w:tcPr>
            <w:tcW w:w="4428" w:type="dxa"/>
          </w:tcPr>
          <w:p w14:paraId="20987581" w14:textId="77777777" w:rsidR="00B40EEB" w:rsidRPr="00F7030A" w:rsidRDefault="00B40EEB" w:rsidP="00195658">
            <w:pPr>
              <w:pStyle w:val="Default"/>
              <w:rPr>
                <w:ins w:id="1889" w:author="Szabolcs Bene" w:date="2016-06-22T22:49:00Z"/>
                <w:rFonts w:ascii="Times New Roman" w:hAnsi="Times New Roman" w:cs="Times New Roman"/>
                <w:sz w:val="20"/>
                <w:szCs w:val="20"/>
                <w:rPrChange w:id="1890" w:author="Szabolcs Bene" w:date="2016-06-23T22:31:00Z">
                  <w:rPr>
                    <w:ins w:id="1891" w:author="Szabolcs Bene" w:date="2016-06-22T22:49:00Z"/>
                  </w:rPr>
                </w:rPrChange>
              </w:rPr>
            </w:pPr>
            <w:ins w:id="1892" w:author="Szabolcs Bene" w:date="2016-06-22T22:51:00Z">
              <w:r w:rsidRPr="00F7030A">
                <w:rPr>
                  <w:rFonts w:ascii="Times New Roman" w:hAnsi="Times New Roman" w:cs="Times New Roman"/>
                  <w:sz w:val="20"/>
                  <w:szCs w:val="20"/>
                  <w:rPrChange w:id="1893" w:author="Szabolcs Bene" w:date="2016-06-23T22:31:00Z">
                    <w:rPr/>
                  </w:rPrChange>
                </w:rPr>
                <w:t>Interactive Connectivity Establishment</w:t>
              </w:r>
            </w:ins>
          </w:p>
        </w:tc>
      </w:tr>
      <w:tr w:rsidR="00B40EEB" w14:paraId="24B76CE7" w14:textId="77777777" w:rsidTr="00195658">
        <w:trPr>
          <w:ins w:id="1894" w:author="Szabolcs Bene" w:date="2016-06-22T22:51:00Z"/>
        </w:trPr>
        <w:tc>
          <w:tcPr>
            <w:tcW w:w="4428" w:type="dxa"/>
          </w:tcPr>
          <w:p w14:paraId="2B405AE7" w14:textId="77777777" w:rsidR="00B40EEB" w:rsidRPr="00F7030A" w:rsidRDefault="00B40EEB" w:rsidP="00195658">
            <w:pPr>
              <w:pStyle w:val="Default"/>
              <w:rPr>
                <w:ins w:id="1895" w:author="Szabolcs Bene" w:date="2016-06-22T22:51:00Z"/>
                <w:rFonts w:ascii="Times New Roman" w:hAnsi="Times New Roman" w:cs="Times New Roman"/>
                <w:sz w:val="20"/>
                <w:szCs w:val="20"/>
                <w:rPrChange w:id="1896" w:author="Szabolcs Bene" w:date="2016-06-23T22:31:00Z">
                  <w:rPr>
                    <w:ins w:id="1897" w:author="Szabolcs Bene" w:date="2016-06-22T22:51:00Z"/>
                  </w:rPr>
                </w:rPrChange>
              </w:rPr>
            </w:pPr>
            <w:ins w:id="1898" w:author="Szabolcs Bene" w:date="2016-06-22T22:51:00Z">
              <w:r w:rsidRPr="00F7030A">
                <w:rPr>
                  <w:rFonts w:ascii="Times New Roman" w:hAnsi="Times New Roman" w:cs="Times New Roman"/>
                  <w:sz w:val="20"/>
                  <w:szCs w:val="20"/>
                  <w:rPrChange w:id="1899" w:author="Szabolcs Bene" w:date="2016-06-23T22:31:00Z">
                    <w:rPr/>
                  </w:rPrChange>
                </w:rPr>
                <w:t>JSON</w:t>
              </w:r>
            </w:ins>
          </w:p>
        </w:tc>
        <w:tc>
          <w:tcPr>
            <w:tcW w:w="4428" w:type="dxa"/>
          </w:tcPr>
          <w:p w14:paraId="5EEC2795" w14:textId="77777777" w:rsidR="00B40EEB" w:rsidRPr="00F7030A" w:rsidRDefault="00B40EEB" w:rsidP="00195658">
            <w:pPr>
              <w:pStyle w:val="Default"/>
              <w:rPr>
                <w:ins w:id="1900" w:author="Szabolcs Bene" w:date="2016-06-22T22:51:00Z"/>
                <w:rFonts w:ascii="Times New Roman" w:hAnsi="Times New Roman" w:cs="Times New Roman"/>
                <w:sz w:val="20"/>
                <w:szCs w:val="20"/>
                <w:rPrChange w:id="1901" w:author="Szabolcs Bene" w:date="2016-06-23T22:31:00Z">
                  <w:rPr>
                    <w:ins w:id="1902" w:author="Szabolcs Bene" w:date="2016-06-22T22:51:00Z"/>
                  </w:rPr>
                </w:rPrChange>
              </w:rPr>
            </w:pPr>
            <w:ins w:id="1903" w:author="Szabolcs Bene" w:date="2016-06-22T22:52:00Z">
              <w:r w:rsidRPr="00F7030A">
                <w:rPr>
                  <w:rFonts w:ascii="Times New Roman" w:hAnsi="Times New Roman" w:cs="Times New Roman"/>
                  <w:sz w:val="20"/>
                  <w:szCs w:val="20"/>
                  <w:rPrChange w:id="1904" w:author="Szabolcs Bene" w:date="2016-06-23T22:31:00Z">
                    <w:rPr/>
                  </w:rPrChange>
                </w:rPr>
                <w:t>JavaScript Object Notation</w:t>
              </w:r>
            </w:ins>
          </w:p>
        </w:tc>
      </w:tr>
      <w:tr w:rsidR="00B40EEB" w14:paraId="2CF70E62" w14:textId="77777777" w:rsidTr="00195658">
        <w:trPr>
          <w:ins w:id="1905" w:author="Szabolcs Bene" w:date="2016-06-22T22:51:00Z"/>
        </w:trPr>
        <w:tc>
          <w:tcPr>
            <w:tcW w:w="4428" w:type="dxa"/>
          </w:tcPr>
          <w:p w14:paraId="2BD9915E" w14:textId="77777777" w:rsidR="00B40EEB" w:rsidRPr="00F7030A" w:rsidRDefault="00B40EEB" w:rsidP="00195658">
            <w:pPr>
              <w:pStyle w:val="Default"/>
              <w:rPr>
                <w:ins w:id="1906" w:author="Szabolcs Bene" w:date="2016-06-22T22:51:00Z"/>
                <w:rFonts w:ascii="Times New Roman" w:hAnsi="Times New Roman" w:cs="Times New Roman"/>
                <w:sz w:val="20"/>
                <w:szCs w:val="20"/>
                <w:rPrChange w:id="1907" w:author="Szabolcs Bene" w:date="2016-06-23T22:31:00Z">
                  <w:rPr>
                    <w:ins w:id="1908" w:author="Szabolcs Bene" w:date="2016-06-22T22:51:00Z"/>
                  </w:rPr>
                </w:rPrChange>
              </w:rPr>
            </w:pPr>
            <w:ins w:id="1909" w:author="Szabolcs Bene" w:date="2016-06-22T22:51:00Z">
              <w:r w:rsidRPr="00F7030A">
                <w:rPr>
                  <w:rFonts w:ascii="Times New Roman" w:hAnsi="Times New Roman" w:cs="Times New Roman"/>
                  <w:sz w:val="20"/>
                  <w:szCs w:val="20"/>
                  <w:rPrChange w:id="1910" w:author="Szabolcs Bene" w:date="2016-06-23T22:31:00Z">
                    <w:rPr/>
                  </w:rPrChange>
                </w:rPr>
                <w:t>MVC</w:t>
              </w:r>
            </w:ins>
          </w:p>
        </w:tc>
        <w:tc>
          <w:tcPr>
            <w:tcW w:w="4428" w:type="dxa"/>
          </w:tcPr>
          <w:p w14:paraId="54AA8682" w14:textId="77777777" w:rsidR="00B40EEB" w:rsidRPr="00F7030A" w:rsidRDefault="00B40EEB" w:rsidP="00195658">
            <w:pPr>
              <w:pStyle w:val="Default"/>
              <w:rPr>
                <w:ins w:id="1911" w:author="Szabolcs Bene" w:date="2016-06-22T22:51:00Z"/>
                <w:rFonts w:ascii="Times New Roman" w:hAnsi="Times New Roman" w:cs="Times New Roman"/>
                <w:sz w:val="20"/>
                <w:szCs w:val="20"/>
                <w:rPrChange w:id="1912" w:author="Szabolcs Bene" w:date="2016-06-23T22:31:00Z">
                  <w:rPr>
                    <w:ins w:id="1913" w:author="Szabolcs Bene" w:date="2016-06-22T22:51:00Z"/>
                  </w:rPr>
                </w:rPrChange>
              </w:rPr>
            </w:pPr>
            <w:ins w:id="1914" w:author="Szabolcs Bene" w:date="2016-06-22T22:52:00Z">
              <w:r w:rsidRPr="00F7030A">
                <w:rPr>
                  <w:rFonts w:ascii="Times New Roman" w:hAnsi="Times New Roman" w:cs="Times New Roman"/>
                  <w:sz w:val="20"/>
                  <w:szCs w:val="20"/>
                  <w:rPrChange w:id="1915" w:author="Szabolcs Bene" w:date="2016-06-23T22:31:00Z">
                    <w:rPr/>
                  </w:rPrChange>
                </w:rPr>
                <w:t>Model-View-Controller</w:t>
              </w:r>
            </w:ins>
          </w:p>
        </w:tc>
      </w:tr>
      <w:tr w:rsidR="00195658" w14:paraId="766BE18C" w14:textId="77777777" w:rsidTr="00195658">
        <w:trPr>
          <w:ins w:id="1916" w:author="Szabolcs Bene" w:date="2016-06-22T22:46:00Z"/>
        </w:trPr>
        <w:tc>
          <w:tcPr>
            <w:tcW w:w="4428" w:type="dxa"/>
          </w:tcPr>
          <w:p w14:paraId="1CEF8152" w14:textId="77777777" w:rsidR="00195658" w:rsidRPr="00F7030A" w:rsidRDefault="00195658" w:rsidP="00195658">
            <w:pPr>
              <w:rPr>
                <w:ins w:id="1917" w:author="Szabolcs Bene" w:date="2016-06-22T22:46:00Z"/>
                <w:rFonts w:ascii="Times New Roman" w:hAnsi="Times New Roman" w:cs="Times New Roman"/>
                <w:sz w:val="20"/>
                <w:szCs w:val="20"/>
                <w:rPrChange w:id="1918" w:author="Szabolcs Bene" w:date="2016-06-23T22:31:00Z">
                  <w:rPr>
                    <w:ins w:id="1919" w:author="Szabolcs Bene" w:date="2016-06-22T22:46:00Z"/>
                  </w:rPr>
                </w:rPrChange>
              </w:rPr>
            </w:pPr>
            <w:ins w:id="1920" w:author="Szabolcs Bene" w:date="2016-06-22T22:47:00Z">
              <w:r w:rsidRPr="00F7030A">
                <w:rPr>
                  <w:rFonts w:ascii="Times New Roman" w:hAnsi="Times New Roman" w:cs="Times New Roman"/>
                  <w:sz w:val="20"/>
                  <w:szCs w:val="20"/>
                  <w:rPrChange w:id="1921" w:author="Szabolcs Bene" w:date="2016-06-23T22:31:00Z">
                    <w:rPr/>
                  </w:rPrChange>
                </w:rPr>
                <w:t>NAT</w:t>
              </w:r>
            </w:ins>
          </w:p>
        </w:tc>
        <w:tc>
          <w:tcPr>
            <w:tcW w:w="4428" w:type="dxa"/>
          </w:tcPr>
          <w:p w14:paraId="2B40F7B7" w14:textId="77777777" w:rsidR="00195658" w:rsidRPr="00F7030A" w:rsidRDefault="00B40EEB" w:rsidP="00195658">
            <w:pPr>
              <w:rPr>
                <w:ins w:id="1922" w:author="Szabolcs Bene" w:date="2016-06-22T22:46:00Z"/>
                <w:rFonts w:ascii="Times New Roman" w:hAnsi="Times New Roman" w:cs="Times New Roman"/>
                <w:sz w:val="20"/>
                <w:szCs w:val="20"/>
                <w:rPrChange w:id="1923" w:author="Szabolcs Bene" w:date="2016-06-23T22:31:00Z">
                  <w:rPr>
                    <w:ins w:id="1924" w:author="Szabolcs Bene" w:date="2016-06-22T22:46:00Z"/>
                  </w:rPr>
                </w:rPrChange>
              </w:rPr>
            </w:pPr>
            <w:ins w:id="1925" w:author="Szabolcs Bene" w:date="2016-06-22T22:54:00Z">
              <w:r w:rsidRPr="00F7030A">
                <w:rPr>
                  <w:rFonts w:ascii="Times New Roman" w:hAnsi="Times New Roman" w:cs="Times New Roman"/>
                  <w:color w:val="222222"/>
                  <w:sz w:val="20"/>
                  <w:szCs w:val="20"/>
                  <w:shd w:val="clear" w:color="auto" w:fill="FFFFFF"/>
                  <w:rPrChange w:id="1926" w:author="Szabolcs Bene" w:date="2016-06-23T22:31:00Z">
                    <w:rPr>
                      <w:rFonts w:ascii="Arial" w:hAnsi="Arial" w:cs="Arial"/>
                      <w:color w:val="222222"/>
                      <w:shd w:val="clear" w:color="auto" w:fill="FFFFFF"/>
                    </w:rPr>
                  </w:rPrChange>
                </w:rPr>
                <w:t>Network Address Translation</w:t>
              </w:r>
            </w:ins>
          </w:p>
        </w:tc>
      </w:tr>
      <w:tr w:rsidR="00195658" w14:paraId="7F883BF7" w14:textId="77777777" w:rsidTr="00195658">
        <w:trPr>
          <w:ins w:id="1927" w:author="Szabolcs Bene" w:date="2016-06-22T22:48:00Z"/>
        </w:trPr>
        <w:tc>
          <w:tcPr>
            <w:tcW w:w="4428" w:type="dxa"/>
          </w:tcPr>
          <w:p w14:paraId="23B8AF4C" w14:textId="77777777" w:rsidR="00195658" w:rsidRPr="00F7030A" w:rsidRDefault="00195658" w:rsidP="00195658">
            <w:pPr>
              <w:rPr>
                <w:ins w:id="1928" w:author="Szabolcs Bene" w:date="2016-06-22T22:48:00Z"/>
                <w:rFonts w:ascii="Times New Roman" w:hAnsi="Times New Roman" w:cs="Times New Roman"/>
                <w:sz w:val="20"/>
                <w:szCs w:val="20"/>
                <w:rPrChange w:id="1929" w:author="Szabolcs Bene" w:date="2016-06-23T22:31:00Z">
                  <w:rPr>
                    <w:ins w:id="1930" w:author="Szabolcs Bene" w:date="2016-06-22T22:48:00Z"/>
                  </w:rPr>
                </w:rPrChange>
              </w:rPr>
            </w:pPr>
            <w:ins w:id="1931" w:author="Szabolcs Bene" w:date="2016-06-22T22:48:00Z">
              <w:r w:rsidRPr="00F7030A">
                <w:rPr>
                  <w:rFonts w:ascii="Times New Roman" w:hAnsi="Times New Roman" w:cs="Times New Roman"/>
                  <w:sz w:val="20"/>
                  <w:szCs w:val="20"/>
                  <w:rPrChange w:id="1932" w:author="Szabolcs Bene" w:date="2016-06-23T22:31:00Z">
                    <w:rPr/>
                  </w:rPrChange>
                </w:rPr>
                <w:t>PHP</w:t>
              </w:r>
            </w:ins>
          </w:p>
        </w:tc>
        <w:tc>
          <w:tcPr>
            <w:tcW w:w="4428" w:type="dxa"/>
          </w:tcPr>
          <w:p w14:paraId="7F29BEC3" w14:textId="77777777" w:rsidR="00195658" w:rsidRPr="00F7030A" w:rsidRDefault="00B40EEB" w:rsidP="00195658">
            <w:pPr>
              <w:rPr>
                <w:ins w:id="1933" w:author="Szabolcs Bene" w:date="2016-06-22T22:48:00Z"/>
                <w:rFonts w:ascii="Times New Roman" w:hAnsi="Times New Roman" w:cs="Times New Roman"/>
                <w:sz w:val="20"/>
                <w:szCs w:val="20"/>
                <w:rPrChange w:id="1934" w:author="Szabolcs Bene" w:date="2016-06-23T22:31:00Z">
                  <w:rPr>
                    <w:ins w:id="1935" w:author="Szabolcs Bene" w:date="2016-06-22T22:48:00Z"/>
                  </w:rPr>
                </w:rPrChange>
              </w:rPr>
            </w:pPr>
            <w:ins w:id="1936" w:author="Szabolcs Bene" w:date="2016-06-22T22:54:00Z">
              <w:r w:rsidRPr="00F7030A">
                <w:rPr>
                  <w:rFonts w:ascii="Times New Roman" w:hAnsi="Times New Roman" w:cs="Times New Roman"/>
                  <w:i/>
                  <w:iCs/>
                  <w:color w:val="252525"/>
                  <w:sz w:val="20"/>
                  <w:szCs w:val="20"/>
                  <w:shd w:val="clear" w:color="auto" w:fill="FFFFFF"/>
                  <w:rPrChange w:id="1937" w:author="Szabolcs Bene" w:date="2016-06-23T22:31:00Z">
                    <w:rPr>
                      <w:rFonts w:ascii="Arial" w:hAnsi="Arial" w:cs="Arial"/>
                      <w:i/>
                      <w:iCs/>
                      <w:color w:val="252525"/>
                      <w:sz w:val="21"/>
                      <w:szCs w:val="21"/>
                      <w:shd w:val="clear" w:color="auto" w:fill="FFFFFF"/>
                    </w:rPr>
                  </w:rPrChange>
                </w:rPr>
                <w:t>PHP: Hypertext Preprocessor</w:t>
              </w:r>
            </w:ins>
          </w:p>
        </w:tc>
      </w:tr>
      <w:tr w:rsidR="00B40EEB" w14:paraId="147EEA28" w14:textId="77777777" w:rsidTr="00195658">
        <w:trPr>
          <w:ins w:id="1938" w:author="Szabolcs Bene" w:date="2016-06-22T22:49:00Z"/>
        </w:trPr>
        <w:tc>
          <w:tcPr>
            <w:tcW w:w="4428" w:type="dxa"/>
          </w:tcPr>
          <w:p w14:paraId="2871801F" w14:textId="77777777" w:rsidR="00B40EEB" w:rsidRPr="00F7030A" w:rsidRDefault="00B40EEB" w:rsidP="00195658">
            <w:pPr>
              <w:rPr>
                <w:ins w:id="1939" w:author="Szabolcs Bene" w:date="2016-06-22T22:49:00Z"/>
                <w:rFonts w:ascii="Times New Roman" w:hAnsi="Times New Roman" w:cs="Times New Roman"/>
                <w:sz w:val="20"/>
                <w:szCs w:val="20"/>
                <w:rPrChange w:id="1940" w:author="Szabolcs Bene" w:date="2016-06-23T22:31:00Z">
                  <w:rPr>
                    <w:ins w:id="1941" w:author="Szabolcs Bene" w:date="2016-06-22T22:49:00Z"/>
                  </w:rPr>
                </w:rPrChange>
              </w:rPr>
            </w:pPr>
            <w:ins w:id="1942" w:author="Szabolcs Bene" w:date="2016-06-22T22:49:00Z">
              <w:r w:rsidRPr="00F7030A">
                <w:rPr>
                  <w:rFonts w:ascii="Times New Roman" w:hAnsi="Times New Roman" w:cs="Times New Roman"/>
                  <w:sz w:val="20"/>
                  <w:szCs w:val="20"/>
                  <w:rPrChange w:id="1943" w:author="Szabolcs Bene" w:date="2016-06-23T22:31:00Z">
                    <w:rPr/>
                  </w:rPrChange>
                </w:rPr>
                <w:t>RTC</w:t>
              </w:r>
            </w:ins>
          </w:p>
        </w:tc>
        <w:tc>
          <w:tcPr>
            <w:tcW w:w="4428" w:type="dxa"/>
          </w:tcPr>
          <w:p w14:paraId="254CF5D0" w14:textId="77777777" w:rsidR="00B40EEB" w:rsidRPr="00F7030A" w:rsidRDefault="00B40EEB" w:rsidP="00195658">
            <w:pPr>
              <w:rPr>
                <w:ins w:id="1944" w:author="Szabolcs Bene" w:date="2016-06-22T22:49:00Z"/>
                <w:rFonts w:ascii="Times New Roman" w:hAnsi="Times New Roman" w:cs="Times New Roman"/>
                <w:sz w:val="20"/>
                <w:szCs w:val="20"/>
                <w:rPrChange w:id="1945" w:author="Szabolcs Bene" w:date="2016-06-23T22:31:00Z">
                  <w:rPr>
                    <w:ins w:id="1946" w:author="Szabolcs Bene" w:date="2016-06-22T22:49:00Z"/>
                  </w:rPr>
                </w:rPrChange>
              </w:rPr>
            </w:pPr>
            <w:ins w:id="1947" w:author="Szabolcs Bene" w:date="2016-06-22T22:54:00Z">
              <w:r w:rsidRPr="00F7030A">
                <w:rPr>
                  <w:rFonts w:ascii="Times New Roman" w:hAnsi="Times New Roman" w:cs="Times New Roman"/>
                  <w:sz w:val="20"/>
                  <w:szCs w:val="20"/>
                  <w:rPrChange w:id="1948" w:author="Szabolcs Bene" w:date="2016-06-23T22:31:00Z">
                    <w:rPr/>
                  </w:rPrChange>
                </w:rPr>
                <w:t>Real Time Communication</w:t>
              </w:r>
            </w:ins>
          </w:p>
        </w:tc>
      </w:tr>
      <w:tr w:rsidR="00195658" w14:paraId="392BB72B" w14:textId="77777777" w:rsidTr="00195658">
        <w:trPr>
          <w:ins w:id="1949" w:author="Szabolcs Bene" w:date="2016-06-22T22:46:00Z"/>
        </w:trPr>
        <w:tc>
          <w:tcPr>
            <w:tcW w:w="4428" w:type="dxa"/>
          </w:tcPr>
          <w:p w14:paraId="63E9BFD8" w14:textId="77777777" w:rsidR="00195658" w:rsidRPr="00F7030A" w:rsidRDefault="00195658" w:rsidP="00195658">
            <w:pPr>
              <w:rPr>
                <w:ins w:id="1950" w:author="Szabolcs Bene" w:date="2016-06-22T22:46:00Z"/>
                <w:rFonts w:ascii="Times New Roman" w:hAnsi="Times New Roman" w:cs="Times New Roman"/>
                <w:sz w:val="20"/>
                <w:szCs w:val="20"/>
                <w:rPrChange w:id="1951" w:author="Szabolcs Bene" w:date="2016-06-23T22:31:00Z">
                  <w:rPr>
                    <w:ins w:id="1952" w:author="Szabolcs Bene" w:date="2016-06-22T22:46:00Z"/>
                  </w:rPr>
                </w:rPrChange>
              </w:rPr>
            </w:pPr>
            <w:ins w:id="1953" w:author="Szabolcs Bene" w:date="2016-06-22T22:47:00Z">
              <w:r w:rsidRPr="00F7030A">
                <w:rPr>
                  <w:rFonts w:ascii="Times New Roman" w:hAnsi="Times New Roman" w:cs="Times New Roman"/>
                  <w:sz w:val="20"/>
                  <w:szCs w:val="20"/>
                  <w:rPrChange w:id="1954" w:author="Szabolcs Bene" w:date="2016-06-23T22:31:00Z">
                    <w:rPr/>
                  </w:rPrChange>
                </w:rPr>
                <w:t>STUN</w:t>
              </w:r>
            </w:ins>
          </w:p>
        </w:tc>
        <w:tc>
          <w:tcPr>
            <w:tcW w:w="4428" w:type="dxa"/>
          </w:tcPr>
          <w:p w14:paraId="1971ADF8" w14:textId="77777777" w:rsidR="00195658" w:rsidRPr="00F7030A" w:rsidRDefault="00B40EEB" w:rsidP="00195658">
            <w:pPr>
              <w:rPr>
                <w:ins w:id="1955" w:author="Szabolcs Bene" w:date="2016-06-22T22:46:00Z"/>
                <w:rFonts w:ascii="Times New Roman" w:hAnsi="Times New Roman" w:cs="Times New Roman"/>
                <w:sz w:val="20"/>
                <w:szCs w:val="20"/>
                <w:rPrChange w:id="1956" w:author="Szabolcs Bene" w:date="2016-06-23T22:31:00Z">
                  <w:rPr>
                    <w:ins w:id="1957" w:author="Szabolcs Bene" w:date="2016-06-22T22:46:00Z"/>
                  </w:rPr>
                </w:rPrChange>
              </w:rPr>
            </w:pPr>
            <w:ins w:id="1958" w:author="Szabolcs Bene" w:date="2016-06-22T22:52:00Z">
              <w:r w:rsidRPr="00F7030A">
                <w:rPr>
                  <w:rFonts w:ascii="Times New Roman" w:hAnsi="Times New Roman" w:cs="Times New Roman"/>
                  <w:sz w:val="20"/>
                  <w:szCs w:val="20"/>
                  <w:rPrChange w:id="1959" w:author="Szabolcs Bene" w:date="2016-06-23T22:31:00Z">
                    <w:rPr/>
                  </w:rPrChange>
                </w:rPr>
                <w:t>Session Traversal Utilities for NAT</w:t>
              </w:r>
            </w:ins>
          </w:p>
        </w:tc>
      </w:tr>
      <w:tr w:rsidR="00195658" w14:paraId="07625E14" w14:textId="77777777" w:rsidTr="00195658">
        <w:trPr>
          <w:ins w:id="1960" w:author="Szabolcs Bene" w:date="2016-06-22T22:46:00Z"/>
        </w:trPr>
        <w:tc>
          <w:tcPr>
            <w:tcW w:w="4428" w:type="dxa"/>
          </w:tcPr>
          <w:p w14:paraId="5D1ECFAD" w14:textId="77777777" w:rsidR="00195658" w:rsidRPr="00F7030A" w:rsidRDefault="00195658" w:rsidP="00195658">
            <w:pPr>
              <w:rPr>
                <w:ins w:id="1961" w:author="Szabolcs Bene" w:date="2016-06-22T22:46:00Z"/>
                <w:rFonts w:ascii="Times New Roman" w:hAnsi="Times New Roman" w:cs="Times New Roman"/>
                <w:sz w:val="20"/>
                <w:szCs w:val="20"/>
                <w:rPrChange w:id="1962" w:author="Szabolcs Bene" w:date="2016-06-23T22:31:00Z">
                  <w:rPr>
                    <w:ins w:id="1963" w:author="Szabolcs Bene" w:date="2016-06-22T22:46:00Z"/>
                  </w:rPr>
                </w:rPrChange>
              </w:rPr>
            </w:pPr>
            <w:ins w:id="1964" w:author="Szabolcs Bene" w:date="2016-06-22T22:48:00Z">
              <w:r w:rsidRPr="00F7030A">
                <w:rPr>
                  <w:rFonts w:ascii="Times New Roman" w:hAnsi="Times New Roman" w:cs="Times New Roman"/>
                  <w:sz w:val="20"/>
                  <w:szCs w:val="20"/>
                  <w:rPrChange w:id="1965" w:author="Szabolcs Bene" w:date="2016-06-23T22:31:00Z">
                    <w:rPr/>
                  </w:rPrChange>
                </w:rPr>
                <w:t>TURN</w:t>
              </w:r>
            </w:ins>
          </w:p>
        </w:tc>
        <w:tc>
          <w:tcPr>
            <w:tcW w:w="4428" w:type="dxa"/>
          </w:tcPr>
          <w:p w14:paraId="0211FEA3" w14:textId="77777777" w:rsidR="00195658" w:rsidRPr="00F7030A" w:rsidRDefault="00B40EEB" w:rsidP="00195658">
            <w:pPr>
              <w:rPr>
                <w:ins w:id="1966" w:author="Szabolcs Bene" w:date="2016-06-22T22:46:00Z"/>
                <w:rFonts w:ascii="Times New Roman" w:hAnsi="Times New Roman" w:cs="Times New Roman"/>
                <w:sz w:val="20"/>
                <w:szCs w:val="20"/>
                <w:rPrChange w:id="1967" w:author="Szabolcs Bene" w:date="2016-06-23T22:31:00Z">
                  <w:rPr>
                    <w:ins w:id="1968" w:author="Szabolcs Bene" w:date="2016-06-22T22:46:00Z"/>
                  </w:rPr>
                </w:rPrChange>
              </w:rPr>
            </w:pPr>
            <w:ins w:id="1969" w:author="Szabolcs Bene" w:date="2016-06-22T22:52:00Z">
              <w:r w:rsidRPr="00F7030A">
                <w:rPr>
                  <w:rFonts w:ascii="Times New Roman" w:hAnsi="Times New Roman" w:cs="Times New Roman"/>
                  <w:sz w:val="20"/>
                  <w:szCs w:val="20"/>
                  <w:rPrChange w:id="1970" w:author="Szabolcs Bene" w:date="2016-06-23T22:31:00Z">
                    <w:rPr/>
                  </w:rPrChange>
                </w:rPr>
                <w:t>Traversal Using Relays around NAT</w:t>
              </w:r>
            </w:ins>
          </w:p>
        </w:tc>
      </w:tr>
      <w:tr w:rsidR="00B40EEB" w14:paraId="3C01B803" w14:textId="77777777" w:rsidTr="00195658">
        <w:trPr>
          <w:ins w:id="1971" w:author="Szabolcs Bene" w:date="2016-06-22T22:50:00Z"/>
        </w:trPr>
        <w:tc>
          <w:tcPr>
            <w:tcW w:w="4428" w:type="dxa"/>
          </w:tcPr>
          <w:p w14:paraId="63BFD4D8" w14:textId="77777777" w:rsidR="00B40EEB" w:rsidRPr="00F7030A" w:rsidRDefault="00B40EEB" w:rsidP="00195658">
            <w:pPr>
              <w:rPr>
                <w:ins w:id="1972" w:author="Szabolcs Bene" w:date="2016-06-22T22:50:00Z"/>
                <w:rFonts w:ascii="Times New Roman" w:hAnsi="Times New Roman" w:cs="Times New Roman"/>
                <w:sz w:val="20"/>
                <w:szCs w:val="20"/>
                <w:rPrChange w:id="1973" w:author="Szabolcs Bene" w:date="2016-06-23T22:31:00Z">
                  <w:rPr>
                    <w:ins w:id="1974" w:author="Szabolcs Bene" w:date="2016-06-22T22:50:00Z"/>
                  </w:rPr>
                </w:rPrChange>
              </w:rPr>
            </w:pPr>
            <w:ins w:id="1975" w:author="Szabolcs Bene" w:date="2016-06-22T22:50:00Z">
              <w:r w:rsidRPr="00F7030A">
                <w:rPr>
                  <w:rFonts w:ascii="Times New Roman" w:hAnsi="Times New Roman" w:cs="Times New Roman"/>
                  <w:sz w:val="20"/>
                  <w:szCs w:val="20"/>
                  <w:rPrChange w:id="1976" w:author="Szabolcs Bene" w:date="2016-06-23T22:31:00Z">
                    <w:rPr/>
                  </w:rPrChange>
                </w:rPr>
                <w:t>URL</w:t>
              </w:r>
            </w:ins>
          </w:p>
        </w:tc>
        <w:tc>
          <w:tcPr>
            <w:tcW w:w="4428" w:type="dxa"/>
          </w:tcPr>
          <w:p w14:paraId="53609A06" w14:textId="653002FF" w:rsidR="00B40EEB" w:rsidRPr="00F7030A" w:rsidRDefault="00B40EEB" w:rsidP="00407D18">
            <w:pPr>
              <w:pStyle w:val="Default"/>
              <w:rPr>
                <w:ins w:id="1977" w:author="Szabolcs Bene" w:date="2016-06-22T22:50:00Z"/>
                <w:rFonts w:ascii="Times New Roman" w:hAnsi="Times New Roman" w:cs="Times New Roman"/>
                <w:sz w:val="20"/>
                <w:szCs w:val="20"/>
                <w:rPrChange w:id="1978" w:author="Szabolcs Bene" w:date="2016-06-23T22:31:00Z">
                  <w:rPr>
                    <w:ins w:id="1979" w:author="Szabolcs Bene" w:date="2016-06-22T22:50:00Z"/>
                  </w:rPr>
                </w:rPrChange>
              </w:rPr>
              <w:pPrChange w:id="1980" w:author="Szabolcs Bene" w:date="2016-06-23T22:44:00Z">
                <w:pPr/>
              </w:pPrChange>
            </w:pPr>
            <w:ins w:id="1981" w:author="Szabolcs Bene" w:date="2016-06-22T22:53:00Z">
              <w:r w:rsidRPr="00F7030A">
                <w:rPr>
                  <w:rFonts w:ascii="Times New Roman" w:eastAsia="Times New Roman" w:hAnsi="Times New Roman" w:cs="Times New Roman"/>
                  <w:color w:val="000000"/>
                  <w:sz w:val="20"/>
                  <w:szCs w:val="20"/>
                  <w:lang w:val="ro-RO" w:eastAsia="ro-RO"/>
                  <w:rPrChange w:id="1982" w:author="Szabolcs Bene" w:date="2016-06-23T22:31:00Z">
                    <w:rPr>
                      <w:rFonts w:ascii="Arial" w:eastAsia="Times New Roman" w:hAnsi="Arial" w:cs="Arial"/>
                      <w:b/>
                      <w:bCs/>
                      <w:color w:val="222222"/>
                      <w:lang w:val="ro-RO" w:eastAsia="ro-RO"/>
                    </w:rPr>
                  </w:rPrChange>
                </w:rPr>
                <w:fldChar w:fldCharType="begin"/>
              </w:r>
              <w:r w:rsidRPr="00F7030A">
                <w:rPr>
                  <w:rFonts w:ascii="Times New Roman" w:hAnsi="Times New Roman" w:cs="Times New Roman"/>
                  <w:color w:val="000000"/>
                  <w:sz w:val="20"/>
                  <w:szCs w:val="20"/>
                  <w:rPrChange w:id="1983" w:author="Szabolcs Bene" w:date="2016-06-23T22:31:00Z">
                    <w:rPr>
                      <w:rFonts w:ascii="Arial" w:hAnsi="Arial" w:cs="Arial"/>
                      <w:b/>
                      <w:bCs/>
                      <w:color w:val="222222"/>
                    </w:rPr>
                  </w:rPrChange>
                </w:rPr>
                <w:instrText xml:space="preserve"> HYPERLINK "https://en.wikipedia.org/wiki/Uniform_Resource_Locator" </w:instrText>
              </w:r>
              <w:r w:rsidRPr="00F7030A">
                <w:rPr>
                  <w:rFonts w:ascii="Times New Roman" w:eastAsia="Times New Roman" w:hAnsi="Times New Roman" w:cs="Times New Roman"/>
                  <w:color w:val="000000"/>
                  <w:sz w:val="20"/>
                  <w:szCs w:val="20"/>
                  <w:lang w:val="ro-RO" w:eastAsia="ro-RO"/>
                  <w:rPrChange w:id="1984" w:author="Szabolcs Bene" w:date="2016-06-23T22:31:00Z">
                    <w:rPr>
                      <w:rFonts w:ascii="Arial" w:hAnsi="Arial" w:cs="Arial"/>
                      <w:b/>
                      <w:bCs/>
                      <w:color w:val="222222"/>
                    </w:rPr>
                  </w:rPrChange>
                </w:rPr>
                <w:fldChar w:fldCharType="separate"/>
              </w:r>
              <w:r w:rsidRPr="00F7030A">
                <w:rPr>
                  <w:rFonts w:ascii="Times New Roman" w:hAnsi="Times New Roman" w:cs="Times New Roman"/>
                  <w:color w:val="000000"/>
                  <w:sz w:val="20"/>
                  <w:szCs w:val="20"/>
                  <w:rPrChange w:id="1985" w:author="Szabolcs Bene" w:date="2016-06-23T22:31:00Z">
                    <w:rPr>
                      <w:rStyle w:val="Hyperlink"/>
                      <w:rFonts w:ascii="Arial" w:hAnsi="Arial" w:cs="Arial"/>
                      <w:b/>
                      <w:bCs/>
                      <w:color w:val="660099"/>
                    </w:rPr>
                  </w:rPrChange>
                </w:rPr>
                <w:t>Uniform Resource Locator</w:t>
              </w:r>
              <w:r w:rsidRPr="00F7030A">
                <w:rPr>
                  <w:rFonts w:ascii="Times New Roman" w:eastAsia="Times New Roman" w:hAnsi="Times New Roman" w:cs="Times New Roman"/>
                  <w:color w:val="000000"/>
                  <w:sz w:val="20"/>
                  <w:szCs w:val="20"/>
                  <w:lang w:val="ro-RO" w:eastAsia="ro-RO"/>
                  <w:rPrChange w:id="1986" w:author="Szabolcs Bene" w:date="2016-06-23T22:31:00Z">
                    <w:rPr>
                      <w:rFonts w:ascii="Arial" w:hAnsi="Arial" w:cs="Arial"/>
                      <w:b/>
                      <w:bCs/>
                      <w:color w:val="222222"/>
                    </w:rPr>
                  </w:rPrChange>
                </w:rPr>
                <w:fldChar w:fldCharType="end"/>
              </w:r>
            </w:ins>
          </w:p>
        </w:tc>
      </w:tr>
      <w:tr w:rsidR="00B40EEB" w14:paraId="5341ADEB" w14:textId="77777777" w:rsidTr="00195658">
        <w:trPr>
          <w:ins w:id="1987" w:author="Szabolcs Bene" w:date="2016-06-22T22:52:00Z"/>
        </w:trPr>
        <w:tc>
          <w:tcPr>
            <w:tcW w:w="4428" w:type="dxa"/>
          </w:tcPr>
          <w:p w14:paraId="28FD3125" w14:textId="77777777" w:rsidR="00B40EEB" w:rsidRPr="00F7030A" w:rsidRDefault="00B40EEB" w:rsidP="00195658">
            <w:pPr>
              <w:rPr>
                <w:ins w:id="1988" w:author="Szabolcs Bene" w:date="2016-06-22T22:52:00Z"/>
                <w:rFonts w:ascii="Times New Roman" w:hAnsi="Times New Roman" w:cs="Times New Roman"/>
                <w:sz w:val="20"/>
                <w:szCs w:val="20"/>
                <w:rPrChange w:id="1989" w:author="Szabolcs Bene" w:date="2016-06-23T22:31:00Z">
                  <w:rPr>
                    <w:ins w:id="1990" w:author="Szabolcs Bene" w:date="2016-06-22T22:52:00Z"/>
                  </w:rPr>
                </w:rPrChange>
              </w:rPr>
            </w:pPr>
            <w:ins w:id="1991" w:author="Szabolcs Bene" w:date="2016-06-22T22:52:00Z">
              <w:r w:rsidRPr="00F7030A">
                <w:rPr>
                  <w:rFonts w:ascii="Times New Roman" w:hAnsi="Times New Roman" w:cs="Times New Roman"/>
                  <w:sz w:val="20"/>
                  <w:szCs w:val="20"/>
                  <w:rPrChange w:id="1992" w:author="Szabolcs Bene" w:date="2016-06-23T22:31:00Z">
                    <w:rPr/>
                  </w:rPrChange>
                </w:rPr>
                <w:t>W3C</w:t>
              </w:r>
            </w:ins>
          </w:p>
        </w:tc>
        <w:tc>
          <w:tcPr>
            <w:tcW w:w="4428" w:type="dxa"/>
          </w:tcPr>
          <w:p w14:paraId="14531B0E" w14:textId="77777777" w:rsidR="00B40EEB" w:rsidRPr="00F7030A" w:rsidRDefault="00B40EEB" w:rsidP="00195658">
            <w:pPr>
              <w:rPr>
                <w:ins w:id="1993" w:author="Szabolcs Bene" w:date="2016-06-22T22:52:00Z"/>
                <w:rFonts w:ascii="Times New Roman" w:hAnsi="Times New Roman" w:cs="Times New Roman"/>
                <w:sz w:val="20"/>
                <w:szCs w:val="20"/>
                <w:rPrChange w:id="1994" w:author="Szabolcs Bene" w:date="2016-06-23T22:31:00Z">
                  <w:rPr>
                    <w:ins w:id="1995" w:author="Szabolcs Bene" w:date="2016-06-22T22:52:00Z"/>
                  </w:rPr>
                </w:rPrChange>
              </w:rPr>
            </w:pPr>
            <w:ins w:id="1996" w:author="Szabolcs Bene" w:date="2016-06-22T22:52:00Z">
              <w:r w:rsidRPr="00F7030A">
                <w:rPr>
                  <w:rFonts w:ascii="Times New Roman" w:hAnsi="Times New Roman" w:cs="Times New Roman"/>
                  <w:sz w:val="20"/>
                  <w:szCs w:val="20"/>
                  <w:rPrChange w:id="1997" w:author="Szabolcs Bene" w:date="2016-06-23T22:31:00Z">
                    <w:rPr/>
                  </w:rPrChange>
                </w:rPr>
                <w:t>World Wide Web Consortium</w:t>
              </w:r>
            </w:ins>
          </w:p>
        </w:tc>
      </w:tr>
      <w:tr w:rsidR="00B40EEB" w14:paraId="57B68717" w14:textId="77777777" w:rsidTr="00195658">
        <w:trPr>
          <w:ins w:id="1998" w:author="Szabolcs Bene" w:date="2016-06-22T22:53:00Z"/>
        </w:trPr>
        <w:tc>
          <w:tcPr>
            <w:tcW w:w="4428" w:type="dxa"/>
          </w:tcPr>
          <w:p w14:paraId="19B9F54D" w14:textId="77777777" w:rsidR="00B40EEB" w:rsidRPr="00F7030A" w:rsidRDefault="00B40EEB" w:rsidP="00195658">
            <w:pPr>
              <w:rPr>
                <w:ins w:id="1999" w:author="Szabolcs Bene" w:date="2016-06-22T22:53:00Z"/>
                <w:rFonts w:ascii="Times New Roman" w:hAnsi="Times New Roman" w:cs="Times New Roman"/>
                <w:sz w:val="20"/>
                <w:szCs w:val="20"/>
                <w:rPrChange w:id="2000" w:author="Szabolcs Bene" w:date="2016-06-23T22:31:00Z">
                  <w:rPr>
                    <w:ins w:id="2001" w:author="Szabolcs Bene" w:date="2016-06-22T22:53:00Z"/>
                  </w:rPr>
                </w:rPrChange>
              </w:rPr>
            </w:pPr>
            <w:ins w:id="2002" w:author="Szabolcs Bene" w:date="2016-06-22T22:53:00Z">
              <w:r w:rsidRPr="00F7030A">
                <w:rPr>
                  <w:rFonts w:ascii="Times New Roman" w:hAnsi="Times New Roman" w:cs="Times New Roman"/>
                  <w:sz w:val="20"/>
                  <w:szCs w:val="20"/>
                  <w:rPrChange w:id="2003" w:author="Szabolcs Bene" w:date="2016-06-23T22:31:00Z">
                    <w:rPr/>
                  </w:rPrChange>
                </w:rPr>
                <w:t>WHATWG</w:t>
              </w:r>
            </w:ins>
          </w:p>
        </w:tc>
        <w:tc>
          <w:tcPr>
            <w:tcW w:w="4428" w:type="dxa"/>
          </w:tcPr>
          <w:p w14:paraId="0E045827" w14:textId="77777777" w:rsidR="00B40EEB" w:rsidRPr="00F7030A" w:rsidRDefault="00B40EEB" w:rsidP="00195658">
            <w:pPr>
              <w:rPr>
                <w:ins w:id="2004" w:author="Szabolcs Bene" w:date="2016-06-22T22:53:00Z"/>
                <w:rFonts w:ascii="Times New Roman" w:hAnsi="Times New Roman" w:cs="Times New Roman"/>
                <w:sz w:val="20"/>
                <w:szCs w:val="20"/>
                <w:rPrChange w:id="2005" w:author="Szabolcs Bene" w:date="2016-06-23T22:31:00Z">
                  <w:rPr>
                    <w:ins w:id="2006" w:author="Szabolcs Bene" w:date="2016-06-22T22:53:00Z"/>
                  </w:rPr>
                </w:rPrChange>
              </w:rPr>
            </w:pPr>
            <w:ins w:id="2007" w:author="Szabolcs Bene" w:date="2016-06-22T22:53:00Z">
              <w:r w:rsidRPr="00F7030A">
                <w:rPr>
                  <w:rFonts w:ascii="Times New Roman" w:hAnsi="Times New Roman" w:cs="Times New Roman"/>
                  <w:sz w:val="20"/>
                  <w:szCs w:val="20"/>
                  <w:rPrChange w:id="2008" w:author="Szabolcs Bene" w:date="2016-06-23T22:31:00Z">
                    <w:rPr/>
                  </w:rPrChange>
                </w:rPr>
                <w:t>Web Hypertext Application Technology Working</w:t>
              </w:r>
            </w:ins>
          </w:p>
        </w:tc>
      </w:tr>
      <w:tr w:rsidR="00B40EEB" w14:paraId="784C1F26" w14:textId="77777777" w:rsidTr="00195658">
        <w:trPr>
          <w:ins w:id="2009" w:author="Szabolcs Bene" w:date="2016-06-22T22:52:00Z"/>
        </w:trPr>
        <w:tc>
          <w:tcPr>
            <w:tcW w:w="4428" w:type="dxa"/>
          </w:tcPr>
          <w:p w14:paraId="10695CAB" w14:textId="77777777" w:rsidR="00B40EEB" w:rsidRPr="00F7030A" w:rsidRDefault="00B40EEB" w:rsidP="00195658">
            <w:pPr>
              <w:rPr>
                <w:ins w:id="2010" w:author="Szabolcs Bene" w:date="2016-06-22T22:52:00Z"/>
                <w:rFonts w:ascii="Times New Roman" w:hAnsi="Times New Roman" w:cs="Times New Roman"/>
                <w:sz w:val="20"/>
                <w:szCs w:val="20"/>
                <w:rPrChange w:id="2011" w:author="Szabolcs Bene" w:date="2016-06-23T22:31:00Z">
                  <w:rPr>
                    <w:ins w:id="2012" w:author="Szabolcs Bene" w:date="2016-06-22T22:52:00Z"/>
                  </w:rPr>
                </w:rPrChange>
              </w:rPr>
            </w:pPr>
            <w:ins w:id="2013" w:author="Szabolcs Bene" w:date="2016-06-22T22:52:00Z">
              <w:r w:rsidRPr="00F7030A">
                <w:rPr>
                  <w:rFonts w:ascii="Times New Roman" w:hAnsi="Times New Roman" w:cs="Times New Roman"/>
                  <w:sz w:val="20"/>
                  <w:szCs w:val="20"/>
                  <w:rPrChange w:id="2014" w:author="Szabolcs Bene" w:date="2016-06-23T22:31:00Z">
                    <w:rPr/>
                  </w:rPrChange>
                </w:rPr>
                <w:t>WWW</w:t>
              </w:r>
            </w:ins>
          </w:p>
        </w:tc>
        <w:tc>
          <w:tcPr>
            <w:tcW w:w="4428" w:type="dxa"/>
          </w:tcPr>
          <w:p w14:paraId="3514C165" w14:textId="77777777" w:rsidR="00B40EEB" w:rsidRPr="00F7030A" w:rsidRDefault="00B40EEB" w:rsidP="00195658">
            <w:pPr>
              <w:rPr>
                <w:ins w:id="2015" w:author="Szabolcs Bene" w:date="2016-06-22T22:52:00Z"/>
                <w:rFonts w:ascii="Times New Roman" w:hAnsi="Times New Roman" w:cs="Times New Roman"/>
                <w:sz w:val="20"/>
                <w:szCs w:val="20"/>
                <w:rPrChange w:id="2016" w:author="Szabolcs Bene" w:date="2016-06-23T22:31:00Z">
                  <w:rPr>
                    <w:ins w:id="2017" w:author="Szabolcs Bene" w:date="2016-06-22T22:52:00Z"/>
                  </w:rPr>
                </w:rPrChange>
              </w:rPr>
            </w:pPr>
            <w:ins w:id="2018" w:author="Szabolcs Bene" w:date="2016-06-22T22:52:00Z">
              <w:r w:rsidRPr="00F7030A">
                <w:rPr>
                  <w:rFonts w:ascii="Times New Roman" w:hAnsi="Times New Roman" w:cs="Times New Roman"/>
                  <w:sz w:val="20"/>
                  <w:szCs w:val="20"/>
                  <w:rPrChange w:id="2019" w:author="Szabolcs Bene" w:date="2016-06-23T22:31:00Z">
                    <w:rPr/>
                  </w:rPrChange>
                </w:rPr>
                <w:t>World Wide Web</w:t>
              </w:r>
            </w:ins>
          </w:p>
        </w:tc>
      </w:tr>
    </w:tbl>
    <w:p w14:paraId="1B53DE62" w14:textId="77777777" w:rsidR="00195658" w:rsidRPr="00867F94" w:rsidRDefault="00195658">
      <w:pPr>
        <w:rPr>
          <w:ins w:id="2020" w:author="Szabolcs Bene" w:date="2016-06-22T22:45:00Z"/>
        </w:rPr>
        <w:pPrChange w:id="2021" w:author="Szabolcs Bene" w:date="2016-06-22T22:45:00Z">
          <w:pPr>
            <w:pStyle w:val="Heading1"/>
          </w:pPr>
        </w:pPrChange>
      </w:pPr>
    </w:p>
    <w:p w14:paraId="7B870687" w14:textId="77777777" w:rsidR="0088197E" w:rsidRPr="002C4012" w:rsidDel="009D038A" w:rsidRDefault="001C782D">
      <w:pPr>
        <w:ind w:firstLine="0"/>
        <w:rPr>
          <w:del w:id="2022" w:author="Szabolcs Bene" w:date="2016-06-22T19:54:00Z"/>
          <w:b/>
          <w:rPrChange w:id="2023" w:author="Szabolcs Bene" w:date="2016-06-22T20:09:00Z">
            <w:rPr>
              <w:del w:id="2024" w:author="Szabolcs Bene" w:date="2016-06-22T19:54:00Z"/>
            </w:rPr>
          </w:rPrChange>
        </w:rPr>
        <w:pPrChange w:id="2025" w:author="Szabolcs Bene" w:date="2016-06-22T19:54:00Z">
          <w:pPr>
            <w:ind w:left="709" w:hanging="709"/>
          </w:pPr>
        </w:pPrChange>
      </w:pPr>
      <w:ins w:id="2026" w:author="Szabolcs Bene" w:date="2016-06-22T22:45:00Z">
        <w:r w:rsidRPr="002C4012" w:rsidDel="009D038A">
          <w:rPr>
            <w:b/>
          </w:rPr>
          <w:t xml:space="preserve"> </w:t>
        </w:r>
      </w:ins>
      <w:del w:id="2027" w:author="Szabolcs Bene" w:date="2016-06-22T19:54:00Z">
        <w:r w:rsidR="0088197E" w:rsidRPr="002C4012" w:rsidDel="009D038A">
          <w:rPr>
            <w:b/>
            <w:rPrChange w:id="2028" w:author="Szabolcs Bene" w:date="2016-06-22T20:09:00Z">
              <w:rPr/>
            </w:rPrChange>
          </w:rPr>
          <w:delText>[</w:delText>
        </w:r>
        <w:r w:rsidR="00DF0AA7" w:rsidRPr="002C4012" w:rsidDel="009D038A">
          <w:rPr>
            <w:b/>
            <w:rPrChange w:id="2029" w:author="Szabolcs Bene" w:date="2016-06-22T20:09:00Z">
              <w:rPr/>
            </w:rPrChange>
          </w:rPr>
          <w:delText>22</w:delText>
        </w:r>
        <w:r w:rsidR="0088197E" w:rsidRPr="002C4012" w:rsidDel="009D038A">
          <w:rPr>
            <w:b/>
            <w:rPrChange w:id="2030" w:author="Szabolcs Bene" w:date="2016-06-22T20:09:00Z">
              <w:rPr/>
            </w:rPrChange>
          </w:rPr>
          <w:delText>]</w:delText>
        </w:r>
        <w:r w:rsidR="0088197E" w:rsidRPr="002C4012" w:rsidDel="009D038A">
          <w:rPr>
            <w:b/>
            <w:rPrChange w:id="2031" w:author="Szabolcs Bene" w:date="2016-06-22T20:09:00Z">
              <w:rPr/>
            </w:rPrChange>
          </w:rPr>
          <w:tab/>
          <w:delText xml:space="preserve">WebRTC API – </w:delText>
        </w:r>
      </w:del>
    </w:p>
    <w:p w14:paraId="06125A57" w14:textId="77777777" w:rsidR="0088197E" w:rsidDel="009D038A" w:rsidRDefault="007B493E">
      <w:pPr>
        <w:ind w:left="709" w:hanging="709"/>
        <w:rPr>
          <w:del w:id="2032" w:author="Szabolcs Bene" w:date="2016-06-22T19:56:00Z"/>
        </w:rPr>
        <w:pPrChange w:id="2033" w:author="Szabolcs Bene" w:date="2016-06-22T19:54:00Z">
          <w:pPr>
            <w:ind w:left="709" w:firstLine="0"/>
          </w:pPr>
        </w:pPrChange>
      </w:pPr>
      <w:del w:id="2034" w:author="Szabolcs Bene" w:date="2016-06-22T19:54:00Z">
        <w:r w:rsidDel="009D038A">
          <w:fldChar w:fldCharType="begin"/>
        </w:r>
        <w:r w:rsidDel="009D038A">
          <w:delInstrText xml:space="preserve"> HYPERLINK "https://developer.mozilla.org/en-US/docs/Web/API/WebRTC_API/Connectivity" </w:delInstrText>
        </w:r>
        <w:r w:rsidDel="009D038A">
          <w:fldChar w:fldCharType="separate"/>
        </w:r>
        <w:r w:rsidR="00D269E7" w:rsidRPr="00E2636F" w:rsidDel="009D038A">
          <w:delText>https://developer.mozilla.org/en-US/docs/Web/API/WebRTC_API/Connectivity</w:delText>
        </w:r>
        <w:r w:rsidDel="009D038A">
          <w:fldChar w:fldCharType="end"/>
        </w:r>
      </w:del>
    </w:p>
    <w:p w14:paraId="0920614C" w14:textId="77777777" w:rsidR="00CF46C3" w:rsidDel="009D038A" w:rsidRDefault="00D269E7">
      <w:pPr>
        <w:ind w:firstLine="0"/>
        <w:rPr>
          <w:del w:id="2035" w:author="Szabolcs Bene" w:date="2016-06-22T19:56:00Z"/>
        </w:rPr>
        <w:pPrChange w:id="2036" w:author="Szabolcs Bene" w:date="2016-06-22T19:56:00Z">
          <w:pPr>
            <w:ind w:left="709" w:hanging="709"/>
          </w:pPr>
        </w:pPrChange>
      </w:pPr>
      <w:del w:id="2037" w:author="Szabolcs Bene" w:date="2016-06-22T19:56:00Z">
        <w:r w:rsidDel="009D038A">
          <w:delText>[</w:delText>
        </w:r>
        <w:r w:rsidR="00DF0AA7" w:rsidDel="009D038A">
          <w:delText>23</w:delText>
        </w:r>
        <w:r w:rsidDel="009D038A">
          <w:delText xml:space="preserve">] </w:delText>
        </w:r>
        <w:r w:rsidDel="009D038A">
          <w:tab/>
          <w:delText xml:space="preserve">WebRTC Connection - </w:delText>
        </w:r>
        <w:r w:rsidRPr="00D269E7" w:rsidDel="009D038A">
          <w:delText>http://www.slideshare.net/cryingnavi/webrtc-20150528</w:delText>
        </w:r>
        <w:bookmarkStart w:id="2038" w:name="h.lnxbz9" w:colFirst="0" w:colLast="0"/>
        <w:bookmarkEnd w:id="2038"/>
      </w:del>
    </w:p>
    <w:p w14:paraId="3A416219" w14:textId="77777777" w:rsidR="005629CA" w:rsidRDefault="005629CA">
      <w:pPr>
        <w:ind w:left="709" w:hanging="709"/>
        <w:pPrChange w:id="2039" w:author="Szabolcs Bene" w:date="2016-06-22T19:56:00Z">
          <w:pPr/>
        </w:pPrChange>
      </w:pPr>
    </w:p>
    <w:sectPr w:rsidR="005629CA">
      <w:headerReference w:type="default" r:id="rId66"/>
      <w:footerReference w:type="default" r:id="rId67"/>
      <w:pgSz w:w="12240" w:h="15840"/>
      <w:pgMar w:top="1440" w:right="1800" w:bottom="1440" w:left="1800" w:header="708" w:footer="708" w:gutter="0"/>
      <w:pgNumType w:start="1"/>
      <w:cols w:space="708" w:equalWidth="0">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20" w:author="Szabolcs Bene" w:date="2016-06-23T22:17:00Z" w:initials="SB">
    <w:p w14:paraId="13915F8F" w14:textId="77777777" w:rsidR="006C2D54" w:rsidRDefault="006C2D54">
      <w:pPr>
        <w:pStyle w:val="CommentText"/>
      </w:pPr>
      <w:r>
        <w:rPr>
          <w:rStyle w:val="CommentReference"/>
        </w:rPr>
        <w:annotationRef/>
      </w:r>
      <w:r>
        <w:t>Nu inteleg ce vreti sa ziceti cu formatare justify</w:t>
      </w:r>
    </w:p>
  </w:comment>
  <w:comment w:id="926" w:author="Szabolcs Bene" w:date="2016-06-23T22:18:00Z" w:initials="SB">
    <w:p w14:paraId="4B0BAFBD" w14:textId="77777777" w:rsidR="006C2D54" w:rsidRDefault="006C2D54">
      <w:pPr>
        <w:pStyle w:val="CommentText"/>
      </w:pPr>
      <w:r>
        <w:rPr>
          <w:rStyle w:val="CommentReference"/>
        </w:rPr>
        <w:annotationRef/>
      </w:r>
      <w:r>
        <w:t>In varianta originala poza este asezata corect pe pagina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915F8F" w15:done="0"/>
  <w15:commentEx w15:paraId="4B0BAF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6374E" w14:textId="77777777" w:rsidR="00CF2002" w:rsidRDefault="00CF2002">
      <w:r>
        <w:separator/>
      </w:r>
    </w:p>
  </w:endnote>
  <w:endnote w:type="continuationSeparator" w:id="0">
    <w:p w14:paraId="703CB039" w14:textId="77777777" w:rsidR="00CF2002" w:rsidRDefault="00CF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BFDB2" w14:textId="77777777" w:rsidR="006C2D54" w:rsidRDefault="006C2D54">
    <w:pPr>
      <w:ind w:firstLine="0"/>
      <w:jc w:val="center"/>
    </w:pPr>
    <w:r>
      <w:fldChar w:fldCharType="begin"/>
    </w:r>
    <w:r>
      <w:instrText>PAGE</w:instrText>
    </w:r>
    <w:r>
      <w:fldChar w:fldCharType="separate"/>
    </w:r>
    <w:r w:rsidR="003C38E3">
      <w:rPr>
        <w:noProof/>
      </w:rPr>
      <w:t>4</w:t>
    </w:r>
    <w:r>
      <w:fldChar w:fldCharType="end"/>
    </w:r>
  </w:p>
  <w:p w14:paraId="0F906A7C" w14:textId="77777777" w:rsidR="006C2D54" w:rsidRDefault="006C2D54">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0245B" w14:textId="77777777" w:rsidR="00CF2002" w:rsidRDefault="00CF2002">
      <w:r>
        <w:separator/>
      </w:r>
    </w:p>
  </w:footnote>
  <w:footnote w:type="continuationSeparator" w:id="0">
    <w:p w14:paraId="6E250922" w14:textId="77777777" w:rsidR="00CF2002" w:rsidRDefault="00CF2002">
      <w:r>
        <w:continuationSeparator/>
      </w:r>
    </w:p>
  </w:footnote>
  <w:footnote w:id="1">
    <w:p w14:paraId="6FE068B2" w14:textId="77777777" w:rsidR="006C2D54" w:rsidRPr="004C39D1" w:rsidRDefault="006C2D54">
      <w:pPr>
        <w:ind w:left="709" w:hanging="709"/>
        <w:pPrChange w:id="749" w:author="Szabolcs Bene" w:date="2016-06-22T23:05:00Z">
          <w:pPr>
            <w:pStyle w:val="FootnoteText"/>
          </w:pPr>
        </w:pPrChange>
      </w:pPr>
      <w:ins w:id="750" w:author="Szabolcs Bene" w:date="2016-06-22T19:55:00Z">
        <w:r>
          <w:rPr>
            <w:rStyle w:val="FootnoteReference"/>
          </w:rPr>
          <w:footnoteRef/>
        </w:r>
        <w:r>
          <w:t xml:space="preserve"> </w:t>
        </w:r>
        <w:r w:rsidRPr="009D038A">
          <w:rPr>
            <w:sz w:val="20"/>
            <w:szCs w:val="20"/>
            <w:rPrChange w:id="751" w:author="Szabolcs Bene" w:date="2016-06-22T19:55:00Z">
              <w:rPr/>
            </w:rPrChange>
          </w:rPr>
          <w:fldChar w:fldCharType="begin"/>
        </w:r>
        <w:r w:rsidRPr="009D038A">
          <w:rPr>
            <w:sz w:val="20"/>
            <w:szCs w:val="20"/>
          </w:rPr>
          <w:instrText xml:space="preserve"> HYPERLINK "https://developer.mozilla.org/en-US/docs/Web/API/WebRTC_API/Connectivity" </w:instrText>
        </w:r>
        <w:r w:rsidRPr="009D038A">
          <w:rPr>
            <w:sz w:val="20"/>
            <w:szCs w:val="20"/>
            <w:rPrChange w:id="752" w:author="Szabolcs Bene" w:date="2016-06-22T19:55:00Z">
              <w:rPr/>
            </w:rPrChange>
          </w:rPr>
          <w:fldChar w:fldCharType="separate"/>
        </w:r>
        <w:r w:rsidRPr="009D038A">
          <w:rPr>
            <w:sz w:val="20"/>
            <w:szCs w:val="20"/>
          </w:rPr>
          <w:t>https://developer.mozilla.org/en-US/docs/Web/API/WebRTC_API/Connectivity</w:t>
        </w:r>
        <w:r w:rsidRPr="009D038A">
          <w:rPr>
            <w:sz w:val="20"/>
            <w:szCs w:val="20"/>
            <w:rPrChange w:id="753" w:author="Szabolcs Bene" w:date="2016-06-22T19:55:00Z">
              <w:rPr/>
            </w:rPrChange>
          </w:rPr>
          <w:fldChar w:fldCharType="end"/>
        </w:r>
      </w:ins>
    </w:p>
  </w:footnote>
  <w:footnote w:id="2">
    <w:p w14:paraId="0F1D7193" w14:textId="2A76A6C7" w:rsidR="006C2D54" w:rsidRPr="00DF1BB9" w:rsidRDefault="006C2D54">
      <w:pPr>
        <w:pStyle w:val="FootnoteText"/>
        <w:ind w:firstLine="0"/>
        <w:rPr>
          <w:lang w:val="en-US"/>
          <w:rPrChange w:id="756" w:author="Szabolcs Bene" w:date="2016-06-22T19:56:00Z">
            <w:rPr/>
          </w:rPrChange>
        </w:rPr>
        <w:pPrChange w:id="757" w:author="Szabolcs Bene" w:date="2016-06-22T23:05:00Z">
          <w:pPr>
            <w:pStyle w:val="FootnoteText"/>
          </w:pPr>
        </w:pPrChange>
      </w:pPr>
      <w:ins w:id="758" w:author="Szabolcs Bene" w:date="2016-06-22T19:56:00Z">
        <w:r>
          <w:rPr>
            <w:rStyle w:val="FootnoteReference"/>
          </w:rPr>
          <w:footnoteRef/>
        </w:r>
        <w:r>
          <w:t xml:space="preserve"> </w:t>
        </w:r>
      </w:ins>
      <w:ins w:id="759" w:author="Szabolcs Bene" w:date="2016-06-23T22:43:00Z">
        <w:r>
          <w:t xml:space="preserve"> </w:t>
        </w:r>
      </w:ins>
      <w:ins w:id="760" w:author="Szabolcs Bene" w:date="2016-06-22T19:56:00Z">
        <w:r w:rsidRPr="00D269E7">
          <w:t>http://www.slideshare.net/cryingnavi/webrtc-20150528</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C0FA6" w14:textId="77777777" w:rsidR="006C2D54" w:rsidRDefault="006C2D54">
    <w:pPr>
      <w:spacing w:before="142"/>
      <w:ind w:firstLine="0"/>
      <w:jc w:val="center"/>
    </w:pPr>
    <w:r>
      <w:rPr>
        <w:noProof/>
      </w:rPr>
      <w:drawing>
        <wp:inline distT="0" distB="0" distL="114300" distR="114300" wp14:anchorId="1176338A" wp14:editId="7EA3E04A">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14:paraId="4221583A" w14:textId="77777777" w:rsidR="006C2D54" w:rsidRDefault="006C2D54">
    <w:pPr>
      <w:tabs>
        <w:tab w:val="center" w:pos="4320"/>
        <w:tab w:val="right" w:pos="8640"/>
      </w:tabs>
      <w:ind w:firstLine="0"/>
      <w:jc w:val="center"/>
    </w:pPr>
    <w:r>
      <w:rPr>
        <w:rFonts w:ascii="Verdana" w:eastAsia="Verdana" w:hAnsi="Verdana" w:cs="Verdana"/>
        <w:b/>
        <w:sz w:val="20"/>
        <w:szCs w:val="20"/>
      </w:rPr>
      <w:t>FACULTATEA DE AUTOMATICĂ și CALCULATOARE</w:t>
    </w:r>
  </w:p>
  <w:p w14:paraId="14428BE7" w14:textId="77777777" w:rsidR="006C2D54" w:rsidRDefault="006C2D54">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rson w15:author="CIvan">
    <w15:presenceInfo w15:providerId="None" w15:userId="CI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hideSpellingError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4D7"/>
    <w:rsid w:val="00000069"/>
    <w:rsid w:val="00003EC6"/>
    <w:rsid w:val="00004C0E"/>
    <w:rsid w:val="00005335"/>
    <w:rsid w:val="0000559C"/>
    <w:rsid w:val="00010F5B"/>
    <w:rsid w:val="00023C76"/>
    <w:rsid w:val="00026FE1"/>
    <w:rsid w:val="000341F0"/>
    <w:rsid w:val="00034A56"/>
    <w:rsid w:val="00036AC3"/>
    <w:rsid w:val="0003713C"/>
    <w:rsid w:val="00037C16"/>
    <w:rsid w:val="00043A75"/>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4670"/>
    <w:rsid w:val="0009725D"/>
    <w:rsid w:val="00097581"/>
    <w:rsid w:val="000A2112"/>
    <w:rsid w:val="000A6886"/>
    <w:rsid w:val="000B1CC5"/>
    <w:rsid w:val="000B21A9"/>
    <w:rsid w:val="000B5FC0"/>
    <w:rsid w:val="000C0005"/>
    <w:rsid w:val="000C0339"/>
    <w:rsid w:val="000C073F"/>
    <w:rsid w:val="000C61E2"/>
    <w:rsid w:val="000D100F"/>
    <w:rsid w:val="000D31CE"/>
    <w:rsid w:val="000D3AC8"/>
    <w:rsid w:val="000E0BBB"/>
    <w:rsid w:val="000E3DCB"/>
    <w:rsid w:val="000E4B08"/>
    <w:rsid w:val="000E595F"/>
    <w:rsid w:val="000E6E6F"/>
    <w:rsid w:val="000E75EF"/>
    <w:rsid w:val="000F01EA"/>
    <w:rsid w:val="000F0578"/>
    <w:rsid w:val="000F0D73"/>
    <w:rsid w:val="000F0FA6"/>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7F"/>
    <w:rsid w:val="00167C94"/>
    <w:rsid w:val="001709B9"/>
    <w:rsid w:val="00173D42"/>
    <w:rsid w:val="00175909"/>
    <w:rsid w:val="00177CCB"/>
    <w:rsid w:val="001871F0"/>
    <w:rsid w:val="00187D11"/>
    <w:rsid w:val="00187F70"/>
    <w:rsid w:val="00190DB0"/>
    <w:rsid w:val="00190E4C"/>
    <w:rsid w:val="00192A35"/>
    <w:rsid w:val="00192D8B"/>
    <w:rsid w:val="00195658"/>
    <w:rsid w:val="00197DE8"/>
    <w:rsid w:val="001A342E"/>
    <w:rsid w:val="001A4D25"/>
    <w:rsid w:val="001A551C"/>
    <w:rsid w:val="001A5943"/>
    <w:rsid w:val="001A5D4C"/>
    <w:rsid w:val="001B0322"/>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C782D"/>
    <w:rsid w:val="001D0F04"/>
    <w:rsid w:val="001D17CE"/>
    <w:rsid w:val="001D5495"/>
    <w:rsid w:val="001D6386"/>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043F"/>
    <w:rsid w:val="0025287F"/>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7A3"/>
    <w:rsid w:val="002B1958"/>
    <w:rsid w:val="002B33A8"/>
    <w:rsid w:val="002B3A09"/>
    <w:rsid w:val="002B79C3"/>
    <w:rsid w:val="002C0728"/>
    <w:rsid w:val="002C1495"/>
    <w:rsid w:val="002C1EFC"/>
    <w:rsid w:val="002C24FB"/>
    <w:rsid w:val="002C3188"/>
    <w:rsid w:val="002C4012"/>
    <w:rsid w:val="002C5181"/>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4635"/>
    <w:rsid w:val="00327081"/>
    <w:rsid w:val="00327EA5"/>
    <w:rsid w:val="00331795"/>
    <w:rsid w:val="00334099"/>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38E3"/>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07D18"/>
    <w:rsid w:val="00410A3D"/>
    <w:rsid w:val="004114C2"/>
    <w:rsid w:val="00415620"/>
    <w:rsid w:val="004164D7"/>
    <w:rsid w:val="00420599"/>
    <w:rsid w:val="00421E25"/>
    <w:rsid w:val="00422DD8"/>
    <w:rsid w:val="0042389E"/>
    <w:rsid w:val="00424FD4"/>
    <w:rsid w:val="00433594"/>
    <w:rsid w:val="00433ABA"/>
    <w:rsid w:val="004348C4"/>
    <w:rsid w:val="00436739"/>
    <w:rsid w:val="00436C77"/>
    <w:rsid w:val="00440BAD"/>
    <w:rsid w:val="00440F1A"/>
    <w:rsid w:val="00443714"/>
    <w:rsid w:val="00443A61"/>
    <w:rsid w:val="00443E78"/>
    <w:rsid w:val="00444273"/>
    <w:rsid w:val="00446889"/>
    <w:rsid w:val="00447E0F"/>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1EC3"/>
    <w:rsid w:val="0049453F"/>
    <w:rsid w:val="0049582A"/>
    <w:rsid w:val="004A1B74"/>
    <w:rsid w:val="004A4C7B"/>
    <w:rsid w:val="004A5D53"/>
    <w:rsid w:val="004A6172"/>
    <w:rsid w:val="004A6492"/>
    <w:rsid w:val="004B1652"/>
    <w:rsid w:val="004B50E0"/>
    <w:rsid w:val="004C2A44"/>
    <w:rsid w:val="004C34BF"/>
    <w:rsid w:val="004C39D1"/>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0BB2"/>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05C"/>
    <w:rsid w:val="005B12E8"/>
    <w:rsid w:val="005B270D"/>
    <w:rsid w:val="005B29E5"/>
    <w:rsid w:val="005B6580"/>
    <w:rsid w:val="005B7CF5"/>
    <w:rsid w:val="005C0A3B"/>
    <w:rsid w:val="005D1397"/>
    <w:rsid w:val="005D14C0"/>
    <w:rsid w:val="005D4AB2"/>
    <w:rsid w:val="005D500C"/>
    <w:rsid w:val="005D764B"/>
    <w:rsid w:val="005E0668"/>
    <w:rsid w:val="005E0BDD"/>
    <w:rsid w:val="005E3091"/>
    <w:rsid w:val="005E34CB"/>
    <w:rsid w:val="005E3B7B"/>
    <w:rsid w:val="005E4D1C"/>
    <w:rsid w:val="005F03DB"/>
    <w:rsid w:val="005F413D"/>
    <w:rsid w:val="005F5FAC"/>
    <w:rsid w:val="005F6808"/>
    <w:rsid w:val="0060173F"/>
    <w:rsid w:val="00604149"/>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4FB5"/>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310B"/>
    <w:rsid w:val="0067515E"/>
    <w:rsid w:val="0067550E"/>
    <w:rsid w:val="00677285"/>
    <w:rsid w:val="00682628"/>
    <w:rsid w:val="00683EE7"/>
    <w:rsid w:val="00685229"/>
    <w:rsid w:val="00685B1A"/>
    <w:rsid w:val="00687B3F"/>
    <w:rsid w:val="0069006F"/>
    <w:rsid w:val="00690216"/>
    <w:rsid w:val="00691714"/>
    <w:rsid w:val="00692256"/>
    <w:rsid w:val="00693098"/>
    <w:rsid w:val="006932B2"/>
    <w:rsid w:val="006944D7"/>
    <w:rsid w:val="00696C82"/>
    <w:rsid w:val="00697A51"/>
    <w:rsid w:val="006A27F4"/>
    <w:rsid w:val="006A3149"/>
    <w:rsid w:val="006A3C2C"/>
    <w:rsid w:val="006A5B5F"/>
    <w:rsid w:val="006A607B"/>
    <w:rsid w:val="006A722B"/>
    <w:rsid w:val="006B0314"/>
    <w:rsid w:val="006B0802"/>
    <w:rsid w:val="006B202B"/>
    <w:rsid w:val="006B4EE4"/>
    <w:rsid w:val="006C145B"/>
    <w:rsid w:val="006C165A"/>
    <w:rsid w:val="006C2B9A"/>
    <w:rsid w:val="006C2D54"/>
    <w:rsid w:val="006C344D"/>
    <w:rsid w:val="006C45B9"/>
    <w:rsid w:val="006C4DAA"/>
    <w:rsid w:val="006C5949"/>
    <w:rsid w:val="006C5AAD"/>
    <w:rsid w:val="006C617B"/>
    <w:rsid w:val="006C62E7"/>
    <w:rsid w:val="006C62F7"/>
    <w:rsid w:val="006C660E"/>
    <w:rsid w:val="006D1A02"/>
    <w:rsid w:val="006D2D35"/>
    <w:rsid w:val="006D339A"/>
    <w:rsid w:val="006E18FC"/>
    <w:rsid w:val="006E5BA2"/>
    <w:rsid w:val="006F4BD5"/>
    <w:rsid w:val="006F7E3C"/>
    <w:rsid w:val="0070211D"/>
    <w:rsid w:val="00702E0E"/>
    <w:rsid w:val="007049BE"/>
    <w:rsid w:val="00714938"/>
    <w:rsid w:val="00715DEC"/>
    <w:rsid w:val="007205D2"/>
    <w:rsid w:val="00722118"/>
    <w:rsid w:val="007221B2"/>
    <w:rsid w:val="00722B1A"/>
    <w:rsid w:val="007232F1"/>
    <w:rsid w:val="00723A08"/>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3E76"/>
    <w:rsid w:val="0077581B"/>
    <w:rsid w:val="00776457"/>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07"/>
    <w:rsid w:val="007B03CB"/>
    <w:rsid w:val="007B0B04"/>
    <w:rsid w:val="007B276D"/>
    <w:rsid w:val="007B2EDF"/>
    <w:rsid w:val="007B4697"/>
    <w:rsid w:val="007B493E"/>
    <w:rsid w:val="007B553D"/>
    <w:rsid w:val="007B5FD8"/>
    <w:rsid w:val="007B63E9"/>
    <w:rsid w:val="007C010F"/>
    <w:rsid w:val="007C50CF"/>
    <w:rsid w:val="007C6EB2"/>
    <w:rsid w:val="007C7128"/>
    <w:rsid w:val="007E0D71"/>
    <w:rsid w:val="007E1D47"/>
    <w:rsid w:val="007E2AEF"/>
    <w:rsid w:val="007E69BF"/>
    <w:rsid w:val="007E7833"/>
    <w:rsid w:val="007E7DA2"/>
    <w:rsid w:val="007F0F3A"/>
    <w:rsid w:val="007F1727"/>
    <w:rsid w:val="007F2B33"/>
    <w:rsid w:val="007F38A2"/>
    <w:rsid w:val="007F6147"/>
    <w:rsid w:val="007F651B"/>
    <w:rsid w:val="007F7FD4"/>
    <w:rsid w:val="00802227"/>
    <w:rsid w:val="00803410"/>
    <w:rsid w:val="00804C28"/>
    <w:rsid w:val="008051FC"/>
    <w:rsid w:val="00805660"/>
    <w:rsid w:val="00807FED"/>
    <w:rsid w:val="008131CC"/>
    <w:rsid w:val="00814E10"/>
    <w:rsid w:val="00816043"/>
    <w:rsid w:val="00817E88"/>
    <w:rsid w:val="008207C2"/>
    <w:rsid w:val="00823DE1"/>
    <w:rsid w:val="00826750"/>
    <w:rsid w:val="00826826"/>
    <w:rsid w:val="00826942"/>
    <w:rsid w:val="008306DB"/>
    <w:rsid w:val="0083453D"/>
    <w:rsid w:val="00834B7A"/>
    <w:rsid w:val="00835DC4"/>
    <w:rsid w:val="008371F6"/>
    <w:rsid w:val="00843B2F"/>
    <w:rsid w:val="008447E3"/>
    <w:rsid w:val="00844D97"/>
    <w:rsid w:val="00844E55"/>
    <w:rsid w:val="00845A52"/>
    <w:rsid w:val="008463AF"/>
    <w:rsid w:val="00846CA7"/>
    <w:rsid w:val="00847CAC"/>
    <w:rsid w:val="00850583"/>
    <w:rsid w:val="008562F3"/>
    <w:rsid w:val="008566D2"/>
    <w:rsid w:val="00857BA2"/>
    <w:rsid w:val="00860BAF"/>
    <w:rsid w:val="008611A3"/>
    <w:rsid w:val="00862085"/>
    <w:rsid w:val="0086561E"/>
    <w:rsid w:val="0086574D"/>
    <w:rsid w:val="00865EC7"/>
    <w:rsid w:val="00867F94"/>
    <w:rsid w:val="008731F7"/>
    <w:rsid w:val="00875023"/>
    <w:rsid w:val="00876EB2"/>
    <w:rsid w:val="00877DAF"/>
    <w:rsid w:val="00880444"/>
    <w:rsid w:val="0088197E"/>
    <w:rsid w:val="00881E42"/>
    <w:rsid w:val="00884AE1"/>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D4731"/>
    <w:rsid w:val="008E24F3"/>
    <w:rsid w:val="008E34AA"/>
    <w:rsid w:val="008E4FCA"/>
    <w:rsid w:val="008F1AAB"/>
    <w:rsid w:val="008F2070"/>
    <w:rsid w:val="008F42B7"/>
    <w:rsid w:val="008F674D"/>
    <w:rsid w:val="00906794"/>
    <w:rsid w:val="009074C0"/>
    <w:rsid w:val="0091176E"/>
    <w:rsid w:val="0091309C"/>
    <w:rsid w:val="0091478C"/>
    <w:rsid w:val="00917A7C"/>
    <w:rsid w:val="00922508"/>
    <w:rsid w:val="009234A5"/>
    <w:rsid w:val="00923F02"/>
    <w:rsid w:val="009250CB"/>
    <w:rsid w:val="00926D34"/>
    <w:rsid w:val="00927062"/>
    <w:rsid w:val="009303AA"/>
    <w:rsid w:val="009310BE"/>
    <w:rsid w:val="00932153"/>
    <w:rsid w:val="0093246E"/>
    <w:rsid w:val="00940F17"/>
    <w:rsid w:val="0094457A"/>
    <w:rsid w:val="009448FB"/>
    <w:rsid w:val="00945C2A"/>
    <w:rsid w:val="00946FB4"/>
    <w:rsid w:val="0095287D"/>
    <w:rsid w:val="009549FF"/>
    <w:rsid w:val="00955789"/>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038A"/>
    <w:rsid w:val="009D26B6"/>
    <w:rsid w:val="009D2897"/>
    <w:rsid w:val="009D60E5"/>
    <w:rsid w:val="009D62EA"/>
    <w:rsid w:val="009E0DAA"/>
    <w:rsid w:val="009E234D"/>
    <w:rsid w:val="009E23EF"/>
    <w:rsid w:val="009E42DE"/>
    <w:rsid w:val="009F2121"/>
    <w:rsid w:val="009F2317"/>
    <w:rsid w:val="009F3330"/>
    <w:rsid w:val="009F688C"/>
    <w:rsid w:val="009F7598"/>
    <w:rsid w:val="00A00A71"/>
    <w:rsid w:val="00A00B90"/>
    <w:rsid w:val="00A01304"/>
    <w:rsid w:val="00A01320"/>
    <w:rsid w:val="00A03CAB"/>
    <w:rsid w:val="00A04CA0"/>
    <w:rsid w:val="00A0522F"/>
    <w:rsid w:val="00A065D7"/>
    <w:rsid w:val="00A0735C"/>
    <w:rsid w:val="00A11199"/>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3F0"/>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38AA"/>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1E"/>
    <w:rsid w:val="00B33DDA"/>
    <w:rsid w:val="00B37F13"/>
    <w:rsid w:val="00B40EEB"/>
    <w:rsid w:val="00B47F60"/>
    <w:rsid w:val="00B513CF"/>
    <w:rsid w:val="00B52FA1"/>
    <w:rsid w:val="00B53186"/>
    <w:rsid w:val="00B53398"/>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377F"/>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12E2"/>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565E4"/>
    <w:rsid w:val="00C6029B"/>
    <w:rsid w:val="00C61DDC"/>
    <w:rsid w:val="00C63E31"/>
    <w:rsid w:val="00C64C6E"/>
    <w:rsid w:val="00C71498"/>
    <w:rsid w:val="00C74792"/>
    <w:rsid w:val="00C7513E"/>
    <w:rsid w:val="00C767B0"/>
    <w:rsid w:val="00C77B7E"/>
    <w:rsid w:val="00C804D2"/>
    <w:rsid w:val="00C83CFC"/>
    <w:rsid w:val="00C87922"/>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0ACD"/>
    <w:rsid w:val="00CF1A2E"/>
    <w:rsid w:val="00CF2002"/>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31D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A48"/>
    <w:rsid w:val="00DA7BD2"/>
    <w:rsid w:val="00DB0DF1"/>
    <w:rsid w:val="00DB2F7E"/>
    <w:rsid w:val="00DB367D"/>
    <w:rsid w:val="00DB76C4"/>
    <w:rsid w:val="00DC21D7"/>
    <w:rsid w:val="00DC3624"/>
    <w:rsid w:val="00DC426E"/>
    <w:rsid w:val="00DC7661"/>
    <w:rsid w:val="00DD3512"/>
    <w:rsid w:val="00DD5086"/>
    <w:rsid w:val="00DD59FA"/>
    <w:rsid w:val="00DE2742"/>
    <w:rsid w:val="00DE32A8"/>
    <w:rsid w:val="00DE597A"/>
    <w:rsid w:val="00DF0AA7"/>
    <w:rsid w:val="00DF1BB9"/>
    <w:rsid w:val="00DF316E"/>
    <w:rsid w:val="00E01DC3"/>
    <w:rsid w:val="00E01EF9"/>
    <w:rsid w:val="00E03596"/>
    <w:rsid w:val="00E0750F"/>
    <w:rsid w:val="00E131AA"/>
    <w:rsid w:val="00E131C0"/>
    <w:rsid w:val="00E133A4"/>
    <w:rsid w:val="00E17312"/>
    <w:rsid w:val="00E2547E"/>
    <w:rsid w:val="00E2636F"/>
    <w:rsid w:val="00E3103D"/>
    <w:rsid w:val="00E31982"/>
    <w:rsid w:val="00E327C5"/>
    <w:rsid w:val="00E33790"/>
    <w:rsid w:val="00E34C48"/>
    <w:rsid w:val="00E34D0F"/>
    <w:rsid w:val="00E35C7D"/>
    <w:rsid w:val="00E37446"/>
    <w:rsid w:val="00E378FE"/>
    <w:rsid w:val="00E426C6"/>
    <w:rsid w:val="00E457CB"/>
    <w:rsid w:val="00E4597E"/>
    <w:rsid w:val="00E50452"/>
    <w:rsid w:val="00E51970"/>
    <w:rsid w:val="00E5701E"/>
    <w:rsid w:val="00E57130"/>
    <w:rsid w:val="00E57DDE"/>
    <w:rsid w:val="00E60410"/>
    <w:rsid w:val="00E6327B"/>
    <w:rsid w:val="00E65088"/>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67ECD"/>
    <w:rsid w:val="00F70230"/>
    <w:rsid w:val="00F7030A"/>
    <w:rsid w:val="00F721E3"/>
    <w:rsid w:val="00F73B76"/>
    <w:rsid w:val="00F76A13"/>
    <w:rsid w:val="00F8224C"/>
    <w:rsid w:val="00F8592A"/>
    <w:rsid w:val="00F86239"/>
    <w:rsid w:val="00F864AF"/>
    <w:rsid w:val="00F86748"/>
    <w:rsid w:val="00F911C4"/>
    <w:rsid w:val="00F9397E"/>
    <w:rsid w:val="00F93D22"/>
    <w:rsid w:val="00F962E8"/>
    <w:rsid w:val="00F96E84"/>
    <w:rsid w:val="00F97F71"/>
    <w:rsid w:val="00FA0281"/>
    <w:rsid w:val="00FA63F8"/>
    <w:rsid w:val="00FA6414"/>
    <w:rsid w:val="00FB07E7"/>
    <w:rsid w:val="00FB3B4B"/>
    <w:rsid w:val="00FB4539"/>
    <w:rsid w:val="00FB502D"/>
    <w:rsid w:val="00FB5718"/>
    <w:rsid w:val="00FB57C2"/>
    <w:rsid w:val="00FB69E2"/>
    <w:rsid w:val="00FB7262"/>
    <w:rsid w:val="00FC15FE"/>
    <w:rsid w:val="00FC2F64"/>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8768"/>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3C38E3"/>
    <w:pPr>
      <w:tabs>
        <w:tab w:val="left" w:pos="2073"/>
        <w:tab w:val="right" w:leader="dot" w:pos="9350"/>
      </w:tabs>
      <w:spacing w:after="100"/>
      <w:jc w:val="left"/>
      <w:pPrChange w:id="0" w:author="Szabolcs Bene" w:date="2016-06-23T23:09:00Z">
        <w:pPr>
          <w:tabs>
            <w:tab w:val="left" w:pos="2073"/>
            <w:tab w:val="right" w:leader="dot" w:pos="9350"/>
          </w:tabs>
          <w:spacing w:after="100"/>
          <w:ind w:firstLine="720"/>
        </w:pPr>
      </w:pPrChange>
    </w:pPr>
    <w:rPr>
      <w:b/>
      <w:noProof/>
      <w:rPrChange w:id="0" w:author="Szabolcs Bene" w:date="2016-06-23T23:09:00Z">
        <w:rPr>
          <w:b/>
          <w:noProof/>
          <w:color w:val="000000"/>
          <w:sz w:val="24"/>
          <w:szCs w:val="24"/>
          <w:lang w:val="ro-RO" w:eastAsia="ro-RO" w:bidi="ar-SA"/>
        </w:rPr>
      </w:rPrChange>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 w:type="paragraph" w:styleId="FootnoteText">
    <w:name w:val="footnote text"/>
    <w:basedOn w:val="Normal"/>
    <w:link w:val="FootnoteTextChar"/>
    <w:uiPriority w:val="99"/>
    <w:semiHidden/>
    <w:unhideWhenUsed/>
    <w:rsid w:val="009D038A"/>
    <w:rPr>
      <w:sz w:val="20"/>
      <w:szCs w:val="20"/>
    </w:rPr>
  </w:style>
  <w:style w:type="character" w:customStyle="1" w:styleId="FootnoteTextChar">
    <w:name w:val="Footnote Text Char"/>
    <w:basedOn w:val="DefaultParagraphFont"/>
    <w:link w:val="FootnoteText"/>
    <w:uiPriority w:val="99"/>
    <w:semiHidden/>
    <w:rsid w:val="009D038A"/>
    <w:rPr>
      <w:sz w:val="20"/>
      <w:szCs w:val="20"/>
    </w:rPr>
  </w:style>
  <w:style w:type="character" w:styleId="FootnoteReference">
    <w:name w:val="footnote reference"/>
    <w:basedOn w:val="DefaultParagraphFont"/>
    <w:uiPriority w:val="99"/>
    <w:semiHidden/>
    <w:unhideWhenUsed/>
    <w:rsid w:val="009D038A"/>
    <w:rPr>
      <w:vertAlign w:val="superscript"/>
    </w:rPr>
  </w:style>
  <w:style w:type="paragraph" w:styleId="TableofFigures">
    <w:name w:val="table of figures"/>
    <w:basedOn w:val="Normal"/>
    <w:next w:val="Normal"/>
    <w:uiPriority w:val="99"/>
    <w:unhideWhenUsed/>
    <w:rsid w:val="002C4012"/>
  </w:style>
  <w:style w:type="paragraph" w:styleId="Revision">
    <w:name w:val="Revision"/>
    <w:hidden/>
    <w:uiPriority w:val="99"/>
    <w:semiHidden/>
    <w:rsid w:val="00E426C6"/>
    <w:pPr>
      <w:ind w:firstLine="0"/>
      <w:jc w:val="left"/>
    </w:pPr>
  </w:style>
  <w:style w:type="paragraph" w:styleId="Header">
    <w:name w:val="header"/>
    <w:basedOn w:val="Normal"/>
    <w:link w:val="HeaderChar"/>
    <w:uiPriority w:val="99"/>
    <w:unhideWhenUsed/>
    <w:rsid w:val="001D6386"/>
    <w:pPr>
      <w:tabs>
        <w:tab w:val="center" w:pos="4680"/>
        <w:tab w:val="right" w:pos="9360"/>
      </w:tabs>
    </w:pPr>
  </w:style>
  <w:style w:type="character" w:customStyle="1" w:styleId="HeaderChar">
    <w:name w:val="Header Char"/>
    <w:basedOn w:val="DefaultParagraphFont"/>
    <w:link w:val="Header"/>
    <w:uiPriority w:val="99"/>
    <w:rsid w:val="001D6386"/>
  </w:style>
  <w:style w:type="paragraph" w:styleId="Footer">
    <w:name w:val="footer"/>
    <w:basedOn w:val="Normal"/>
    <w:link w:val="FooterChar"/>
    <w:uiPriority w:val="99"/>
    <w:unhideWhenUsed/>
    <w:rsid w:val="001D6386"/>
    <w:pPr>
      <w:tabs>
        <w:tab w:val="center" w:pos="4680"/>
        <w:tab w:val="right" w:pos="9360"/>
      </w:tabs>
    </w:pPr>
  </w:style>
  <w:style w:type="character" w:customStyle="1" w:styleId="FooterChar">
    <w:name w:val="Footer Char"/>
    <w:basedOn w:val="DefaultParagraphFont"/>
    <w:link w:val="Footer"/>
    <w:uiPriority w:val="99"/>
    <w:rsid w:val="001D6386"/>
  </w:style>
  <w:style w:type="character" w:styleId="CommentReference">
    <w:name w:val="annotation reference"/>
    <w:basedOn w:val="DefaultParagraphFont"/>
    <w:uiPriority w:val="99"/>
    <w:semiHidden/>
    <w:unhideWhenUsed/>
    <w:rsid w:val="00167C7F"/>
    <w:rPr>
      <w:sz w:val="16"/>
      <w:szCs w:val="16"/>
    </w:rPr>
  </w:style>
  <w:style w:type="paragraph" w:styleId="CommentText">
    <w:name w:val="annotation text"/>
    <w:basedOn w:val="Normal"/>
    <w:link w:val="CommentTextChar"/>
    <w:uiPriority w:val="99"/>
    <w:semiHidden/>
    <w:unhideWhenUsed/>
    <w:rsid w:val="00167C7F"/>
    <w:rPr>
      <w:sz w:val="20"/>
      <w:szCs w:val="20"/>
    </w:rPr>
  </w:style>
  <w:style w:type="character" w:customStyle="1" w:styleId="CommentTextChar">
    <w:name w:val="Comment Text Char"/>
    <w:basedOn w:val="DefaultParagraphFont"/>
    <w:link w:val="CommentText"/>
    <w:uiPriority w:val="99"/>
    <w:semiHidden/>
    <w:rsid w:val="00167C7F"/>
    <w:rPr>
      <w:sz w:val="20"/>
      <w:szCs w:val="20"/>
    </w:rPr>
  </w:style>
  <w:style w:type="paragraph" w:styleId="CommentSubject">
    <w:name w:val="annotation subject"/>
    <w:basedOn w:val="CommentText"/>
    <w:next w:val="CommentText"/>
    <w:link w:val="CommentSubjectChar"/>
    <w:uiPriority w:val="99"/>
    <w:semiHidden/>
    <w:unhideWhenUsed/>
    <w:rsid w:val="00167C7F"/>
    <w:rPr>
      <w:b/>
      <w:bCs/>
    </w:rPr>
  </w:style>
  <w:style w:type="character" w:customStyle="1" w:styleId="CommentSubjectChar">
    <w:name w:val="Comment Subject Char"/>
    <w:basedOn w:val="CommentTextChar"/>
    <w:link w:val="CommentSubject"/>
    <w:uiPriority w:val="99"/>
    <w:semiHidden/>
    <w:rsid w:val="00167C7F"/>
    <w:rPr>
      <w:b/>
      <w:bCs/>
      <w:sz w:val="20"/>
      <w:szCs w:val="20"/>
    </w:rPr>
  </w:style>
  <w:style w:type="character" w:styleId="FollowedHyperlink">
    <w:name w:val="FollowedHyperlink"/>
    <w:basedOn w:val="DefaultParagraphFont"/>
    <w:uiPriority w:val="99"/>
    <w:semiHidden/>
    <w:unhideWhenUsed/>
    <w:rsid w:val="00A111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1623344196">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0.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18.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st-www.cs.illinois.edu/users/smarch/st-docs/mvc.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s://globalhealthdatamanagement.tghn.org/community/blogs/post/5122/2013/07/xampp/"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blog.udemy.com/xampp-tutorial/" TargetMode="External"/><Relationship Id="rId61" Type="http://schemas.openxmlformats.org/officeDocument/2006/relationships/hyperlink" Target="http://www.w3.org/TR/webrtc/"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5.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www.whatwg.org/specs/web-apps/current-work/multipage/introduction.html" TargetMode="External"/><Relationship Id="rId65" Type="http://schemas.openxmlformats.org/officeDocument/2006/relationships/hyperlink" Target="http://www.infoq.com/articles/Web-Sockets-Proxy-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techcrunch.com/2012/07/09/github-pours-energies-into-enterprise-raises-100-million-from-power-vc-andreesen-horowitz/" TargetMode="External"/><Relationship Id="rId64" Type="http://schemas.openxmlformats.org/officeDocument/2006/relationships/hyperlink" Target="https://tools.ietf.org/html/rfc6455"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microsoft.com/office/2011/relationships/commentsExtended" Target="commentsExtended.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phpmyadmin/" TargetMode="External"/><Relationship Id="rId59" Type="http://schemas.openxmlformats.org/officeDocument/2006/relationships/hyperlink" Target="http://datatracker.ietf.org/wg/rtcweb/charter/" TargetMode="External"/><Relationship Id="rId67" Type="http://schemas.openxmlformats.org/officeDocument/2006/relationships/footer" Target="footer1.xm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s://php.net/manual/en/intro-whatcando.php"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7FB41-24CD-4F19-B606-E1E46040C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75</Pages>
  <Words>19251</Words>
  <Characters>111658</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Solomon, A. A.</dc:creator>
  <cp:lastModifiedBy>Szabolcs Bene</cp:lastModifiedBy>
  <cp:revision>41</cp:revision>
  <dcterms:created xsi:type="dcterms:W3CDTF">2016-06-23T13:50:00Z</dcterms:created>
  <dcterms:modified xsi:type="dcterms:W3CDTF">2016-06-23T20:09:00Z</dcterms:modified>
</cp:coreProperties>
</file>